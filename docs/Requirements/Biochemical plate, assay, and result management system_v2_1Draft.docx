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Peter Henstock</w:t>
            </w:r>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601217C" w:rsidR="00C4101E" w:rsidRDefault="00DA25D7">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246E8BF5" w:rsidR="00C4101E" w:rsidRDefault="00DA25D7">
            <w:pPr>
              <w:pStyle w:val="TableText"/>
            </w:pPr>
            <w:r>
              <w:t>AlanOrcharton</w:t>
            </w:r>
          </w:p>
        </w:tc>
        <w:tc>
          <w:tcPr>
            <w:tcW w:w="1376" w:type="dxa"/>
            <w:tcBorders>
              <w:top w:val="single" w:sz="8" w:space="0" w:color="808080"/>
              <w:left w:val="single" w:sz="8" w:space="0" w:color="808080"/>
              <w:bottom w:val="single" w:sz="12" w:space="0" w:color="000000"/>
              <w:right w:val="single" w:sz="8" w:space="0" w:color="808080"/>
            </w:tcBorders>
          </w:tcPr>
          <w:p w14:paraId="35AD6752" w14:textId="3FFBFDDC" w:rsidR="00C4101E" w:rsidRDefault="00DA25D7">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5861832A" w14:textId="4146C22E" w:rsidR="00C4101E" w:rsidRDefault="00DA25D7">
            <w:pPr>
              <w:pStyle w:val="TableText"/>
            </w:pPr>
            <w:r>
              <w:t>Merge comments from Mark and Alex</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5E3B4D23" w14:textId="77777777" w:rsidR="00100E6F" w:rsidRDefault="00100E6F" w:rsidP="00100E6F">
      <w:pPr>
        <w:pStyle w:val="BodyText"/>
      </w:pPr>
    </w:p>
    <w:p w14:paraId="5442FC4E" w14:textId="77777777" w:rsidR="00100E6F" w:rsidRDefault="00100E6F" w:rsidP="00100E6F">
      <w:pPr>
        <w:rPr>
          <w:rFonts w:ascii="Helvetica Neue" w:hAnsi="Helvetica Neue"/>
          <w:color w:val="333333"/>
          <w:shd w:val="clear" w:color="auto" w:fill="FFFFFF"/>
        </w:rPr>
      </w:pPr>
      <w:r w:rsidRPr="00100E6F">
        <w:rPr>
          <w:rFonts w:ascii="Helvetica Neue" w:hAnsi="Helvetica Neue"/>
          <w:color w:val="333333"/>
          <w:shd w:val="clear" w:color="auto" w:fill="FFFFFF"/>
        </w:rPr>
        <w:t>Our overall vision is to create a responsive web application that can assist scientists with managing the data associated with their experiments. We have decided to develop our project as a Java web application with REST web services. A web application will easily allow multiple users to access our program from whatever internet-capable device they have available, such a workstation or a mobile device. The Front end will be a Angular single page application to provide a desktop like response.</w:t>
      </w:r>
    </w:p>
    <w:p w14:paraId="2E994FD7" w14:textId="77777777" w:rsidR="00100E6F" w:rsidRDefault="00100E6F" w:rsidP="00100E6F">
      <w:pPr>
        <w:rPr>
          <w:rFonts w:ascii="Helvetica Neue" w:hAnsi="Helvetica Neue"/>
          <w:color w:val="333333"/>
          <w:shd w:val="clear" w:color="auto" w:fill="FFFFFF"/>
        </w:rPr>
      </w:pPr>
    </w:p>
    <w:p w14:paraId="3B273C5A" w14:textId="77777777" w:rsidR="00100E6F" w:rsidRPr="00100E6F" w:rsidRDefault="00100E6F" w:rsidP="00100E6F">
      <w:pPr>
        <w:rPr>
          <w:rFonts w:ascii="Times" w:hAnsi="Times"/>
          <w:sz w:val="20"/>
          <w:szCs w:val="20"/>
        </w:rPr>
      </w:pPr>
      <w:r w:rsidRPr="00100E6F">
        <w:rPr>
          <w:rFonts w:ascii="Helvetica Neue" w:hAnsi="Helvetica Neue"/>
          <w:color w:val="333333"/>
          <w:shd w:val="clear" w:color="auto" w:fill="FFFFFF"/>
        </w:rPr>
        <w:t>A low maintenance web based Biochemical plate and assay management system with specialized visual tools to enable scientists to quickly QC and analyze experiment results. We propose including some beautiful visual tools to assist the scientist in the analysis experiment results.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Pr="00100E6F" w:rsidRDefault="00100E6F" w:rsidP="00100E6F">
      <w:pPr>
        <w:pStyle w:val="Heading2"/>
      </w:pPr>
      <w:r>
        <w:t>Current Process Problem being solved</w:t>
      </w: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t xml:space="preserve">Proposed </w:t>
      </w:r>
      <w:bookmarkEnd w:id="28"/>
      <w:bookmarkEnd w:id="29"/>
      <w:r w:rsidR="004C3A9C">
        <w:t>Functionality</w:t>
      </w:r>
      <w:bookmarkEnd w:id="30"/>
    </w:p>
    <w:p w14:paraId="510D11FD" w14:textId="77777777" w:rsidR="00C4101E" w:rsidRDefault="00C4101E">
      <w:pPr>
        <w:ind w:left="450"/>
      </w:pPr>
    </w:p>
    <w:p w14:paraId="7D77E7C1" w14:textId="77777777" w:rsidR="00C4101E" w:rsidRDefault="004C3A9C" w:rsidP="00E00D4C">
      <w:pPr>
        <w:pStyle w:val="Heading2"/>
      </w:pPr>
      <w:bookmarkStart w:id="41" w:name="_Toc286359802"/>
      <w:bookmarkEnd w:id="31"/>
      <w:bookmarkEnd w:id="32"/>
      <w:bookmarkEnd w:id="33"/>
      <w:bookmarkEnd w:id="34"/>
      <w:bookmarkEnd w:id="35"/>
      <w:bookmarkEnd w:id="36"/>
      <w:bookmarkEnd w:id="37"/>
      <w:bookmarkEnd w:id="38"/>
      <w:bookmarkEnd w:id="39"/>
      <w:bookmarkEnd w:id="40"/>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0" w:name="_Toc286359806"/>
      <w:r>
        <w:t>Sample Screens</w:t>
      </w:r>
      <w:r w:rsidR="004D5E73">
        <w:t xml:space="preserve"> / Story</w:t>
      </w:r>
      <w:r w:rsidR="00B52CD5">
        <w:t xml:space="preserve"> </w:t>
      </w:r>
      <w:r w:rsidR="004D5E73">
        <w:t>Board</w:t>
      </w:r>
      <w:bookmarkEnd w:id="50"/>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1" w:name="_Toc286359807"/>
      <w:bookmarkEnd w:id="48"/>
      <w:r>
        <w:t>O</w:t>
      </w:r>
      <w:r w:rsidR="00B31CA3">
        <w:t xml:space="preserve">pen Issues / Questions </w:t>
      </w:r>
      <w:r w:rsidR="002B5C14">
        <w:t>S</w:t>
      </w:r>
      <w:r>
        <w:t>ecurity</w:t>
      </w:r>
      <w:r w:rsidR="002B5C14">
        <w:t xml:space="preserve"> Section</w:t>
      </w:r>
      <w:bookmarkEnd w:id="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2" w:name="_Toc73946788"/>
      <w:bookmarkStart w:id="53"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4" w:name="_Toc286359808"/>
      <w:r>
        <w:t>Plate Management Requirements</w:t>
      </w:r>
      <w:bookmarkEnd w:id="54"/>
    </w:p>
    <w:p w14:paraId="36A550A3" w14:textId="77777777" w:rsidR="0076409D" w:rsidRDefault="0076409D" w:rsidP="0076409D">
      <w:pPr>
        <w:pStyle w:val="BodyText"/>
      </w:pPr>
    </w:p>
    <w:p w14:paraId="7F135AB9" w14:textId="248C5F6C" w:rsidR="0076409D" w:rsidRDefault="0076409D" w:rsidP="0076409D">
      <w:pPr>
        <w:pStyle w:val="Heading3"/>
      </w:pPr>
      <w:bookmarkStart w:id="55" w:name="_Toc286359809"/>
      <w:r>
        <w:t>Plate Management Overview</w:t>
      </w:r>
      <w:bookmarkEnd w:id="55"/>
    </w:p>
    <w:p w14:paraId="72A7A309" w14:textId="4CD764B5" w:rsidR="00322E25" w:rsidRDefault="00322E25" w:rsidP="00322E25">
      <w:pPr>
        <w:pStyle w:val="BodyText"/>
      </w:pPr>
      <w:r>
        <w:t xml:space="preserve">Plate Management covers creating specification of the contents of microtitre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07CF04A9" w:rsidR="006E733C" w:rsidRDefault="006E733C" w:rsidP="00B52CD5">
      <w:pPr>
        <w:pStyle w:val="BodyText"/>
      </w:pPr>
      <w:r>
        <w:t>Compounds have a name and a concentration. The concentration of a compound is specified via a number and a unit of measure. Compounds are classified</w:t>
      </w:r>
      <w:r w:rsidR="00DA25D7">
        <w:t xml:space="preserve"> with user defined classifications for example</w:t>
      </w:r>
      <w:r>
        <w:t>:</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r>
        <w:t>NEG –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6" w:name="_Toc286359810"/>
      <w:r>
        <w:t>Sample Screens / Story Board</w:t>
      </w:r>
      <w:bookmarkEnd w:id="56"/>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7">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8">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9">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0">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57" w:author="Alex" w:date="2015-02-25T09:16:00Z"/>
          <w:rFonts w:ascii="Arial" w:hAnsi="Arial"/>
          <w:sz w:val="22"/>
        </w:rPr>
      </w:pPr>
      <w:ins w:id="58" w:author="Alex" w:date="2015-02-25T09:16:00Z">
        <w:r>
          <w:rPr>
            <w:rFonts w:ascii="Arial" w:hAnsi="Arial"/>
            <w:sz w:val="22"/>
          </w:rPr>
          <w:t>PROPOSAL: Shared plate button.</w:t>
        </w:r>
      </w:ins>
    </w:p>
    <w:p w14:paraId="3D03CCCC" w14:textId="77777777" w:rsidR="006B6204" w:rsidRDefault="006B6204" w:rsidP="006B6204">
      <w:pPr>
        <w:rPr>
          <w:ins w:id="59" w:author="Alex" w:date="2015-02-25T09:16:00Z"/>
          <w:rFonts w:ascii="Arial" w:hAnsi="Arial"/>
          <w:sz w:val="22"/>
        </w:rPr>
      </w:pPr>
    </w:p>
    <w:p w14:paraId="55D47AD6" w14:textId="77777777" w:rsidR="006B6204" w:rsidRDefault="006B6204" w:rsidP="006B6204">
      <w:pPr>
        <w:rPr>
          <w:ins w:id="60" w:author="Alex" w:date="2015-02-25T09:16:00Z"/>
          <w:rFonts w:ascii="Arial" w:hAnsi="Arial"/>
          <w:sz w:val="22"/>
        </w:rPr>
      </w:pPr>
      <w:ins w:id="61" w:author="Alex" w:date="2015-02-25T09:16:00Z">
        <w:r>
          <w:rPr>
            <w:rFonts w:ascii="Arial" w:hAnsi="Arial"/>
            <w:sz w:val="22"/>
          </w:rPr>
          <w:t xml:space="preserve">A shared plate could be produced here. </w:t>
        </w:r>
      </w:ins>
    </w:p>
    <w:p w14:paraId="53793D95" w14:textId="77777777" w:rsidR="006B6204" w:rsidRDefault="006B6204" w:rsidP="006B6204">
      <w:pPr>
        <w:rPr>
          <w:ins w:id="62" w:author="Alex" w:date="2015-02-25T09:16:00Z"/>
          <w:rFonts w:ascii="Arial" w:hAnsi="Arial"/>
          <w:sz w:val="22"/>
        </w:rPr>
      </w:pPr>
      <w:ins w:id="63" w:author="Alex" w:date="2015-02-25T09:16:00Z">
        <w:r>
          <w:rPr>
            <w:rFonts w:ascii="Arial" w:hAnsi="Arial"/>
            <w:sz w:val="22"/>
          </w:rPr>
          <w:t>- click the shared plate button</w:t>
        </w:r>
      </w:ins>
    </w:p>
    <w:p w14:paraId="6D3C4ECC" w14:textId="77777777" w:rsidR="006B6204" w:rsidRDefault="006B6204" w:rsidP="006B6204">
      <w:pPr>
        <w:rPr>
          <w:ins w:id="64" w:author="Alex" w:date="2015-02-25T09:16:00Z"/>
          <w:rFonts w:ascii="Arial" w:hAnsi="Arial"/>
          <w:sz w:val="22"/>
        </w:rPr>
      </w:pPr>
      <w:ins w:id="65" w:author="Alex" w:date="2015-02-25T09:16:00Z">
        <w:r>
          <w:rPr>
            <w:rFonts w:ascii="Arial" w:hAnsi="Arial"/>
            <w:sz w:val="22"/>
          </w:rPr>
          <w:t>- Goes to page asking for which experiments to share with</w:t>
        </w:r>
      </w:ins>
    </w:p>
    <w:p w14:paraId="3DA7E7DD" w14:textId="77777777" w:rsidR="006B6204" w:rsidRDefault="006B6204" w:rsidP="006B6204">
      <w:pPr>
        <w:rPr>
          <w:ins w:id="66" w:author="Alex" w:date="2015-02-25T09:16:00Z"/>
          <w:rFonts w:ascii="Arial" w:hAnsi="Arial"/>
          <w:sz w:val="22"/>
        </w:rPr>
      </w:pPr>
      <w:ins w:id="67" w:author="Alex" w:date="2015-02-25T09:16:00Z">
        <w:r>
          <w:rPr>
            <w:rFonts w:ascii="Arial" w:hAnsi="Arial"/>
            <w:sz w:val="22"/>
          </w:rPr>
          <w:t>- Goes to the select plate page</w:t>
        </w:r>
      </w:ins>
    </w:p>
    <w:p w14:paraId="6D76D795" w14:textId="77777777" w:rsidR="006B6204" w:rsidRDefault="006B6204" w:rsidP="006B6204">
      <w:pPr>
        <w:rPr>
          <w:ins w:id="68" w:author="Alex" w:date="2015-02-25T09:16:00Z"/>
          <w:rFonts w:ascii="Arial" w:hAnsi="Arial"/>
          <w:sz w:val="22"/>
        </w:rPr>
      </w:pPr>
      <w:ins w:id="69" w:author="Alex" w:date="2015-02-25T09:16:00Z">
        <w:r>
          <w:rPr>
            <w:rFonts w:ascii="Arial" w:hAnsi="Arial"/>
            <w:sz w:val="22"/>
          </w:rPr>
          <w:t>- Goes to page asking to select rows and columns. Shows the mapping and allow users to select rows and columns that they want. Ideally the user could highlight a cell and click and drag to get the range they want. However, if we can’t do that then just select the rows and columns with checkboxes, their intersect is what is selected.</w:t>
        </w:r>
      </w:ins>
    </w:p>
    <w:p w14:paraId="03396838" w14:textId="77777777" w:rsidR="006B6204" w:rsidRDefault="006B6204" w:rsidP="006B6204">
      <w:pPr>
        <w:rPr>
          <w:ins w:id="70" w:author="Alex" w:date="2015-02-25T09:16:00Z"/>
          <w:rFonts w:ascii="Arial" w:hAnsi="Arial"/>
          <w:sz w:val="22"/>
        </w:rPr>
      </w:pPr>
      <w:ins w:id="71"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2" w:author="Alex" w:date="2015-02-25T09:16:00Z"/>
          <w:rFonts w:ascii="Arial" w:hAnsi="Arial"/>
          <w:sz w:val="22"/>
        </w:rPr>
      </w:pPr>
    </w:p>
    <w:p w14:paraId="12686C01" w14:textId="77777777" w:rsidR="006B6204" w:rsidRDefault="006B6204" w:rsidP="006B6204">
      <w:pPr>
        <w:rPr>
          <w:ins w:id="73" w:author="Alex" w:date="2015-02-25T09:16:00Z"/>
          <w:rFonts w:ascii="Arial" w:hAnsi="Arial"/>
          <w:sz w:val="22"/>
        </w:rPr>
      </w:pPr>
      <w:ins w:id="74" w:author="Alex" w:date="2015-02-25T09:16:00Z">
        <w:r>
          <w:rPr>
            <w:rFonts w:ascii="Arial" w:hAnsi="Arial"/>
            <w:sz w:val="22"/>
          </w:rPr>
          <w:t>For now, imports and exports of shared plates are not supported.</w:t>
        </w:r>
      </w:ins>
    </w:p>
    <w:p w14:paraId="4B042400" w14:textId="77777777" w:rsidR="006B6204" w:rsidRDefault="006B6204" w:rsidP="006B6204">
      <w:pPr>
        <w:rPr>
          <w:ins w:id="75" w:author="Alex" w:date="2015-02-25T09:16:00Z"/>
          <w:rFonts w:ascii="Arial" w:hAnsi="Arial"/>
          <w:sz w:val="22"/>
        </w:rPr>
      </w:pPr>
      <w:ins w:id="76" w:author="Alex" w:date="2015-02-25T09:16:00Z">
        <w:r>
          <w:rPr>
            <w:rFonts w:ascii="Arial" w:hAnsi="Arial"/>
            <w:sz w:val="22"/>
          </w:rPr>
          <w:t>Shared Plate Edit:</w:t>
        </w:r>
      </w:ins>
    </w:p>
    <w:p w14:paraId="78E5F255" w14:textId="77777777" w:rsidR="006B6204" w:rsidRDefault="006B6204" w:rsidP="006B6204">
      <w:pPr>
        <w:rPr>
          <w:ins w:id="77" w:author="Alex" w:date="2015-02-25T09:16:00Z"/>
          <w:rFonts w:ascii="Arial" w:hAnsi="Arial"/>
          <w:sz w:val="22"/>
        </w:rPr>
      </w:pPr>
      <w:ins w:id="78" w:author="Alex" w:date="2015-02-25T09:16:00Z">
        <w:r>
          <w:rPr>
            <w:rFonts w:ascii="Arial" w:hAnsi="Arial"/>
            <w:sz w:val="22"/>
          </w:rPr>
          <w:t>Editing plates is currently not supported.</w:t>
        </w:r>
      </w:ins>
    </w:p>
    <w:p w14:paraId="288E9B05" w14:textId="77777777" w:rsidR="006B6204" w:rsidRDefault="006B6204" w:rsidP="006B6204">
      <w:pPr>
        <w:rPr>
          <w:ins w:id="79" w:author="Alex" w:date="2015-02-25T09:16:00Z"/>
          <w:rFonts w:ascii="Arial" w:hAnsi="Arial"/>
          <w:sz w:val="22"/>
        </w:rPr>
      </w:pPr>
    </w:p>
    <w:p w14:paraId="01DDD720" w14:textId="77777777" w:rsidR="006B6204" w:rsidRDefault="006B6204" w:rsidP="006B6204">
      <w:pPr>
        <w:rPr>
          <w:ins w:id="80" w:author="Alex" w:date="2015-02-25T09:16:00Z"/>
          <w:rFonts w:ascii="Arial" w:hAnsi="Arial"/>
          <w:sz w:val="22"/>
        </w:rPr>
      </w:pPr>
    </w:p>
    <w:p w14:paraId="3692A4F7" w14:textId="77777777" w:rsidR="006B6204" w:rsidRDefault="006B6204" w:rsidP="006B6204">
      <w:pPr>
        <w:rPr>
          <w:ins w:id="81" w:author="Alex" w:date="2015-02-25T09:16:00Z"/>
          <w:rFonts w:ascii="Arial" w:hAnsi="Arial"/>
          <w:sz w:val="22"/>
        </w:rPr>
      </w:pPr>
      <w:ins w:id="82"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3"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4" w:name="_Toc286359811"/>
      <w:r>
        <w:t>Open Issues / Questions Plate Management</w:t>
      </w:r>
      <w:bookmarkEnd w:id="84"/>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does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77777777" w:rsidR="0076409D" w:rsidRDefault="0076409D" w:rsidP="00DA25D7">
            <w:pPr>
              <w:pStyle w:val="TableText"/>
            </w:pP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r>
              <w:t>Picture 1 will also list shared plates. A new status of ‘not started’ will exist. when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85" w:name="_Toc286359812"/>
      <w:r>
        <w:t>Experiment Man</w:t>
      </w:r>
      <w:r w:rsidR="0076409D">
        <w:t>agement</w:t>
      </w:r>
      <w:r>
        <w:t xml:space="preserve"> Requirements</w:t>
      </w:r>
      <w:bookmarkEnd w:id="85"/>
    </w:p>
    <w:p w14:paraId="1E2E21D0" w14:textId="77777777" w:rsidR="001B2821" w:rsidRDefault="001B2821" w:rsidP="001B2821">
      <w:pPr>
        <w:pStyle w:val="BodyText"/>
      </w:pPr>
    </w:p>
    <w:p w14:paraId="6AD3F0A4" w14:textId="5FC3B9BD" w:rsidR="001B2821" w:rsidRDefault="001B2821" w:rsidP="001B2821">
      <w:pPr>
        <w:pStyle w:val="Heading3"/>
      </w:pPr>
      <w:bookmarkStart w:id="86" w:name="_Toc286359813"/>
      <w:r>
        <w:t>Overview</w:t>
      </w:r>
      <w:bookmarkEnd w:id="86"/>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87" w:author="Alex" w:date="2015-02-25T09:17:00Z"/>
        </w:rPr>
      </w:pPr>
      <w:ins w:id="88"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89" w:author="Alex" w:date="2015-02-25T09:17:00Z"/>
        </w:rPr>
      </w:pPr>
      <w:ins w:id="90"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91"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ins w:id="92" w:author="Alex" w:date="2015-02-25T09:17:00Z">
        <w:r w:rsidRPr="00DA25D7">
          <w:rPr>
            <w:b/>
          </w:rPr>
          <w:t>n/a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93" w:name="_Toc286359814"/>
      <w:r>
        <w:t>Sample Screens / Story Board</w:t>
      </w:r>
      <w:bookmarkEnd w:id="93"/>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1">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2">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94" w:name="_Toc286359815"/>
      <w:r>
        <w:t>Open Issues / Questions Experiment Management</w:t>
      </w:r>
      <w:bookmarkEnd w:id="94"/>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r>
              <w:t>note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95" w:author="Alex" w:date="2015-02-25T09:18:00Z">
              <w:r>
                <w:t>Might need Need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ins w:id="96" w:author="Alex" w:date="2015-02-25T09:18:00Z">
              <w:r>
                <w:t>e.g.,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97" w:name="_Toc286359816"/>
      <w:bookmarkEnd w:id="52"/>
      <w:r>
        <w:t>Results Analysis</w:t>
      </w:r>
      <w:r w:rsidR="00B31CA3">
        <w:t xml:space="preserve"> Requirements</w:t>
      </w:r>
      <w:bookmarkEnd w:id="97"/>
    </w:p>
    <w:p w14:paraId="69630E74" w14:textId="77777777" w:rsidR="00B95DD4" w:rsidRDefault="00B95DD4" w:rsidP="00B95DD4">
      <w:pPr>
        <w:pStyle w:val="BodyText"/>
      </w:pPr>
    </w:p>
    <w:p w14:paraId="182E6A8F" w14:textId="47BAB170" w:rsidR="00B95DD4" w:rsidRDefault="00B95DD4" w:rsidP="00B95DD4">
      <w:pPr>
        <w:pStyle w:val="Heading3"/>
      </w:pPr>
      <w:bookmarkStart w:id="98" w:name="_Toc286359817"/>
      <w:r>
        <w:t>Overview</w:t>
      </w:r>
      <w:bookmarkEnd w:id="98"/>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99" w:name="_Toc286359818"/>
      <w:r>
        <w:t>Sample Screens / Story Boards</w:t>
      </w:r>
      <w:bookmarkEnd w:id="99"/>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F747ED" w:rsidRPr="00572287" w:rsidRDefault="00F747ED">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F747ED" w:rsidRPr="00572287" w:rsidRDefault="00F747ED"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F747ED" w:rsidRPr="00572287" w:rsidRDefault="00F747ED"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">
                <v:group id="Group 30" o:spid="_x0000_s1027" style="position:absolute;width:37998;height:23806" coordsize="37998,2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C3AAAAA2wAAAA8AAABkcnMvZG93bnJldi54bWxET01rwkAQvQv9D8sUvEidGKGW1DUU0eJV&#10;2x56G7LTbGh2NmRXE/vr3YPQ4+N9r8vRterCfWi8aFjMM1AslTeN1Bo+P/ZPL6BCJDHUemENVw5Q&#10;bh4mayqMH+TIl1OsVQqRUJAGG2NXIIbKsqMw9x1L4n587ygm2NdoehpSuGsxz7JndNRIarDU8dZy&#10;9Xs6Ow271V+3fHetdauIOFt+4374Qq2nj+PbK6jIY/wX390HoyFP69OX9ANw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NgLcAAAADbAAAADwAAAAAAAAAAAAAAAACfAgAA&#10;ZHJzL2Rvd25yZXYueG1sUEsFBgAAAAAEAAQA9wAAAIwDAAAAAA==&#10;">
                    <v:imagedata r:id="rId27" o:title=""/>
                    <v:path arrowok="t"/>
                  </v:shape>
                  <v:shape id="Picture 6" o:spid="_x0000_s1029" type="#_x0000_t75" style="position:absolute;left:1187;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XN/EAAAA2wAAAA8AAABkcnMvZG93bnJldi54bWxEj1FrwkAQhN8L/Q/HCn0RvRjESvQiVRBK&#10;kdKm/oAltyYxd3shd2r67z2h0Mdhdr7ZWW8Ga8SVet84VjCbJiCIS6cbrhQcf/aTJQgfkDUax6Tg&#10;lzxs8uenNWba3fibrkWoRISwz1BBHUKXSenLmiz6qeuIo3dyvcUQZV9J3eMtwq2RaZIspMWGY0ON&#10;He1qKtviYuMbtt2mRfG5Wx5MEmbmPP6af1yUehkNbysQgYbwf/yXftcK0ld4bI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kXN/EAAAA2wAAAA8AAAAAAAAAAAAAAAAA&#10;nwIAAGRycy9kb3ducmV2LnhtbFBLBQYAAAAABAAEAPcAAACQAwAAAAA=&#10;">
                    <v:imagedata r:id="rId28" o:title=""/>
                    <v:path arrowok="t"/>
                  </v:shape>
                  <v:shape id="Picture 6" o:spid="_x0000_s1030" type="#_x0000_t75" style="position:absolute;left:13061;top:8312;width:10910;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yK3EAAAA2wAAAA8AAABkcnMvZG93bnJldi54bWxEj9FqwkAQRd8L/YdlCn0pdWOQItFVVBCK&#10;FGnTfsCQHZPo7mzIrhr/vvMg+DjcuWfOzJeDd+pCfWwDGxiPMlDEVbAt1wb+frfvU1AxIVt0gcnA&#10;jSIsF89PcyxsuPIPXcpUK4FwLNBAk1JXaB2rhjzGUeiIJTuE3mOSsa+17fEqcO90nmUf2mPLcqHB&#10;jjYNVafy7EXDn9Z5We430y+XpbE7vn1PdmdjXl+G1QxUoiE9lu/tT2sgF1n5RQC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7yK3EAAAA2wAAAA8AAAAAAAAAAAAAAAAA&#10;nwIAAGRycy9kb3ducmV2LnhtbFBLBQYAAAAABAAEAPcAAACQAwAAAAA=&#10;">
                    <v:imagedata r:id="rId28" o:title=""/>
                    <v:path arrowok="t"/>
                  </v:shape>
                  <v:shape id="Picture 6" o:spid="_x0000_s1031" type="#_x0000_t75" style="position:absolute;left:24936;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bTbEAAAA2wAAAA8AAABkcnMvZG93bnJldi54bWxEj1FrwkAQhN8L/odjBV+KXgxSNHqKFQoi&#10;UtroD1hyaxK92wu5U+O/94RCH4fZ+WZnseqsETdqfe1YwXiUgCAunK65VHA8fA2nIHxA1mgck4IH&#10;eVgte28LzLS78y/d8lCKCGGfoYIqhCaT0hcVWfQj1xBH7+RaiyHKtpS6xXuEWyPTJPmQFmuODRU2&#10;tKmouORXG9+wl880z783071Jwtic338mu6tSg363noMI1IX/47/0VitIZ/DaEgE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3bTbEAAAA2wAAAA8AAAAAAAAAAAAAAAAA&#10;nwIAAGRycy9kb3ducmV2LnhtbFBLBQYAAAAABAAEAPcAAACQAwAAAAA=&#10;">
                    <v:imagedata r:id="rId28" o:title=""/>
                    <v:path arrowok="t"/>
                  </v:shape>
                </v:group>
                <v:group id="Group 34" o:spid="_x0000_s1032" style="position:absolute;left:3562;top:19062;width:30874;height:2375" coordsize="30873,2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33" type="#_x0000_t202" style="position:absolute;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7BFB7F6" w14:textId="6B7068AE" w:rsidR="00FA7D04" w:rsidRPr="00572287" w:rsidRDefault="00FA7D04">
                          <w:pPr>
                            <w:rPr>
                              <w:sz w:val="16"/>
                              <w:szCs w:val="16"/>
                            </w:rPr>
                          </w:pPr>
                          <w:r w:rsidRPr="00572287">
                            <w:rPr>
                              <w:sz w:val="16"/>
                              <w:szCs w:val="16"/>
                            </w:rPr>
                            <w:t>Plate 1</w:t>
                          </w:r>
                        </w:p>
                      </w:txbxContent>
                    </v:textbox>
                  </v:shape>
                  <v:shape id="Text Box 32" o:spid="_x0000_s1034" type="#_x0000_t202" style="position:absolute;left:11874;width:712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109137F7" w14:textId="726F4C83" w:rsidR="00FA7D04" w:rsidRPr="00572287" w:rsidRDefault="00FA7D04"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64073302" w14:textId="514BFA1E" w:rsidR="00FA7D04" w:rsidRPr="00572287" w:rsidRDefault="00FA7D04"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100" w:name="_Toc286359819"/>
      <w:r>
        <w:t>Open Issues / Questions Results Analysis</w:t>
      </w:r>
      <w:bookmarkEnd w:id="100"/>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f a plate looks like it has issues should the system allow them to flag the plate as problematic, etc?</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01" w:name="_Toc286359820"/>
      <w:r>
        <w:t>Special Feature Proposals</w:t>
      </w:r>
      <w:bookmarkEnd w:id="101"/>
    </w:p>
    <w:p w14:paraId="5E4B12FA" w14:textId="77777777" w:rsidR="00B31CA3" w:rsidRDefault="00B31CA3" w:rsidP="00B95DD4">
      <w:pPr>
        <w:pStyle w:val="BodyText"/>
      </w:pPr>
    </w:p>
    <w:p w14:paraId="6405180A" w14:textId="488FFA7D" w:rsidR="00B31CA3" w:rsidRDefault="00B31CA3" w:rsidP="00B31CA3">
      <w:pPr>
        <w:pStyle w:val="Heading3"/>
      </w:pPr>
      <w:bookmarkStart w:id="102" w:name="_Toc286359821"/>
      <w:r>
        <w:t>Overview</w:t>
      </w:r>
      <w:bookmarkEnd w:id="102"/>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03" w:name="_Toc286359822"/>
      <w:r w:rsidRPr="00B31CA3">
        <w:t>Interactive Visualization</w:t>
      </w:r>
      <w:bookmarkEnd w:id="103"/>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9">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0">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04" w:name="_Toc286359823"/>
      <w:r>
        <w:t>Audit Trail</w:t>
      </w:r>
      <w:bookmarkEnd w:id="104"/>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1">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05" w:name="_Toc286359824"/>
      <w:r>
        <w:t>Four Eyes Protocol</w:t>
      </w:r>
      <w:bookmarkEnd w:id="105"/>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06" w:name="_Toc286359825"/>
      <w:r>
        <w:t>Flexible Plate Template Editor</w:t>
      </w:r>
      <w:bookmarkEnd w:id="106"/>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07" w:name="_Toc286359826"/>
      <w:r>
        <w:t>Plate Sharing</w:t>
      </w:r>
      <w:bookmarkEnd w:id="107"/>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08" w:name="_Toc286359827"/>
      <w:r>
        <w:t>Support Machine / Equipment File parsers</w:t>
      </w:r>
      <w:bookmarkEnd w:id="108"/>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09" w:name="_Toc286359828"/>
      <w:r>
        <w:t xml:space="preserve">Open Issues / Questions </w:t>
      </w:r>
      <w:r w:rsidR="00456480">
        <w:t>Special Features</w:t>
      </w:r>
      <w:bookmarkEnd w:id="109"/>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3"/>
    <w:p w14:paraId="19300C45" w14:textId="0A096E03" w:rsidR="00C4101E" w:rsidRDefault="00100E6F" w:rsidP="00100E6F">
      <w:pPr>
        <w:pStyle w:val="Heading1"/>
      </w:pPr>
      <w:r>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r w:rsidR="00F747ED">
        <w:t xml:space="preserve">Every </w:t>
      </w:r>
      <w:r w:rsidR="00F20B2E">
        <w:t>iteration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bookmarkStart w:id="110" w:name="_GoBack"/>
      <w:bookmarkEnd w:id="110"/>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16B884F5" w14:textId="77777777" w:rsidR="0005642B" w:rsidRPr="0005642B" w:rsidRDefault="0005642B" w:rsidP="0005642B">
      <w:pPr>
        <w:pStyle w:val="BodyText"/>
      </w:pPr>
    </w:p>
    <w:p w14:paraId="3313B94D" w14:textId="61E27B29" w:rsidR="0005642B" w:rsidRPr="0005642B" w:rsidRDefault="0005642B" w:rsidP="0005642B">
      <w:pPr>
        <w:pStyle w:val="Heading2"/>
      </w:pPr>
      <w:r>
        <w:t>Main deliverables</w:t>
      </w:r>
    </w:p>
    <w:p w14:paraId="1526AAEA" w14:textId="390BF50B" w:rsidR="00C4101E" w:rsidRDefault="00100E6F" w:rsidP="0005642B">
      <w:pPr>
        <w:pStyle w:val="Heading1"/>
      </w:pPr>
      <w:r>
        <w:t>Project Risks</w:t>
      </w:r>
    </w:p>
    <w:p w14:paraId="75CCE25C" w14:textId="1805CFBB" w:rsidR="0005642B" w:rsidRPr="0005642B" w:rsidRDefault="0005642B" w:rsidP="0005642B">
      <w:pPr>
        <w:pStyle w:val="Heading1"/>
      </w:pPr>
      <w:r>
        <w:t>Project Tools and Technical Stack</w:t>
      </w:r>
    </w:p>
    <w:sectPr w:rsidR="0005642B" w:rsidRPr="0005642B" w:rsidSect="004D5E73">
      <w:headerReference w:type="default" r:id="rId33"/>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2E8BD" w14:textId="77777777" w:rsidR="00F747ED" w:rsidRDefault="00F747ED">
      <w:r>
        <w:separator/>
      </w:r>
    </w:p>
  </w:endnote>
  <w:endnote w:type="continuationSeparator" w:id="0">
    <w:p w14:paraId="119A90EC" w14:textId="77777777" w:rsidR="00F747ED" w:rsidRDefault="00F74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F747ED" w:rsidRPr="00B35DB6" w14:paraId="34AF0FED" w14:textId="77777777" w:rsidTr="00322E25">
      <w:trPr>
        <w:cantSplit/>
        <w:trHeight w:val="499"/>
      </w:trPr>
      <w:tc>
        <w:tcPr>
          <w:tcW w:w="4679" w:type="dxa"/>
          <w:tcBorders>
            <w:top w:val="nil"/>
          </w:tcBorders>
        </w:tcPr>
        <w:p w14:paraId="424B8C0B" w14:textId="1D6B5E63" w:rsidR="00F747ED" w:rsidRPr="00B35DB6" w:rsidRDefault="00F747ED" w:rsidP="00322E25">
          <w:pPr>
            <w:pStyle w:val="Footer"/>
            <w:rPr>
              <w:rFonts w:ascii="Calibri" w:hAnsi="Calibri"/>
              <w:sz w:val="18"/>
            </w:rPr>
          </w:pPr>
        </w:p>
      </w:tc>
      <w:tc>
        <w:tcPr>
          <w:tcW w:w="2246" w:type="dxa"/>
          <w:tcBorders>
            <w:top w:val="nil"/>
          </w:tcBorders>
        </w:tcPr>
        <w:p w14:paraId="5F5C6260" w14:textId="417C69D2" w:rsidR="00F747ED" w:rsidRPr="00970B57" w:rsidRDefault="00F747ED"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6A415D">
            <w:rPr>
              <w:rStyle w:val="PageNumber"/>
              <w:rFonts w:ascii="Calibri" w:hAnsi="Calibri"/>
              <w:noProof/>
              <w:sz w:val="18"/>
            </w:rPr>
            <w:t>28</w:t>
          </w:r>
          <w:r w:rsidRPr="00B35DB6">
            <w:rPr>
              <w:rStyle w:val="PageNumber"/>
              <w:rFonts w:ascii="Calibri" w:hAnsi="Calibri"/>
              <w:sz w:val="18"/>
            </w:rPr>
            <w:fldChar w:fldCharType="end"/>
          </w:r>
        </w:p>
      </w:tc>
    </w:tr>
  </w:tbl>
  <w:p w14:paraId="3B02B42A" w14:textId="77777777" w:rsidR="00F747ED" w:rsidRDefault="00F747ED"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51AE2" w14:textId="77777777" w:rsidR="00F747ED" w:rsidRDefault="00F747ED">
      <w:r>
        <w:separator/>
      </w:r>
    </w:p>
  </w:footnote>
  <w:footnote w:type="continuationSeparator" w:id="0">
    <w:p w14:paraId="39149C3E" w14:textId="77777777" w:rsidR="00F747ED" w:rsidRDefault="00F747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F747ED" w:rsidRDefault="00F747ED">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F747ED" w14:paraId="4CC6026A" w14:textId="77777777" w:rsidTr="00970B57">
      <w:trPr>
        <w:cantSplit/>
        <w:trHeight w:val="215"/>
      </w:trPr>
      <w:tc>
        <w:tcPr>
          <w:tcW w:w="843" w:type="dxa"/>
        </w:tcPr>
        <w:p w14:paraId="4241E997" w14:textId="77777777" w:rsidR="00F747ED" w:rsidRDefault="00F747ED"/>
      </w:tc>
      <w:tc>
        <w:tcPr>
          <w:tcW w:w="4398" w:type="dxa"/>
        </w:tcPr>
        <w:p w14:paraId="75AB260F" w14:textId="77777777" w:rsidR="00F747ED" w:rsidRPr="00970B57" w:rsidRDefault="00F747ED">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F747ED" w:rsidRPr="00970B57" w:rsidRDefault="00F747ED" w:rsidP="00322E25">
          <w:pPr>
            <w:pStyle w:val="HeaderTitle"/>
            <w:jc w:val="center"/>
            <w:rPr>
              <w:sz w:val="20"/>
              <w:szCs w:val="20"/>
            </w:rPr>
          </w:pPr>
          <w:r w:rsidRPr="00970B57">
            <w:rPr>
              <w:sz w:val="20"/>
              <w:szCs w:val="20"/>
            </w:rPr>
            <w:t>Biochemical plate, assay, and result management system</w:t>
          </w:r>
        </w:p>
      </w:tc>
    </w:tr>
  </w:tbl>
  <w:p w14:paraId="63576B2E" w14:textId="77777777" w:rsidR="00F747ED" w:rsidRPr="00B35DB6" w:rsidRDefault="00F747ED">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F747ED" w14:paraId="5869B102" w14:textId="77777777" w:rsidTr="006B18BB">
      <w:trPr>
        <w:cantSplit/>
        <w:trHeight w:val="229"/>
      </w:trPr>
      <w:tc>
        <w:tcPr>
          <w:tcW w:w="790" w:type="dxa"/>
          <w:vMerge w:val="restart"/>
        </w:tcPr>
        <w:p w14:paraId="68BCF34B" w14:textId="77777777" w:rsidR="00F747ED" w:rsidRDefault="00F747ED">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F747ED" w:rsidRDefault="00F747ED">
          <w:pPr>
            <w:pStyle w:val="HeaderTitle"/>
          </w:pPr>
          <w:r>
            <w:fldChar w:fldCharType="begin"/>
          </w:r>
          <w:r>
            <w:instrText xml:space="preserve"> STYLEREF "*Document Name" \* MERGEFORMAT </w:instrText>
          </w:r>
          <w:r>
            <w:fldChar w:fldCharType="end"/>
          </w:r>
        </w:p>
      </w:tc>
      <w:tc>
        <w:tcPr>
          <w:tcW w:w="4881" w:type="dxa"/>
        </w:tcPr>
        <w:p w14:paraId="147144D1" w14:textId="77777777" w:rsidR="00F747ED" w:rsidRDefault="00F747ED">
          <w:pPr>
            <w:pStyle w:val="HeaderTitle"/>
            <w:jc w:val="right"/>
          </w:pPr>
        </w:p>
      </w:tc>
    </w:tr>
    <w:tr w:rsidR="00F747ED" w14:paraId="7A3EE375" w14:textId="77777777" w:rsidTr="006B18BB">
      <w:trPr>
        <w:cantSplit/>
        <w:trHeight w:val="127"/>
      </w:trPr>
      <w:tc>
        <w:tcPr>
          <w:tcW w:w="790" w:type="dxa"/>
          <w:vMerge/>
        </w:tcPr>
        <w:p w14:paraId="69B88492" w14:textId="77777777" w:rsidR="00F747ED" w:rsidRDefault="00F747ED">
          <w:pPr>
            <w:pStyle w:val="TOC6"/>
          </w:pPr>
        </w:p>
      </w:tc>
      <w:tc>
        <w:tcPr>
          <w:tcW w:w="4588" w:type="dxa"/>
        </w:tcPr>
        <w:p w14:paraId="66C2D5FD" w14:textId="77777777" w:rsidR="00F747ED" w:rsidRDefault="00F747ED">
          <w:pPr>
            <w:pStyle w:val="HeaderTitle"/>
          </w:pPr>
        </w:p>
      </w:tc>
      <w:tc>
        <w:tcPr>
          <w:tcW w:w="4881" w:type="dxa"/>
        </w:tcPr>
        <w:p w14:paraId="5B983BE7" w14:textId="77777777" w:rsidR="00F747ED" w:rsidRDefault="00F747ED">
          <w:pPr>
            <w:pStyle w:val="HeaderTitle"/>
            <w:jc w:val="right"/>
          </w:pPr>
        </w:p>
      </w:tc>
    </w:tr>
  </w:tbl>
  <w:p w14:paraId="59A8F7D6" w14:textId="77777777" w:rsidR="00F747ED" w:rsidRDefault="00F747E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7">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0"/>
  </w:num>
  <w:num w:numId="12">
    <w:abstractNumId w:val="10"/>
  </w:num>
  <w:num w:numId="13">
    <w:abstractNumId w:val="11"/>
  </w:num>
  <w:num w:numId="14">
    <w:abstractNumId w:val="17"/>
  </w:num>
  <w:num w:numId="15">
    <w:abstractNumId w:val="9"/>
  </w:num>
  <w:num w:numId="16">
    <w:abstractNumId w:val="4"/>
  </w:num>
  <w:num w:numId="17">
    <w:abstractNumId w:val="8"/>
  </w:num>
  <w:num w:numId="18">
    <w:abstractNumId w:val="14"/>
  </w:num>
  <w:num w:numId="19">
    <w:abstractNumId w:val="1"/>
  </w:num>
  <w:num w:numId="20">
    <w:abstractNumId w:val="7"/>
  </w:num>
  <w:num w:numId="21">
    <w:abstractNumId w:val="18"/>
  </w:num>
  <w:num w:numId="22">
    <w:abstractNumId w:val="3"/>
  </w:num>
  <w:num w:numId="23">
    <w:abstractNumId w:val="13"/>
  </w:num>
  <w:num w:numId="24">
    <w:abstractNumId w:val="2"/>
  </w:num>
  <w:num w:numId="25">
    <w:abstractNumId w:val="16"/>
  </w:num>
  <w:num w:numId="26">
    <w:abstractNumId w:val="15"/>
  </w:num>
  <w:num w:numId="27">
    <w:abstractNumId w:val="5"/>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42B"/>
    <w:rsid w:val="000568BA"/>
    <w:rsid w:val="00097EF1"/>
    <w:rsid w:val="000B5F33"/>
    <w:rsid w:val="000E44C0"/>
    <w:rsid w:val="000F682B"/>
    <w:rsid w:val="00100E6F"/>
    <w:rsid w:val="00122476"/>
    <w:rsid w:val="00132062"/>
    <w:rsid w:val="00166804"/>
    <w:rsid w:val="00167CC1"/>
    <w:rsid w:val="00181FF0"/>
    <w:rsid w:val="001B2821"/>
    <w:rsid w:val="001D63AD"/>
    <w:rsid w:val="001F3A42"/>
    <w:rsid w:val="00247396"/>
    <w:rsid w:val="002B5C14"/>
    <w:rsid w:val="002C392E"/>
    <w:rsid w:val="002D17BB"/>
    <w:rsid w:val="002E4E61"/>
    <w:rsid w:val="00322E25"/>
    <w:rsid w:val="003522BA"/>
    <w:rsid w:val="00352322"/>
    <w:rsid w:val="0037777F"/>
    <w:rsid w:val="00386EA6"/>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58EB"/>
    <w:rsid w:val="005C5E16"/>
    <w:rsid w:val="005E3F3E"/>
    <w:rsid w:val="005E5641"/>
    <w:rsid w:val="00604C84"/>
    <w:rsid w:val="00622B90"/>
    <w:rsid w:val="00633F6D"/>
    <w:rsid w:val="00655494"/>
    <w:rsid w:val="006A415D"/>
    <w:rsid w:val="006B18BB"/>
    <w:rsid w:val="006B6204"/>
    <w:rsid w:val="006D1DF3"/>
    <w:rsid w:val="006E733C"/>
    <w:rsid w:val="0070713D"/>
    <w:rsid w:val="00756DF3"/>
    <w:rsid w:val="0076409D"/>
    <w:rsid w:val="00793AE6"/>
    <w:rsid w:val="007B0DED"/>
    <w:rsid w:val="007B425A"/>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82EA4"/>
    <w:rsid w:val="009A39C8"/>
    <w:rsid w:val="009B0FDE"/>
    <w:rsid w:val="009C5432"/>
    <w:rsid w:val="009F1004"/>
    <w:rsid w:val="00A1085D"/>
    <w:rsid w:val="00A218D1"/>
    <w:rsid w:val="00A31CDF"/>
    <w:rsid w:val="00A34902"/>
    <w:rsid w:val="00A61578"/>
    <w:rsid w:val="00AB510F"/>
    <w:rsid w:val="00B31CA3"/>
    <w:rsid w:val="00B35DB6"/>
    <w:rsid w:val="00B52CD5"/>
    <w:rsid w:val="00B54ADD"/>
    <w:rsid w:val="00B551B5"/>
    <w:rsid w:val="00B55648"/>
    <w:rsid w:val="00B60C8C"/>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25D7"/>
    <w:rsid w:val="00DA438C"/>
    <w:rsid w:val="00DB1EE3"/>
    <w:rsid w:val="00DB5A41"/>
    <w:rsid w:val="00DE772F"/>
    <w:rsid w:val="00DF1EDF"/>
    <w:rsid w:val="00DF50E6"/>
    <w:rsid w:val="00E00D4C"/>
    <w:rsid w:val="00E15369"/>
    <w:rsid w:val="00E4737D"/>
    <w:rsid w:val="00E5372D"/>
    <w:rsid w:val="00E67185"/>
    <w:rsid w:val="00E80124"/>
    <w:rsid w:val="00EE16A9"/>
    <w:rsid w:val="00EF6D90"/>
    <w:rsid w:val="00F01727"/>
    <w:rsid w:val="00F16585"/>
    <w:rsid w:val="00F20B2E"/>
    <w:rsid w:val="00F505F6"/>
    <w:rsid w:val="00F5226A"/>
    <w:rsid w:val="00F5474B"/>
    <w:rsid w:val="00F560F3"/>
    <w:rsid w:val="00F63BF1"/>
    <w:rsid w:val="00F71A76"/>
    <w:rsid w:val="00F747ED"/>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33" Type="http://schemas.openxmlformats.org/officeDocument/2006/relationships/header" Target="header3.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2793E-59C0-B740-A473-F6C4F5646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2910</Words>
  <Characters>16590</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19462</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Alan Orcharton</cp:lastModifiedBy>
  <cp:revision>2</cp:revision>
  <cp:lastPrinted>2005-03-10T22:07:00Z</cp:lastPrinted>
  <dcterms:created xsi:type="dcterms:W3CDTF">2015-02-28T20:55:00Z</dcterms:created>
  <dcterms:modified xsi:type="dcterms:W3CDTF">2015-02-28T20:55:00Z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