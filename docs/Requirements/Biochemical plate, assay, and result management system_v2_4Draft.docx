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5649F3">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5649F3">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5649F3">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5649F3">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5649F3">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ins w:id="0" w:author="Sean Sinnott" w:date="2015-03-03T20:09:00Z">
        <w:r w:rsidR="005649F3">
          <w:rPr>
            <w:noProof/>
          </w:rPr>
          <w:t>6</w:t>
        </w:r>
      </w:ins>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ins w:id="1" w:author="Sean Sinnott" w:date="2015-03-03T20:09:00Z">
        <w:r w:rsidR="005649F3">
          <w:rPr>
            <w:noProof/>
          </w:rPr>
          <w:t>6</w:t>
        </w:r>
      </w:ins>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ins w:id="2" w:author="Sean Sinnott" w:date="2015-03-03T20:09:00Z">
        <w:r w:rsidR="005649F3">
          <w:rPr>
            <w:noProof/>
          </w:rPr>
          <w:t>6</w:t>
        </w:r>
      </w:ins>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ins w:id="3" w:author="Sean Sinnott" w:date="2015-03-03T20:09:00Z">
        <w:r w:rsidR="005649F3">
          <w:rPr>
            <w:noProof/>
          </w:rPr>
          <w:t>7</w:t>
        </w:r>
      </w:ins>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ins w:id="4" w:author="Sean Sinnott" w:date="2015-03-03T20:09:00Z">
        <w:r w:rsidR="005649F3">
          <w:rPr>
            <w:noProof/>
          </w:rPr>
          <w:t>7</w:t>
        </w:r>
      </w:ins>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ins w:id="5" w:author="Sean Sinnott" w:date="2015-03-03T20:09:00Z">
        <w:r w:rsidR="005649F3">
          <w:rPr>
            <w:noProof/>
          </w:rPr>
          <w:t>7</w:t>
        </w:r>
      </w:ins>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ins w:id="6" w:author="Sean Sinnott" w:date="2015-03-03T20:09:00Z">
        <w:r w:rsidR="005649F3">
          <w:rPr>
            <w:noProof/>
          </w:rPr>
          <w:t>8</w:t>
        </w:r>
      </w:ins>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ins w:id="7" w:author="Sean Sinnott" w:date="2015-03-03T20:09:00Z">
        <w:r w:rsidR="005649F3">
          <w:rPr>
            <w:noProof/>
          </w:rPr>
          <w:t>8</w:t>
        </w:r>
      </w:ins>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ins w:id="8" w:author="Sean Sinnott" w:date="2015-03-03T20:09:00Z">
        <w:r w:rsidR="005649F3">
          <w:rPr>
            <w:noProof/>
          </w:rPr>
          <w:t>9</w:t>
        </w:r>
      </w:ins>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ins w:id="9" w:author="Sean Sinnott" w:date="2015-03-03T20:09:00Z">
        <w:r w:rsidR="005649F3">
          <w:rPr>
            <w:noProof/>
          </w:rPr>
          <w:t>9</w:t>
        </w:r>
      </w:ins>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ins w:id="10" w:author="Sean Sinnott" w:date="2015-03-03T20:09:00Z">
        <w:r w:rsidR="005649F3">
          <w:rPr>
            <w:noProof/>
          </w:rPr>
          <w:t>9</w:t>
        </w:r>
      </w:ins>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ins w:id="11" w:author="Sean Sinnott" w:date="2015-03-03T20:09:00Z">
        <w:r w:rsidR="005649F3">
          <w:rPr>
            <w:noProof/>
          </w:rPr>
          <w:t>10</w:t>
        </w:r>
      </w:ins>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ins w:id="12" w:author="Sean Sinnott" w:date="2015-03-03T20:09:00Z">
        <w:r w:rsidR="005649F3">
          <w:rPr>
            <w:noProof/>
          </w:rPr>
          <w:t>12</w:t>
        </w:r>
      </w:ins>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ins w:id="13" w:author="Sean Sinnott" w:date="2015-03-03T20:09:00Z">
        <w:r w:rsidR="005649F3">
          <w:rPr>
            <w:noProof/>
          </w:rPr>
          <w:t>13</w:t>
        </w:r>
      </w:ins>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ins w:id="14" w:author="Sean Sinnott" w:date="2015-03-03T20:09:00Z">
        <w:r w:rsidR="005649F3">
          <w:rPr>
            <w:noProof/>
          </w:rPr>
          <w:t>13</w:t>
        </w:r>
      </w:ins>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ins w:id="15" w:author="Sean Sinnott" w:date="2015-03-03T20:09:00Z">
        <w:r w:rsidR="005649F3">
          <w:rPr>
            <w:noProof/>
          </w:rPr>
          <w:t>15</w:t>
        </w:r>
      </w:ins>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ins w:id="16" w:author="Sean Sinnott" w:date="2015-03-03T20:09:00Z">
        <w:r w:rsidR="005649F3">
          <w:rPr>
            <w:noProof/>
          </w:rPr>
          <w:t>17</w:t>
        </w:r>
      </w:ins>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ins w:id="17" w:author="Sean Sinnott" w:date="2015-03-03T20:09:00Z">
        <w:r w:rsidR="005649F3">
          <w:rPr>
            <w:noProof/>
          </w:rPr>
          <w:t>18</w:t>
        </w:r>
      </w:ins>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ins w:id="18" w:author="Sean Sinnott" w:date="2015-03-03T20:09:00Z">
        <w:r w:rsidR="005649F3">
          <w:rPr>
            <w:noProof/>
          </w:rPr>
          <w:t>18</w:t>
        </w:r>
      </w:ins>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ins w:id="19" w:author="Sean Sinnott" w:date="2015-03-03T20:09:00Z">
        <w:r w:rsidR="005649F3">
          <w:rPr>
            <w:noProof/>
          </w:rPr>
          <w:t>19</w:t>
        </w:r>
      </w:ins>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ins w:id="20" w:author="Sean Sinnott" w:date="2015-03-03T20:09:00Z">
        <w:r w:rsidR="005649F3">
          <w:rPr>
            <w:noProof/>
          </w:rPr>
          <w:t>21</w:t>
        </w:r>
      </w:ins>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ins w:id="21" w:author="Sean Sinnott" w:date="2015-03-03T20:09:00Z">
        <w:r w:rsidR="005649F3">
          <w:rPr>
            <w:noProof/>
          </w:rPr>
          <w:t>22</w:t>
        </w:r>
      </w:ins>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ins w:id="22" w:author="Sean Sinnott" w:date="2015-03-03T20:09:00Z">
        <w:r w:rsidR="005649F3">
          <w:rPr>
            <w:noProof/>
          </w:rPr>
          <w:t>22</w:t>
        </w:r>
      </w:ins>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ins w:id="23" w:author="Sean Sinnott" w:date="2015-03-03T20:09:00Z">
        <w:r w:rsidR="005649F3">
          <w:rPr>
            <w:noProof/>
          </w:rPr>
          <w:t>22</w:t>
        </w:r>
      </w:ins>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ins w:id="24" w:author="Sean Sinnott" w:date="2015-03-03T20:09:00Z">
        <w:r w:rsidR="005649F3">
          <w:rPr>
            <w:noProof/>
          </w:rPr>
          <w:t>23</w:t>
        </w:r>
      </w:ins>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ins w:id="25" w:author="Sean Sinnott" w:date="2015-03-03T20:09:00Z">
        <w:r w:rsidR="005649F3">
          <w:rPr>
            <w:noProof/>
          </w:rPr>
          <w:t>24</w:t>
        </w:r>
      </w:ins>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ins w:id="26" w:author="Sean Sinnott" w:date="2015-03-03T20:09:00Z">
        <w:r w:rsidR="005649F3">
          <w:rPr>
            <w:noProof/>
          </w:rPr>
          <w:t>24</w:t>
        </w:r>
      </w:ins>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ins w:id="27" w:author="Sean Sinnott" w:date="2015-03-03T20:09:00Z">
        <w:r w:rsidR="005649F3">
          <w:rPr>
            <w:noProof/>
          </w:rPr>
          <w:t>24</w:t>
        </w:r>
      </w:ins>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ins w:id="28" w:author="Sean Sinnott" w:date="2015-03-03T20:09:00Z">
        <w:r w:rsidR="005649F3">
          <w:rPr>
            <w:noProof/>
          </w:rPr>
          <w:t>26</w:t>
        </w:r>
      </w:ins>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ins w:id="29" w:author="Sean Sinnott" w:date="2015-03-03T20:09:00Z">
        <w:r w:rsidR="005649F3">
          <w:rPr>
            <w:noProof/>
          </w:rPr>
          <w:t>27</w:t>
        </w:r>
      </w:ins>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ins w:id="30" w:author="Sean Sinnott" w:date="2015-03-03T20:09:00Z">
        <w:r w:rsidR="005649F3">
          <w:rPr>
            <w:noProof/>
          </w:rPr>
          <w:t>28</w:t>
        </w:r>
      </w:ins>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ins w:id="31" w:author="Sean Sinnott" w:date="2015-03-03T20:09:00Z">
        <w:r w:rsidR="005649F3">
          <w:rPr>
            <w:noProof/>
          </w:rPr>
          <w:t>28</w:t>
        </w:r>
      </w:ins>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ins w:id="32" w:author="Sean Sinnott" w:date="2015-03-03T20:09:00Z">
        <w:r w:rsidR="005649F3">
          <w:rPr>
            <w:noProof/>
          </w:rPr>
          <w:t>28</w:t>
        </w:r>
      </w:ins>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ins w:id="33" w:author="Sean Sinnott" w:date="2015-03-03T20:09:00Z">
        <w:r w:rsidR="005649F3">
          <w:rPr>
            <w:noProof/>
          </w:rPr>
          <w:t>28</w:t>
        </w:r>
      </w:ins>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34" w:name="_Toc14075445"/>
      <w:bookmarkStart w:id="35" w:name="_Toc43188572"/>
      <w:bookmarkStart w:id="36" w:name="_Toc43193781"/>
      <w:bookmarkStart w:id="37" w:name="_Toc43529516"/>
      <w:bookmarkStart w:id="38" w:name="_Toc43529560"/>
      <w:bookmarkStart w:id="39" w:name="_Toc52265703"/>
      <w:bookmarkStart w:id="40" w:name="_Toc53827740"/>
    </w:p>
    <w:p w14:paraId="57FC578F" w14:textId="77777777" w:rsidR="00C4101E" w:rsidRDefault="00C4101E">
      <w:pPr>
        <w:pStyle w:val="Heading1"/>
      </w:pPr>
      <w:bookmarkStart w:id="41" w:name="_Toc73946768"/>
      <w:bookmarkStart w:id="42" w:name="_Toc286359790"/>
      <w:r>
        <w:t>Document Administration</w:t>
      </w:r>
      <w:bookmarkEnd w:id="41"/>
      <w:bookmarkEnd w:id="42"/>
    </w:p>
    <w:p w14:paraId="06B7F42D" w14:textId="77777777" w:rsidR="00C4101E" w:rsidRDefault="00C4101E" w:rsidP="00E00D4C">
      <w:pPr>
        <w:pStyle w:val="Heading2"/>
      </w:pPr>
      <w:bookmarkStart w:id="43" w:name="_Toc73946769"/>
      <w:bookmarkStart w:id="44" w:name="_Toc286359791"/>
      <w:r>
        <w:t>Document Change History</w:t>
      </w:r>
      <w:bookmarkEnd w:id="43"/>
      <w:bookmarkEnd w:id="44"/>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Sean Sinnott</w:t>
            </w:r>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556BC7">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556BC7">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B11F2AC" w:rsidR="00115D35" w:rsidRDefault="00115D35" w:rsidP="00556BC7">
            <w:pPr>
              <w:pStyle w:val="TableText"/>
            </w:pPr>
            <w:r>
              <w:t>Alan</w:t>
            </w:r>
            <w:r w:rsidR="00B85609">
              <w:t xml:space="preserve"> </w:t>
            </w:r>
            <w:r>
              <w:t>Orcharton</w:t>
            </w:r>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556BC7">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556BC7">
            <w:pPr>
              <w:pStyle w:val="TableText"/>
            </w:pPr>
            <w:r>
              <w:t>Merge comments from Mark and Alex</w:t>
            </w:r>
          </w:p>
        </w:tc>
      </w:tr>
      <w:tr w:rsidR="00B85609" w14:paraId="489EDE2A" w14:textId="77777777" w:rsidTr="00556BC7">
        <w:tc>
          <w:tcPr>
            <w:tcW w:w="1962" w:type="dxa"/>
            <w:tcBorders>
              <w:top w:val="single" w:sz="8" w:space="0" w:color="808080"/>
              <w:left w:val="single" w:sz="12" w:space="0" w:color="000000"/>
              <w:bottom w:val="single" w:sz="12" w:space="0" w:color="000000"/>
              <w:right w:val="single" w:sz="8" w:space="0" w:color="808080"/>
            </w:tcBorders>
          </w:tcPr>
          <w:p w14:paraId="317E89AA" w14:textId="77777777" w:rsidR="00B85609" w:rsidRDefault="00B85609" w:rsidP="00556BC7">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5E741287" w14:textId="77777777" w:rsidR="00B85609" w:rsidRDefault="00B85609" w:rsidP="00556BC7">
            <w:pPr>
              <w:pStyle w:val="TableText"/>
            </w:pPr>
            <w:r>
              <w:t xml:space="preserve">Alex </w:t>
            </w:r>
            <w:proofErr w:type="spellStart"/>
            <w:r>
              <w:t>Zaman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25F7A1BB" w14:textId="77777777" w:rsidR="00B85609" w:rsidRDefault="00B85609" w:rsidP="00556BC7">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280450DC" w14:textId="77777777" w:rsidR="00B85609" w:rsidRDefault="00B85609" w:rsidP="00556BC7">
            <w:pPr>
              <w:pStyle w:val="TableText"/>
            </w:pPr>
            <w:r>
              <w:t>Updated Plate Editor Text and mockups.</w:t>
            </w:r>
          </w:p>
        </w:tc>
      </w:tr>
      <w:tr w:rsidR="00691287" w14:paraId="09D85CF1" w14:textId="77777777">
        <w:trPr>
          <w:ins w:id="45" w:author="Sean Sinnott" w:date="2015-03-03T21:26:00Z"/>
        </w:trPr>
        <w:tc>
          <w:tcPr>
            <w:tcW w:w="1962" w:type="dxa"/>
            <w:tcBorders>
              <w:top w:val="single" w:sz="8" w:space="0" w:color="808080"/>
              <w:left w:val="single" w:sz="12" w:space="0" w:color="000000"/>
              <w:bottom w:val="single" w:sz="12" w:space="0" w:color="000000"/>
              <w:right w:val="single" w:sz="8" w:space="0" w:color="808080"/>
            </w:tcBorders>
          </w:tcPr>
          <w:p w14:paraId="13E67CA6" w14:textId="761C23AD" w:rsidR="00691287" w:rsidRDefault="00691287">
            <w:pPr>
              <w:pStyle w:val="TableText"/>
              <w:rPr>
                <w:ins w:id="46" w:author="Sean Sinnott" w:date="2015-03-03T21:26:00Z"/>
              </w:rPr>
            </w:pPr>
            <w:ins w:id="47" w:author="Sean Sinnott" w:date="2015-03-03T21:26:00Z">
              <w:r>
                <w:t>1</w:t>
              </w:r>
              <w:r w:rsidRPr="00115D35">
                <w:rPr>
                  <w:vertAlign w:val="superscript"/>
                </w:rPr>
                <w:t>st</w:t>
              </w:r>
              <w:r>
                <w:t xml:space="preserve"> March 2015</w:t>
              </w:r>
            </w:ins>
          </w:p>
        </w:tc>
        <w:tc>
          <w:tcPr>
            <w:tcW w:w="1954" w:type="dxa"/>
            <w:tcBorders>
              <w:top w:val="single" w:sz="8" w:space="0" w:color="808080"/>
              <w:left w:val="single" w:sz="8" w:space="0" w:color="808080"/>
              <w:bottom w:val="single" w:sz="12" w:space="0" w:color="000000"/>
              <w:right w:val="single" w:sz="8" w:space="0" w:color="808080"/>
            </w:tcBorders>
          </w:tcPr>
          <w:p w14:paraId="0C48A0AF" w14:textId="3091A88C" w:rsidR="00691287" w:rsidRDefault="00691287">
            <w:pPr>
              <w:pStyle w:val="TableText"/>
              <w:rPr>
                <w:ins w:id="48" w:author="Sean Sinnott" w:date="2015-03-03T21:26:00Z"/>
              </w:rPr>
            </w:pPr>
            <w:ins w:id="49" w:author="Sean Sinnott" w:date="2015-03-03T21:26:00Z">
              <w:r>
                <w:t xml:space="preserve">Alan </w:t>
              </w:r>
              <w:proofErr w:type="spellStart"/>
              <w:r>
                <w:t>Orcharton</w:t>
              </w:r>
              <w:proofErr w:type="spellEnd"/>
            </w:ins>
          </w:p>
        </w:tc>
        <w:tc>
          <w:tcPr>
            <w:tcW w:w="1376" w:type="dxa"/>
            <w:tcBorders>
              <w:top w:val="single" w:sz="8" w:space="0" w:color="808080"/>
              <w:left w:val="single" w:sz="8" w:space="0" w:color="808080"/>
              <w:bottom w:val="single" w:sz="12" w:space="0" w:color="000000"/>
              <w:right w:val="single" w:sz="8" w:space="0" w:color="808080"/>
            </w:tcBorders>
          </w:tcPr>
          <w:p w14:paraId="59490BC6" w14:textId="5EFBD0B5" w:rsidR="00691287" w:rsidRDefault="00691287">
            <w:pPr>
              <w:pStyle w:val="TableText"/>
              <w:rPr>
                <w:ins w:id="50" w:author="Sean Sinnott" w:date="2015-03-03T21:26:00Z"/>
              </w:rPr>
            </w:pPr>
            <w:ins w:id="51" w:author="Sean Sinnott" w:date="2015-03-03T21:26:00Z">
              <w:r>
                <w:t>2.3</w:t>
              </w:r>
            </w:ins>
          </w:p>
        </w:tc>
        <w:tc>
          <w:tcPr>
            <w:tcW w:w="4320" w:type="dxa"/>
            <w:tcBorders>
              <w:top w:val="single" w:sz="8" w:space="0" w:color="808080"/>
              <w:left w:val="single" w:sz="8" w:space="0" w:color="808080"/>
              <w:bottom w:val="single" w:sz="12" w:space="0" w:color="000000"/>
              <w:right w:val="single" w:sz="12" w:space="0" w:color="000000"/>
            </w:tcBorders>
          </w:tcPr>
          <w:p w14:paraId="62559F97" w14:textId="7D82A563" w:rsidR="00691287" w:rsidRDefault="00691287">
            <w:pPr>
              <w:pStyle w:val="TableText"/>
              <w:rPr>
                <w:ins w:id="52" w:author="Sean Sinnott" w:date="2015-03-03T21:26:00Z"/>
              </w:rPr>
            </w:pPr>
            <w:ins w:id="53" w:author="Sean Sinnott" w:date="2015-03-03T21:26:00Z">
              <w:r>
                <w:t>Updated Project Overview sections</w:t>
              </w:r>
            </w:ins>
          </w:p>
        </w:tc>
      </w:tr>
      <w:tr w:rsidR="00691287"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315B42BB" w:rsidR="00691287" w:rsidRDefault="00691287">
            <w:pPr>
              <w:pStyle w:val="TableText"/>
            </w:pPr>
            <w:ins w:id="54" w:author="Sean Sinnott" w:date="2015-03-03T21:26:00Z">
              <w:r>
                <w:t>2</w:t>
              </w:r>
              <w:r w:rsidRPr="00691287">
                <w:rPr>
                  <w:vertAlign w:val="superscript"/>
                  <w:rPrChange w:id="55" w:author="Sean Sinnott" w:date="2015-03-03T21:26:00Z">
                    <w:rPr/>
                  </w:rPrChange>
                </w:rPr>
                <w:t>nd</w:t>
              </w:r>
              <w:r>
                <w:t xml:space="preserve"> March 2015</w:t>
              </w:r>
            </w:ins>
            <w:del w:id="56" w:author="Sean Sinnott" w:date="2015-03-03T21:26:00Z">
              <w:r w:rsidDel="00691287">
                <w:delText>1</w:delText>
              </w:r>
              <w:r w:rsidRPr="00115D35" w:rsidDel="00691287">
                <w:rPr>
                  <w:vertAlign w:val="superscript"/>
                </w:rPr>
                <w:delText>st</w:delText>
              </w:r>
              <w:r w:rsidDel="00691287">
                <w:delText xml:space="preserve"> March 2015</w:delText>
              </w:r>
            </w:del>
          </w:p>
        </w:tc>
        <w:tc>
          <w:tcPr>
            <w:tcW w:w="1954" w:type="dxa"/>
            <w:tcBorders>
              <w:top w:val="single" w:sz="8" w:space="0" w:color="808080"/>
              <w:left w:val="single" w:sz="8" w:space="0" w:color="808080"/>
              <w:bottom w:val="single" w:sz="12" w:space="0" w:color="000000"/>
              <w:right w:val="single" w:sz="8" w:space="0" w:color="808080"/>
            </w:tcBorders>
          </w:tcPr>
          <w:p w14:paraId="44B02CA4" w14:textId="151BC6AB" w:rsidR="00691287" w:rsidRDefault="00691287">
            <w:pPr>
              <w:pStyle w:val="TableText"/>
            </w:pPr>
            <w:ins w:id="57" w:author="Sean Sinnott" w:date="2015-03-03T21:26:00Z">
              <w:r>
                <w:t>Sean Sinnott</w:t>
              </w:r>
            </w:ins>
            <w:del w:id="58" w:author="Sean Sinnott" w:date="2015-03-03T21:26:00Z">
              <w:r w:rsidDel="00691287">
                <w:delText>Alan Orcharton</w:delText>
              </w:r>
            </w:del>
          </w:p>
        </w:tc>
        <w:tc>
          <w:tcPr>
            <w:tcW w:w="1376" w:type="dxa"/>
            <w:tcBorders>
              <w:top w:val="single" w:sz="8" w:space="0" w:color="808080"/>
              <w:left w:val="single" w:sz="8" w:space="0" w:color="808080"/>
              <w:bottom w:val="single" w:sz="12" w:space="0" w:color="000000"/>
              <w:right w:val="single" w:sz="8" w:space="0" w:color="808080"/>
            </w:tcBorders>
          </w:tcPr>
          <w:p w14:paraId="35AD6752" w14:textId="65A15394" w:rsidR="00691287" w:rsidRDefault="00691287">
            <w:pPr>
              <w:pStyle w:val="TableText"/>
            </w:pPr>
            <w:ins w:id="59" w:author="Sean Sinnott" w:date="2015-03-03T21:26:00Z">
              <w:r>
                <w:t>2.4</w:t>
              </w:r>
            </w:ins>
            <w:del w:id="60" w:author="Sean Sinnott" w:date="2015-03-03T21:26:00Z">
              <w:r w:rsidDel="00691287">
                <w:delText>2.3</w:delText>
              </w:r>
            </w:del>
          </w:p>
        </w:tc>
        <w:tc>
          <w:tcPr>
            <w:tcW w:w="4320" w:type="dxa"/>
            <w:tcBorders>
              <w:top w:val="single" w:sz="8" w:space="0" w:color="808080"/>
              <w:left w:val="single" w:sz="8" w:space="0" w:color="808080"/>
              <w:bottom w:val="single" w:sz="12" w:space="0" w:color="000000"/>
              <w:right w:val="single" w:sz="12" w:space="0" w:color="000000"/>
            </w:tcBorders>
          </w:tcPr>
          <w:p w14:paraId="5861832A" w14:textId="79103D36" w:rsidR="00691287" w:rsidRDefault="00691287">
            <w:pPr>
              <w:pStyle w:val="TableText"/>
            </w:pPr>
            <w:ins w:id="61" w:author="Sean Sinnott" w:date="2015-03-03T21:26:00Z">
              <w:r>
                <w:t>Updated analysis section.</w:t>
              </w:r>
            </w:ins>
            <w:del w:id="62" w:author="Sean Sinnott" w:date="2015-03-03T21:26:00Z">
              <w:r w:rsidDel="00691287">
                <w:delText>Updated Project Overview sections</w:delText>
              </w:r>
            </w:del>
          </w:p>
        </w:tc>
      </w:tr>
    </w:tbl>
    <w:p w14:paraId="67C41D03" w14:textId="77777777" w:rsidR="00C4101E" w:rsidRDefault="00C4101E"/>
    <w:p w14:paraId="6999DDB8" w14:textId="77777777" w:rsidR="00C4101E" w:rsidRDefault="00C4101E" w:rsidP="00E00D4C">
      <w:pPr>
        <w:pStyle w:val="Heading2"/>
      </w:pPr>
      <w:bookmarkStart w:id="63" w:name="_Toc77147646"/>
      <w:bookmarkStart w:id="64" w:name="_Toc286359792"/>
      <w:r>
        <w:t>Document Content Owners</w:t>
      </w:r>
      <w:bookmarkEnd w:id="63"/>
      <w:bookmarkEnd w:id="64"/>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65" w:name="_Toc73946770"/>
      <w:r>
        <w:br w:type="page"/>
      </w:r>
      <w:bookmarkStart w:id="66" w:name="_Toc286359793"/>
      <w:r>
        <w:t>Document</w:t>
      </w:r>
      <w:bookmarkEnd w:id="65"/>
      <w:r>
        <w:t xml:space="preserve"> Reviewers</w:t>
      </w:r>
      <w:bookmarkEnd w:id="66"/>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67" w:name="_Toc73946771"/>
      <w:bookmarkStart w:id="68" w:name="_Toc286359794"/>
      <w:r>
        <w:t>Document Approvers</w:t>
      </w:r>
      <w:bookmarkEnd w:id="34"/>
      <w:bookmarkEnd w:id="35"/>
      <w:bookmarkEnd w:id="36"/>
      <w:bookmarkEnd w:id="37"/>
      <w:bookmarkEnd w:id="38"/>
      <w:bookmarkEnd w:id="39"/>
      <w:bookmarkEnd w:id="40"/>
      <w:bookmarkEnd w:id="67"/>
      <w:bookmarkEnd w:id="68"/>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12B579AC" w14:textId="57097D6C" w:rsidR="00100E6F" w:rsidRDefault="00100E6F" w:rsidP="000E44C0">
      <w:pPr>
        <w:pStyle w:val="Heading2"/>
      </w:pPr>
      <w:r>
        <w:t>Project Vision</w:t>
      </w:r>
    </w:p>
    <w:p w14:paraId="689F058D" w14:textId="381CFF38" w:rsidR="000E44C0" w:rsidRDefault="000E44C0" w:rsidP="000E44C0">
      <w:pPr>
        <w:pStyle w:val="Heading2"/>
      </w:pPr>
      <w:r>
        <w:t>Introduction</w:t>
      </w:r>
    </w:p>
    <w:p w14:paraId="4D28FA73" w14:textId="09DC4F02" w:rsid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221D6C15" w14:textId="77777777" w:rsidR="00100E6F" w:rsidRDefault="00100E6F" w:rsidP="000E44C0">
      <w:pPr>
        <w:pStyle w:val="BodyText"/>
      </w:pPr>
    </w:p>
    <w:p w14:paraId="5DC81EEB" w14:textId="38C44685" w:rsidR="00100E6F" w:rsidRPr="000E44C0" w:rsidRDefault="00100E6F" w:rsidP="00100E6F">
      <w:pPr>
        <w:pStyle w:val="Heading1"/>
      </w:pPr>
      <w:r>
        <w:t>Project Overview</w:t>
      </w:r>
    </w:p>
    <w:p w14:paraId="65B1949C" w14:textId="77777777" w:rsidR="000E44C0" w:rsidRDefault="000E44C0">
      <w:pPr>
        <w:pStyle w:val="BodyText"/>
      </w:pPr>
    </w:p>
    <w:p w14:paraId="4964C105" w14:textId="060FFE3E" w:rsidR="00C4101E" w:rsidRDefault="00100E6F" w:rsidP="00100E6F">
      <w:pPr>
        <w:pStyle w:val="Heading2"/>
      </w:pPr>
      <w:r>
        <w:t>Project Vision</w:t>
      </w:r>
    </w:p>
    <w:p w14:paraId="3E836C91" w14:textId="77777777" w:rsidR="00B85609" w:rsidRPr="00E8148F" w:rsidRDefault="00B85609" w:rsidP="00B85609">
      <w:pPr>
        <w:ind w:left="576"/>
        <w:rPr>
          <w:rFonts w:ascii="Arial" w:hAnsi="Arial" w:cs="Arial"/>
          <w:color w:val="000080"/>
          <w:sz w:val="22"/>
          <w:szCs w:val="22"/>
        </w:rPr>
      </w:pPr>
      <w:r w:rsidRPr="00E8148F">
        <w:rPr>
          <w:rFonts w:ascii="Arial" w:hAnsi="Arial" w:cs="Arial"/>
          <w:sz w:val="22"/>
          <w:szCs w:val="22"/>
          <w:shd w:val="clear" w:color="auto" w:fill="FFFFFF"/>
        </w:rPr>
        <w:t>Our overall vision is to create a centralized web application that will provide tools to assist scientists in managing experiment plate sets and with the analysis of experimental results.</w:t>
      </w:r>
    </w:p>
    <w:p w14:paraId="52E8BC82" w14:textId="77777777" w:rsidR="00B85609" w:rsidRPr="00E8148F" w:rsidRDefault="00B85609" w:rsidP="00B85609">
      <w:pPr>
        <w:ind w:left="576"/>
        <w:rPr>
          <w:rFonts w:ascii="Arial" w:hAnsi="Arial" w:cs="Arial"/>
          <w:color w:val="333333"/>
          <w:sz w:val="22"/>
          <w:szCs w:val="22"/>
          <w:shd w:val="clear" w:color="auto" w:fill="FFFFFF"/>
        </w:rPr>
      </w:pPr>
    </w:p>
    <w:p w14:paraId="4594AC28" w14:textId="77777777" w:rsidR="00B85609" w:rsidRPr="00E8148F" w:rsidRDefault="00B85609" w:rsidP="00B85609">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739D47B4" w14:textId="77777777" w:rsidR="00B85609" w:rsidRPr="00E8148F" w:rsidRDefault="00B85609" w:rsidP="00B85609">
      <w:pPr>
        <w:ind w:left="576"/>
        <w:rPr>
          <w:rFonts w:ascii="Arial" w:hAnsi="Arial" w:cs="Arial"/>
          <w:color w:val="333333"/>
          <w:sz w:val="22"/>
          <w:szCs w:val="22"/>
          <w:shd w:val="clear" w:color="auto" w:fill="FFFFFF"/>
        </w:rPr>
      </w:pPr>
    </w:p>
    <w:p w14:paraId="73D4C809"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interactive visualization tools that will assist the scientist in:</w:t>
      </w:r>
    </w:p>
    <w:p w14:paraId="450B0704" w14:textId="77777777" w:rsidR="00B85609" w:rsidRPr="00E8148F" w:rsidRDefault="00B85609" w:rsidP="00B85609">
      <w:pPr>
        <w:ind w:left="576"/>
        <w:rPr>
          <w:rFonts w:ascii="Arial" w:hAnsi="Arial" w:cs="Arial"/>
          <w:color w:val="333333"/>
          <w:sz w:val="22"/>
          <w:szCs w:val="22"/>
          <w:shd w:val="clear" w:color="auto" w:fill="FFFFFF"/>
        </w:rPr>
      </w:pPr>
    </w:p>
    <w:p w14:paraId="53190722"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 experimental plate sets for dose response experiments</w:t>
      </w:r>
    </w:p>
    <w:p w14:paraId="023385A9"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quality control checks on plate results and plate controls</w:t>
      </w:r>
    </w:p>
    <w:p w14:paraId="0D9B63DD"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Interactive analysis of dose response results.</w:t>
      </w:r>
    </w:p>
    <w:p w14:paraId="1D52C2FF" w14:textId="77777777" w:rsidR="00B85609" w:rsidRPr="00E8148F" w:rsidRDefault="00B85609" w:rsidP="00B85609">
      <w:pPr>
        <w:pStyle w:val="ListParagraph"/>
        <w:ind w:left="1296"/>
        <w:rPr>
          <w:rFonts w:ascii="Arial" w:hAnsi="Arial" w:cs="Arial"/>
          <w:color w:val="333333"/>
          <w:sz w:val="22"/>
          <w:szCs w:val="22"/>
          <w:shd w:val="clear" w:color="auto" w:fill="FFFFFF"/>
        </w:rPr>
      </w:pPr>
    </w:p>
    <w:p w14:paraId="0B0F737A" w14:textId="77777777" w:rsidR="00B85609" w:rsidRPr="00E8148F" w:rsidRDefault="00B85609" w:rsidP="00B85609">
      <w:pPr>
        <w:ind w:left="576"/>
        <w:rPr>
          <w:rFonts w:ascii="Arial" w:hAnsi="Arial" w:cs="Arial"/>
          <w:color w:val="333333"/>
          <w:sz w:val="22"/>
          <w:szCs w:val="22"/>
          <w:shd w:val="clear" w:color="auto" w:fill="FFFFFF"/>
        </w:rPr>
      </w:pPr>
    </w:p>
    <w:p w14:paraId="6ACDC3B1"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72D95C3A" w14:textId="77777777" w:rsidR="00B85609" w:rsidRPr="00E8148F" w:rsidRDefault="00B85609" w:rsidP="00B85609">
      <w:pPr>
        <w:ind w:left="576"/>
        <w:rPr>
          <w:rFonts w:ascii="Arial" w:hAnsi="Arial" w:cs="Arial"/>
          <w:color w:val="333333"/>
          <w:sz w:val="22"/>
          <w:szCs w:val="22"/>
          <w:shd w:val="clear" w:color="auto" w:fill="FFFFFF"/>
        </w:rPr>
      </w:pPr>
    </w:p>
    <w:p w14:paraId="17B411E3"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Default="00100E6F" w:rsidP="00100E6F">
      <w:pPr>
        <w:pStyle w:val="Heading2"/>
      </w:pPr>
      <w:r>
        <w:t>Current Process Problem being solved</w:t>
      </w:r>
    </w:p>
    <w:p w14:paraId="26A4682F" w14:textId="77777777" w:rsidR="00B85609" w:rsidRDefault="00B85609" w:rsidP="00B85609">
      <w:pPr>
        <w:pStyle w:val="BodyText"/>
        <w:ind w:left="576"/>
      </w:pPr>
      <w:r>
        <w:t>New drug development is a time consuming and expensive process. In the early stages of drug discovery millions of compounds are screened and tested on the road to finding a few candidates for further exploratory development.</w:t>
      </w:r>
    </w:p>
    <w:p w14:paraId="0C3D8FEB" w14:textId="77777777" w:rsidR="00B85609" w:rsidRDefault="00B85609" w:rsidP="00B85609">
      <w:pPr>
        <w:pStyle w:val="BodyText"/>
        <w:ind w:left="576"/>
      </w:pPr>
      <w:r>
        <w:t xml:space="preserve">High throughput screening is a method </w:t>
      </w:r>
      <w:proofErr w:type="gramStart"/>
      <w:r>
        <w:t>scientists</w:t>
      </w:r>
      <w:proofErr w:type="gramEnd"/>
      <w:r>
        <w:t xml:space="preserve"> use in the early stages of drug discovery to test millions of potential drugs. The method allows scientist to quickly identify candidates. While the process is highly automated, </w:t>
      </w:r>
      <w:proofErr w:type="gramStart"/>
      <w:r>
        <w:t>a disparate</w:t>
      </w:r>
      <w:proofErr w:type="gramEnd"/>
      <w:r>
        <w:t xml:space="preserve"> selection software of software tools are often used to manage plate sets and analyze results. Commercial software to manage the process is often extremely expensive</w:t>
      </w:r>
    </w:p>
    <w:p w14:paraId="30C6F0BB" w14:textId="77777777" w:rsidR="00B85609" w:rsidRDefault="00B85609" w:rsidP="00B85609">
      <w:pPr>
        <w:pStyle w:val="BodyText"/>
        <w:ind w:left="576"/>
      </w:pPr>
      <w:r>
        <w:t xml:space="preserve">The We99 team is proposing releasing an integrated suite of open source web based tools. The team believes that the tools will enable scientists to be more organized and efficient when screening and analyzing potential drugs. </w:t>
      </w:r>
      <w:proofErr w:type="gramStart"/>
      <w:r>
        <w:t>Time savings</w:t>
      </w:r>
      <w:proofErr w:type="gramEnd"/>
      <w:r>
        <w:t xml:space="preserve"> will allow scientist to more effectively eliminate compounds earlier in the discovery cycle potentially saving companies millions of dollars.</w:t>
      </w:r>
    </w:p>
    <w:p w14:paraId="721EEBD5" w14:textId="77777777" w:rsidR="00B85609" w:rsidRPr="00B85609" w:rsidRDefault="00B85609" w:rsidP="00B85609">
      <w:pPr>
        <w:pStyle w:val="BodyText"/>
      </w:pP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69" w:name="_Toc77147653"/>
      <w:bookmarkStart w:id="70" w:name="_Toc286359795"/>
      <w:bookmarkStart w:id="71" w:name="_Toc516369892"/>
      <w:bookmarkStart w:id="72" w:name="_Toc73946772"/>
      <w:r>
        <w:t>Assumptions and Constraints</w:t>
      </w:r>
      <w:bookmarkEnd w:id="69"/>
      <w:bookmarkEnd w:id="70"/>
    </w:p>
    <w:p w14:paraId="7861BA4D" w14:textId="77777777" w:rsidR="00CA5E15" w:rsidRPr="00CA5E15" w:rsidRDefault="00C4101E" w:rsidP="00E00D4C">
      <w:pPr>
        <w:pStyle w:val="Heading2"/>
      </w:pPr>
      <w:bookmarkStart w:id="73" w:name="_Toc77147654"/>
      <w:bookmarkStart w:id="74" w:name="_Toc286359796"/>
      <w:r>
        <w:t>Assumptions</w:t>
      </w:r>
      <w:bookmarkEnd w:id="73"/>
      <w:bookmarkEnd w:id="74"/>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75" w:name="_Toc77147655"/>
      <w:bookmarkStart w:id="76" w:name="_Toc286359797"/>
      <w:r>
        <w:t>Constraints</w:t>
      </w:r>
      <w:bookmarkEnd w:id="75"/>
      <w:bookmarkEnd w:id="76"/>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77" w:name="_Toc286359798"/>
      <w:r>
        <w:t>Scope</w:t>
      </w:r>
      <w:bookmarkEnd w:id="77"/>
    </w:p>
    <w:p w14:paraId="499B660C" w14:textId="77777777" w:rsidR="00C4101E" w:rsidRDefault="00C4101E" w:rsidP="00E00D4C">
      <w:pPr>
        <w:pStyle w:val="Heading2"/>
      </w:pPr>
      <w:bookmarkStart w:id="78" w:name="_Toc286359799"/>
      <w:r>
        <w:t>In Scope</w:t>
      </w:r>
      <w:bookmarkEnd w:id="78"/>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79" w:name="_Toc286359800"/>
      <w:r>
        <w:t>Out of Scope</w:t>
      </w:r>
      <w:bookmarkEnd w:id="79"/>
    </w:p>
    <w:p w14:paraId="0747301A" w14:textId="77777777" w:rsidR="00C4101E" w:rsidRDefault="00C4101E">
      <w:pPr>
        <w:pStyle w:val="Heading1"/>
      </w:pPr>
      <w:bookmarkStart w:id="80" w:name="_Toc516369901"/>
      <w:bookmarkStart w:id="81" w:name="_Toc73946777"/>
      <w:bookmarkStart w:id="82" w:name="_Toc286359801"/>
      <w:bookmarkStart w:id="83" w:name="_Toc317384677"/>
      <w:bookmarkStart w:id="84" w:name="_Toc322235328"/>
      <w:bookmarkStart w:id="85" w:name="_Toc322235370"/>
      <w:bookmarkStart w:id="86" w:name="_Toc322236101"/>
      <w:bookmarkStart w:id="87" w:name="_Toc322245043"/>
      <w:bookmarkStart w:id="88" w:name="_Toc322253273"/>
      <w:bookmarkStart w:id="89" w:name="_Toc322394658"/>
      <w:bookmarkStart w:id="90" w:name="_Toc322919899"/>
      <w:bookmarkStart w:id="91" w:name="_Toc322926395"/>
      <w:bookmarkStart w:id="92" w:name="_Toc497787416"/>
      <w:bookmarkEnd w:id="71"/>
      <w:bookmarkEnd w:id="72"/>
      <w:r>
        <w:t xml:space="preserve">Proposed </w:t>
      </w:r>
      <w:bookmarkEnd w:id="80"/>
      <w:bookmarkEnd w:id="81"/>
      <w:r w:rsidR="004C3A9C">
        <w:t>Functionality</w:t>
      </w:r>
      <w:bookmarkEnd w:id="82"/>
    </w:p>
    <w:p w14:paraId="510D11FD" w14:textId="77777777" w:rsidR="00C4101E" w:rsidRDefault="00C4101E">
      <w:pPr>
        <w:ind w:left="450"/>
      </w:pPr>
    </w:p>
    <w:p w14:paraId="7D77E7C1" w14:textId="77777777" w:rsidR="00C4101E" w:rsidRDefault="004C3A9C" w:rsidP="00E00D4C">
      <w:pPr>
        <w:pStyle w:val="Heading2"/>
      </w:pPr>
      <w:bookmarkStart w:id="93" w:name="_Toc286359802"/>
      <w:bookmarkEnd w:id="83"/>
      <w:bookmarkEnd w:id="84"/>
      <w:bookmarkEnd w:id="85"/>
      <w:bookmarkEnd w:id="86"/>
      <w:bookmarkEnd w:id="87"/>
      <w:bookmarkEnd w:id="88"/>
      <w:bookmarkEnd w:id="89"/>
      <w:bookmarkEnd w:id="90"/>
      <w:bookmarkEnd w:id="91"/>
      <w:bookmarkEnd w:id="92"/>
      <w:r>
        <w:t>Overview</w:t>
      </w:r>
      <w:bookmarkEnd w:id="93"/>
    </w:p>
    <w:p w14:paraId="7C02D6F0" w14:textId="28A23A69" w:rsidR="00C4101E" w:rsidRDefault="004C3A9C" w:rsidP="00655494">
      <w:pPr>
        <w:pStyle w:val="BodyText"/>
      </w:pPr>
      <w:bookmarkStart w:id="94"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95" w:name="_Toc511624237"/>
      <w:bookmarkStart w:id="96" w:name="_Toc514228812"/>
      <w:bookmarkStart w:id="97" w:name="_Toc73946781"/>
      <w:bookmarkStart w:id="98" w:name="_Toc286359803"/>
      <w:bookmarkEnd w:id="94"/>
      <w:r>
        <w:t xml:space="preserve">Business </w:t>
      </w:r>
      <w:r w:rsidR="00B54ADD">
        <w:t xml:space="preserve">(Functional) </w:t>
      </w:r>
      <w:r>
        <w:t>Requirements</w:t>
      </w:r>
      <w:bookmarkEnd w:id="95"/>
      <w:bookmarkEnd w:id="96"/>
      <w:bookmarkEnd w:id="97"/>
      <w:bookmarkEnd w:id="98"/>
    </w:p>
    <w:p w14:paraId="0113DAB3" w14:textId="77777777" w:rsidR="00C4101E" w:rsidRDefault="00B54ADD" w:rsidP="00E00D4C">
      <w:pPr>
        <w:pStyle w:val="Heading2"/>
      </w:pPr>
      <w:bookmarkStart w:id="99" w:name="_Toc286359804"/>
      <w:bookmarkStart w:id="100" w:name="_Toc73946782"/>
      <w:r>
        <w:t>Security</w:t>
      </w:r>
      <w:r w:rsidR="00C4101E">
        <w:t xml:space="preserve"> Functional Requirements</w:t>
      </w:r>
      <w:bookmarkEnd w:id="99"/>
    </w:p>
    <w:p w14:paraId="71B9A8C4" w14:textId="77777777" w:rsidR="00B54ADD" w:rsidRDefault="00B54ADD" w:rsidP="00B54ADD">
      <w:pPr>
        <w:pStyle w:val="BodyText"/>
      </w:pPr>
    </w:p>
    <w:p w14:paraId="7A8C59B1" w14:textId="77777777" w:rsidR="00B54ADD" w:rsidRDefault="00F5226A" w:rsidP="00B54ADD">
      <w:pPr>
        <w:pStyle w:val="Heading3"/>
      </w:pPr>
      <w:bookmarkStart w:id="101" w:name="_Toc286359805"/>
      <w:r>
        <w:t xml:space="preserve">Security </w:t>
      </w:r>
      <w:r w:rsidR="00B54ADD">
        <w:t>Overview</w:t>
      </w:r>
      <w:bookmarkEnd w:id="101"/>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102" w:name="_Toc286359806"/>
      <w:r>
        <w:t>Sample Screens</w:t>
      </w:r>
      <w:r w:rsidR="004D5E73">
        <w:t xml:space="preserve"> / Story</w:t>
      </w:r>
      <w:r w:rsidR="00B52CD5">
        <w:t xml:space="preserve"> </w:t>
      </w:r>
      <w:r w:rsidR="004D5E73">
        <w:t>Board</w:t>
      </w:r>
      <w:bookmarkEnd w:id="102"/>
    </w:p>
    <w:p w14:paraId="4E13C02A" w14:textId="430E37EA" w:rsidR="00B54ADD" w:rsidRDefault="005C5E16" w:rsidP="00B54ADD">
      <w:pPr>
        <w:pStyle w:val="BodyText"/>
      </w:pPr>
      <w:r>
        <w:rPr>
          <w:noProof/>
        </w:rPr>
        <w:drawing>
          <wp:inline distT="0" distB="0" distL="0" distR="0" wp14:anchorId="0B5B6D18" wp14:editId="48404E8B">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1383F450" w:rsidR="00B54ADD" w:rsidRDefault="006B3ACA" w:rsidP="00B54ADD">
      <w:pPr>
        <w:pStyle w:val="BodyText"/>
      </w:pPr>
      <w:ins w:id="103" w:author="Sean Sinnott" w:date="2015-03-03T21:18:00Z">
        <w:r>
          <w:rPr>
            <w:noProof/>
          </w:rPr>
          <mc:AlternateContent>
            <mc:Choice Requires="wps">
              <w:drawing>
                <wp:anchor distT="0" distB="0" distL="114300" distR="114300" simplePos="0" relativeHeight="251678720" behindDoc="0" locked="0" layoutInCell="1" allowOverlap="1" wp14:anchorId="22603FDF" wp14:editId="66120E26">
                  <wp:simplePos x="0" y="0"/>
                  <wp:positionH relativeFrom="column">
                    <wp:posOffset>-675005</wp:posOffset>
                  </wp:positionH>
                  <wp:positionV relativeFrom="paragraph">
                    <wp:posOffset>2974340</wp:posOffset>
                  </wp:positionV>
                  <wp:extent cx="237490" cy="237490"/>
                  <wp:effectExtent l="0" t="0" r="16510" b="16510"/>
                  <wp:wrapThrough wrapText="bothSides">
                    <wp:wrapPolygon edited="0">
                      <wp:start x="0" y="0"/>
                      <wp:lineTo x="0" y="20791"/>
                      <wp:lineTo x="20791" y="20791"/>
                      <wp:lineTo x="20791" y="0"/>
                      <wp:lineTo x="0" y="0"/>
                    </wp:wrapPolygon>
                  </wp:wrapThrough>
                  <wp:docPr id="47" name="Rectangle 47"/>
                  <wp:cNvGraphicFramePr/>
                  <a:graphic xmlns:a="http://schemas.openxmlformats.org/drawingml/2006/main">
                    <a:graphicData uri="http://schemas.microsoft.com/office/word/2010/wordprocessingShape">
                      <wps:wsp>
                        <wps:cNvSpPr/>
                        <wps:spPr>
                          <a:xfrm>
                            <a:off x="0" y="0"/>
                            <a:ext cx="237490" cy="237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53.1pt;margin-top:234.2pt;width:18.7pt;height:18.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" fillcolor="white [3201]" strokecolor="black [3200]" strokeweight="2pt">
                  <w10:wrap type="through"/>
                </v:rect>
              </w:pict>
            </mc:Fallback>
          </mc:AlternateContent>
        </w:r>
      </w:ins>
      <w:r w:rsidR="00B54ADD">
        <w:tab/>
      </w:r>
    </w:p>
    <w:p w14:paraId="4AACDE45" w14:textId="77777777" w:rsidR="00C4101E" w:rsidRDefault="00DB1EE3">
      <w:pPr>
        <w:pStyle w:val="BodyText"/>
      </w:pPr>
      <w:r>
        <w:rPr>
          <w:noProof/>
        </w:rPr>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104" w:name="_Toc286359807"/>
      <w:bookmarkEnd w:id="100"/>
      <w:r>
        <w:t>O</w:t>
      </w:r>
      <w:r w:rsidR="00B31CA3">
        <w:t xml:space="preserve">pen Issues / Questions </w:t>
      </w:r>
      <w:r w:rsidR="002B5C14">
        <w:t>S</w:t>
      </w:r>
      <w:r>
        <w:t>ecurity</w:t>
      </w:r>
      <w:r w:rsidR="002B5C14">
        <w:t xml:space="preserve"> Section</w:t>
      </w:r>
      <w:bookmarkEnd w:id="104"/>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105" w:name="_Toc73946788"/>
      <w:bookmarkStart w:id="106"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107" w:name="_Toc286359808"/>
      <w:r>
        <w:t>Plate Management Requirements</w:t>
      </w:r>
      <w:bookmarkEnd w:id="107"/>
    </w:p>
    <w:p w14:paraId="36A550A3" w14:textId="77777777" w:rsidR="0076409D" w:rsidRDefault="0076409D" w:rsidP="0076409D">
      <w:pPr>
        <w:pStyle w:val="BodyText"/>
      </w:pPr>
    </w:p>
    <w:p w14:paraId="7F135AB9" w14:textId="248C5F6C" w:rsidR="0076409D" w:rsidRDefault="0076409D" w:rsidP="0076409D">
      <w:pPr>
        <w:pStyle w:val="Heading3"/>
      </w:pPr>
      <w:bookmarkStart w:id="108" w:name="_Toc286359809"/>
      <w:r>
        <w:t>Plate Management Overview</w:t>
      </w:r>
      <w:bookmarkEnd w:id="108"/>
    </w:p>
    <w:p w14:paraId="72A7A309" w14:textId="4CD764B5" w:rsidR="00322E25" w:rsidRDefault="00322E25" w:rsidP="00322E25">
      <w:pPr>
        <w:pStyle w:val="BodyText"/>
      </w:pPr>
      <w:r>
        <w:t xml:space="preserve">Plate Management covers creating specification of the contents of </w:t>
      </w:r>
      <w:proofErr w:type="spellStart"/>
      <w:r>
        <w:t>microtitre</w:t>
      </w:r>
      <w:proofErr w:type="spellEnd"/>
      <w:r>
        <w:t xml:space="preserv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7596501" w14:textId="4C461FA6" w:rsidR="00F81FB0" w:rsidRDefault="00F81FB0" w:rsidP="00322E25">
      <w:pPr>
        <w:pStyle w:val="BodyText"/>
      </w:pPr>
      <w:r>
        <w:t>The plate management service offers a central place for the user to manage and create plate sets for their experiment. The initial screen offers an overview of existing sets and their status. It also offers quick access to create new plates and advance their plates to the next stage.</w:t>
      </w:r>
    </w:p>
    <w:p w14:paraId="37A937DF" w14:textId="77777777" w:rsidR="00B44553" w:rsidRPr="00790D3B" w:rsidRDefault="00B44553" w:rsidP="00B44553">
      <w:pPr>
        <w:pStyle w:val="BodyText"/>
        <w:rPr>
          <w:b/>
        </w:rPr>
      </w:pPr>
      <w:r w:rsidRPr="00790D3B">
        <w:rPr>
          <w:b/>
        </w:rPr>
        <w:t>Plate Details</w:t>
      </w:r>
    </w:p>
    <w:p w14:paraId="71D13908" w14:textId="3AA9C1C7" w:rsidR="00B44553" w:rsidRDefault="00B44553" w:rsidP="00B44553">
      <w:pPr>
        <w:pStyle w:val="BodyText"/>
      </w:pPr>
      <w:r>
        <w:t xml:space="preserve">Plates are identified with a </w:t>
      </w:r>
      <w:proofErr w:type="spellStart"/>
      <w:r>
        <w:t>plateId</w:t>
      </w:r>
      <w:proofErr w:type="spellEnd"/>
      <w:r>
        <w:t xml:space="preserve"> (</w:t>
      </w:r>
      <w:proofErr w:type="spellStart"/>
      <w:r>
        <w:t>a.k.a</w:t>
      </w:r>
      <w:proofErr w:type="spellEnd"/>
      <w:r>
        <w:t xml:space="preserve"> barcode). Plates are assumed to be rectangular and can be created in any rectangular dimension. The dimension is specified using the number of rows and the number of columns. The product of rows x columns defines the number of wells that a plate possesses. </w:t>
      </w:r>
      <w:proofErr w:type="gramStart"/>
      <w:r>
        <w:t>wells</w:t>
      </w:r>
      <w:proofErr w:type="gramEnd"/>
      <w:r>
        <w:t xml:space="preserve"> themselves are identified by the plate to which they belong and their row and column coordinates.</w:t>
      </w:r>
    </w:p>
    <w:p w14:paraId="0285CBA4" w14:textId="700F350A" w:rsidR="00B44553" w:rsidRDefault="00B44553" w:rsidP="00B44553">
      <w:pPr>
        <w:pStyle w:val="BodyText"/>
      </w:pPr>
      <w:r>
        <w:t>Plates are made ready for experiment by filling its wells with a specific concentration of a compound.</w:t>
      </w:r>
    </w:p>
    <w:p w14:paraId="61E1FD10" w14:textId="156C44F8" w:rsidR="00B44553" w:rsidRDefault="00B44553" w:rsidP="00B44553">
      <w:pPr>
        <w:pStyle w:val="BodyText"/>
      </w:pPr>
      <w:r>
        <w:t xml:space="preserve">Compounds on plates are identified by an experiment specific code and classification. Compounds are classified with </w:t>
      </w:r>
      <w:proofErr w:type="gramStart"/>
      <w:r>
        <w:t>user defined</w:t>
      </w:r>
      <w:proofErr w:type="gramEnd"/>
      <w:r>
        <w:t xml:space="preserve"> classifications representing their role in the experiment for example:</w:t>
      </w:r>
    </w:p>
    <w:p w14:paraId="35B62848" w14:textId="77777777" w:rsidR="00B44553" w:rsidRDefault="00B44553" w:rsidP="00B44553">
      <w:pPr>
        <w:pStyle w:val="BodyText"/>
        <w:numPr>
          <w:ilvl w:val="0"/>
          <w:numId w:val="25"/>
        </w:numPr>
      </w:pPr>
      <w:r>
        <w:t>EXP – experimental compound</w:t>
      </w:r>
    </w:p>
    <w:p w14:paraId="283417FE" w14:textId="77777777" w:rsidR="00B44553" w:rsidRDefault="00B44553" w:rsidP="00B44553">
      <w:pPr>
        <w:pStyle w:val="BodyText"/>
        <w:numPr>
          <w:ilvl w:val="0"/>
          <w:numId w:val="25"/>
        </w:numPr>
      </w:pPr>
      <w:r>
        <w:t>POS – positive control</w:t>
      </w:r>
    </w:p>
    <w:p w14:paraId="718929D6" w14:textId="77777777" w:rsidR="00B44553" w:rsidRPr="00322E25" w:rsidRDefault="00B44553" w:rsidP="00B44553">
      <w:pPr>
        <w:pStyle w:val="BodyText"/>
        <w:numPr>
          <w:ilvl w:val="0"/>
          <w:numId w:val="25"/>
        </w:numPr>
      </w:pPr>
      <w:r>
        <w:t>NEG – negative control</w:t>
      </w:r>
    </w:p>
    <w:p w14:paraId="14CDD676" w14:textId="25F4CCC8" w:rsidR="00B44553" w:rsidRDefault="00B44553" w:rsidP="00322E25">
      <w:pPr>
        <w:pStyle w:val="BodyText"/>
        <w:rPr>
          <w:b/>
        </w:rPr>
      </w:pPr>
      <w:r>
        <w:t xml:space="preserve">The concentration of a compound is specified via a number and a unit of measure (e.g., 20 </w:t>
      </w:r>
      <w:proofErr w:type="spellStart"/>
      <w:r>
        <w:t>uM</w:t>
      </w:r>
      <w:proofErr w:type="spellEnd"/>
      <w:r>
        <w:t>).</w:t>
      </w: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77777777" w:rsidR="00F10552" w:rsidRDefault="00F81FB0" w:rsidP="00B52CD5">
      <w:pPr>
        <w:pStyle w:val="BodyText"/>
      </w:pPr>
      <w:r>
        <w:t>New plates can be created using the ‘Add New’ button. This leads to a plate set creation wizard. The user uses this wizard to provide relevant information such as</w:t>
      </w:r>
      <w:r w:rsidR="00F10552">
        <w:t>:</w:t>
      </w:r>
    </w:p>
    <w:p w14:paraId="34BDC4A1" w14:textId="02930B75" w:rsidR="00F81FB0" w:rsidRDefault="00F81FB0" w:rsidP="00F10552">
      <w:pPr>
        <w:pStyle w:val="BodyText"/>
        <w:numPr>
          <w:ilvl w:val="0"/>
          <w:numId w:val="29"/>
        </w:numPr>
      </w:pPr>
      <w:proofErr w:type="gramStart"/>
      <w:r>
        <w:t>the</w:t>
      </w:r>
      <w:proofErr w:type="gramEnd"/>
      <w:r>
        <w:t xml:space="preserve"> name of the plate</w:t>
      </w:r>
    </w:p>
    <w:p w14:paraId="5E2B44A5" w14:textId="2A119DD9" w:rsidR="00F10552" w:rsidRDefault="00F10552" w:rsidP="00F10552">
      <w:pPr>
        <w:pStyle w:val="BodyText"/>
        <w:numPr>
          <w:ilvl w:val="0"/>
          <w:numId w:val="29"/>
        </w:numPr>
      </w:pPr>
      <w:proofErr w:type="gramStart"/>
      <w:r>
        <w:t>plate</w:t>
      </w:r>
      <w:proofErr w:type="gramEnd"/>
      <w:r>
        <w:t xml:space="preserve"> type (make / model)</w:t>
      </w:r>
    </w:p>
    <w:p w14:paraId="60B7F5A6" w14:textId="312EDFFE" w:rsidR="00F10552" w:rsidRDefault="00F10552" w:rsidP="00F10552">
      <w:pPr>
        <w:pStyle w:val="BodyText"/>
        <w:numPr>
          <w:ilvl w:val="0"/>
          <w:numId w:val="29"/>
        </w:numPr>
      </w:pPr>
      <w:r>
        <w:t xml:space="preserve"># </w:t>
      </w:r>
      <w:proofErr w:type="gramStart"/>
      <w:r>
        <w:t>of</w:t>
      </w:r>
      <w:proofErr w:type="gramEnd"/>
      <w:r>
        <w:t xml:space="preserve"> plates</w:t>
      </w:r>
      <w:r w:rsidR="00790D3B">
        <w:t xml:space="preserve"> and their IDs</w:t>
      </w:r>
    </w:p>
    <w:p w14:paraId="65CAE1F7" w14:textId="7ABFB34E" w:rsidR="00080A72" w:rsidRDefault="00080A72" w:rsidP="00F10552">
      <w:pPr>
        <w:pStyle w:val="BodyText"/>
        <w:numPr>
          <w:ilvl w:val="0"/>
          <w:numId w:val="29"/>
        </w:numPr>
      </w:pPr>
      <w:r>
        <w:t>Dosages per plate</w:t>
      </w:r>
    </w:p>
    <w:p w14:paraId="4566B087" w14:textId="7DA9B909" w:rsidR="00080A72" w:rsidRDefault="00080A72" w:rsidP="00080A72">
      <w:pPr>
        <w:pStyle w:val="BodyText"/>
      </w:pPr>
      <w:r>
        <w:t>Along with information entered in the forms, the wizard also asks the user to provide the following information by uploading a csv file representing values in a reference table or plate map:</w:t>
      </w:r>
    </w:p>
    <w:p w14:paraId="732C913E" w14:textId="4984355F" w:rsidR="00080A72" w:rsidRDefault="00080A72" w:rsidP="00080A72">
      <w:pPr>
        <w:pStyle w:val="BodyText"/>
        <w:numPr>
          <w:ilvl w:val="0"/>
          <w:numId w:val="30"/>
        </w:numPr>
      </w:pPr>
      <w:r>
        <w:t>Compound – Symbol mapping table</w:t>
      </w:r>
    </w:p>
    <w:p w14:paraId="127DC937" w14:textId="2D69E0E1" w:rsidR="00080A72" w:rsidRDefault="00080A72" w:rsidP="00080A72">
      <w:pPr>
        <w:pStyle w:val="BodyText"/>
        <w:numPr>
          <w:ilvl w:val="0"/>
          <w:numId w:val="30"/>
        </w:numPr>
      </w:pPr>
      <w:r>
        <w:t>Symbol – well mapping of plates</w:t>
      </w:r>
    </w:p>
    <w:p w14:paraId="51306C20" w14:textId="68F04B6B" w:rsidR="00080A72" w:rsidRDefault="00080A72" w:rsidP="00080A72">
      <w:pPr>
        <w:pStyle w:val="BodyText"/>
        <w:numPr>
          <w:ilvl w:val="0"/>
          <w:numId w:val="30"/>
        </w:numPr>
      </w:pPr>
      <w:r>
        <w:t>Dosage – well mappings of plates</w:t>
      </w:r>
    </w:p>
    <w:p w14:paraId="7459E2AD" w14:textId="506FC89A" w:rsidR="00790D3B" w:rsidRDefault="00790D3B" w:rsidP="00681D88">
      <w:pPr>
        <w:pStyle w:val="BodyText"/>
      </w:pPr>
      <w:r>
        <w:t>The specific layout of the wizard can be seen in the mockups part of this section.</w:t>
      </w:r>
    </w:p>
    <w:p w14:paraId="658A28C0" w14:textId="004A48A3" w:rsidR="00080A72" w:rsidRDefault="00080A72" w:rsidP="00B52CD5">
      <w:pPr>
        <w:pStyle w:val="BodyText"/>
        <w:rPr>
          <w:b/>
        </w:rPr>
      </w:pPr>
      <w:r w:rsidRPr="00790D3B">
        <w:rPr>
          <w:b/>
        </w:rPr>
        <w:t>Plate Import / Export</w:t>
      </w:r>
    </w:p>
    <w:p w14:paraId="357442A3" w14:textId="77777777" w:rsidR="006774A0" w:rsidRDefault="00790D3B" w:rsidP="00B44553">
      <w:pPr>
        <w:pStyle w:val="BodyText"/>
      </w:pPr>
      <w:r>
        <w:t>Plate set setup information can be save and reused using the import and export feature.</w:t>
      </w:r>
      <w:r w:rsidR="00B44553">
        <w:t xml:space="preserve"> Imports and exports are stored in </w:t>
      </w:r>
      <w:proofErr w:type="spellStart"/>
      <w:r w:rsidR="00B44553">
        <w:t>cleartext</w:t>
      </w:r>
      <w:proofErr w:type="spellEnd"/>
      <w:r w:rsidR="00B44553">
        <w:t xml:space="preserve"> </w:t>
      </w:r>
      <w:proofErr w:type="spellStart"/>
      <w:r w:rsidR="00B44553">
        <w:t>json</w:t>
      </w:r>
      <w:proofErr w:type="spellEnd"/>
      <w:r w:rsidR="00B44553">
        <w:t xml:space="preserve">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commentRangeStart w:id="109"/>
      <w:r>
        <w:t xml:space="preserve">The Import feature receives a </w:t>
      </w:r>
      <w:proofErr w:type="spellStart"/>
      <w:r>
        <w:t>json</w:t>
      </w:r>
      <w:proofErr w:type="spellEnd"/>
      <w:r>
        <w:t xml:space="preserve"> export and asks the user to reassign some of the unique fields (plate set name and plate Ids). It will populate the database based on the associated </w:t>
      </w:r>
      <w:proofErr w:type="spellStart"/>
      <w:r>
        <w:t>json</w:t>
      </w:r>
      <w:proofErr w:type="spellEnd"/>
      <w:r>
        <w:t>.</w:t>
      </w:r>
      <w:commentRangeEnd w:id="109"/>
      <w:r>
        <w:rPr>
          <w:rStyle w:val="CommentReference"/>
          <w:rFonts w:ascii="Times New Roman" w:hAnsi="Times New Roman"/>
        </w:rPr>
        <w:commentReference w:id="109"/>
      </w: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20D6C36A" w:rsidR="00681D88" w:rsidRDefault="00E37C91" w:rsidP="00B44553">
      <w:pPr>
        <w:pStyle w:val="BodyText"/>
      </w:pPr>
      <w:r>
        <w:t xml:space="preserve">When a plate created, it reaches a preparing state. ‘Mark prepared’ will mark the plate as prepared and assign the marker as the preparer </w:t>
      </w:r>
      <w:r w:rsidRPr="00987FF1">
        <w:rPr>
          <w:color w:val="FF0000"/>
        </w:rPr>
        <w:t>[ASSUMPTION: marker == preparer]</w:t>
      </w:r>
    </w:p>
    <w:p w14:paraId="47E3DBFC" w14:textId="7A0E27F4"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Pr="00987FF1">
        <w:rPr>
          <w:color w:val="FF0000"/>
        </w:rPr>
        <w:t>. [ASSUMPTION: marker == tester]</w:t>
      </w:r>
    </w:p>
    <w:p w14:paraId="0C1FB34E" w14:textId="5C35B387" w:rsidR="00E37C91" w:rsidRDefault="00E37C91" w:rsidP="00B44553">
      <w:pPr>
        <w:pStyle w:val="BodyText"/>
      </w:pPr>
      <w:r>
        <w:t xml:space="preserve">When the plate is ‘in testing’ the upload analysis will become available. </w:t>
      </w:r>
      <w:proofErr w:type="gramStart"/>
      <w:r>
        <w:t>this</w:t>
      </w:r>
      <w:proofErr w:type="gramEnd"/>
      <w:r>
        <w:t xml:space="preserve"> link raises a popup allowing the user to upload the </w:t>
      </w:r>
      <w:r w:rsidR="00225442">
        <w:t>analysis provided by the machine</w:t>
      </w:r>
      <w:r w:rsidR="00225442" w:rsidRPr="00987FF1">
        <w:rPr>
          <w:color w:val="FF0000"/>
        </w:rPr>
        <w:t>. [DETAILS NOT FLUSHED OUT. is the analysis parsed, what other information is needed along with the file?]</w:t>
      </w:r>
      <w:r w:rsidR="00225442">
        <w:t xml:space="preserve"> . Upon upload, the state will change to ‘tested’. </w:t>
      </w:r>
      <w:r w:rsidR="00225442" w:rsidRPr="00987FF1">
        <w:rPr>
          <w:color w:val="FF0000"/>
        </w:rPr>
        <w:t>[ASSUMPTION: tester == uploader]</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110" w:name="_Toc286359810"/>
      <w:r>
        <w:t>Sample Screens / Story Board</w:t>
      </w:r>
      <w:bookmarkEnd w:id="110"/>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8">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9">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20">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1">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1898E7DD" w14:textId="77777777" w:rsidR="006B6204" w:rsidRDefault="006B6204" w:rsidP="006B6204">
      <w:pPr>
        <w:rPr>
          <w:ins w:id="111" w:author="Alex" w:date="2015-02-25T09:16:00Z"/>
          <w:rFonts w:ascii="Arial" w:hAnsi="Arial"/>
          <w:sz w:val="22"/>
        </w:rPr>
      </w:pPr>
      <w:commentRangeStart w:id="112"/>
      <w:ins w:id="113" w:author="Alex" w:date="2015-02-25T09:16:00Z">
        <w:r>
          <w:rPr>
            <w:rFonts w:ascii="Arial" w:hAnsi="Arial"/>
            <w:sz w:val="22"/>
          </w:rPr>
          <w:t>PROPOSAL: Shared plate button.</w:t>
        </w:r>
      </w:ins>
    </w:p>
    <w:p w14:paraId="3D03CCCC" w14:textId="77777777" w:rsidR="006B6204" w:rsidRDefault="006B6204" w:rsidP="006B6204">
      <w:pPr>
        <w:rPr>
          <w:ins w:id="114" w:author="Alex" w:date="2015-02-25T09:16:00Z"/>
          <w:rFonts w:ascii="Arial" w:hAnsi="Arial"/>
          <w:sz w:val="22"/>
        </w:rPr>
      </w:pPr>
    </w:p>
    <w:p w14:paraId="55D47AD6" w14:textId="77777777" w:rsidR="006B6204" w:rsidRDefault="006B6204" w:rsidP="006B6204">
      <w:pPr>
        <w:rPr>
          <w:ins w:id="115" w:author="Alex" w:date="2015-02-25T09:16:00Z"/>
          <w:rFonts w:ascii="Arial" w:hAnsi="Arial"/>
          <w:sz w:val="22"/>
        </w:rPr>
      </w:pPr>
      <w:ins w:id="116" w:author="Alex" w:date="2015-02-25T09:16:00Z">
        <w:r>
          <w:rPr>
            <w:rFonts w:ascii="Arial" w:hAnsi="Arial"/>
            <w:sz w:val="22"/>
          </w:rPr>
          <w:t xml:space="preserve">A shared plate could be produced here. </w:t>
        </w:r>
      </w:ins>
    </w:p>
    <w:p w14:paraId="53793D95" w14:textId="77777777" w:rsidR="006B6204" w:rsidRDefault="006B6204" w:rsidP="006B6204">
      <w:pPr>
        <w:rPr>
          <w:ins w:id="117" w:author="Alex" w:date="2015-02-25T09:16:00Z"/>
          <w:rFonts w:ascii="Arial" w:hAnsi="Arial"/>
          <w:sz w:val="22"/>
        </w:rPr>
      </w:pPr>
      <w:ins w:id="118" w:author="Alex" w:date="2015-02-25T09:16:00Z">
        <w:r>
          <w:rPr>
            <w:rFonts w:ascii="Arial" w:hAnsi="Arial"/>
            <w:sz w:val="22"/>
          </w:rPr>
          <w:t xml:space="preserve">- </w:t>
        </w:r>
        <w:proofErr w:type="gramStart"/>
        <w:r>
          <w:rPr>
            <w:rFonts w:ascii="Arial" w:hAnsi="Arial"/>
            <w:sz w:val="22"/>
          </w:rPr>
          <w:t>click</w:t>
        </w:r>
        <w:proofErr w:type="gramEnd"/>
        <w:r>
          <w:rPr>
            <w:rFonts w:ascii="Arial" w:hAnsi="Arial"/>
            <w:sz w:val="22"/>
          </w:rPr>
          <w:t xml:space="preserve"> the shared plate button</w:t>
        </w:r>
      </w:ins>
    </w:p>
    <w:p w14:paraId="6D3C4ECC" w14:textId="77777777" w:rsidR="006B6204" w:rsidRDefault="006B6204" w:rsidP="006B6204">
      <w:pPr>
        <w:rPr>
          <w:ins w:id="119" w:author="Alex" w:date="2015-02-25T09:16:00Z"/>
          <w:rFonts w:ascii="Arial" w:hAnsi="Arial"/>
          <w:sz w:val="22"/>
        </w:rPr>
      </w:pPr>
      <w:ins w:id="120" w:author="Alex" w:date="2015-02-25T09:16:00Z">
        <w:r>
          <w:rPr>
            <w:rFonts w:ascii="Arial" w:hAnsi="Arial"/>
            <w:sz w:val="22"/>
          </w:rPr>
          <w:t>- Goes to page asking for which experiments to share with</w:t>
        </w:r>
      </w:ins>
    </w:p>
    <w:p w14:paraId="3DA7E7DD" w14:textId="77777777" w:rsidR="006B6204" w:rsidRDefault="006B6204" w:rsidP="006B6204">
      <w:pPr>
        <w:rPr>
          <w:ins w:id="121" w:author="Alex" w:date="2015-02-25T09:16:00Z"/>
          <w:rFonts w:ascii="Arial" w:hAnsi="Arial"/>
          <w:sz w:val="22"/>
        </w:rPr>
      </w:pPr>
      <w:ins w:id="122" w:author="Alex" w:date="2015-02-25T09:16:00Z">
        <w:r>
          <w:rPr>
            <w:rFonts w:ascii="Arial" w:hAnsi="Arial"/>
            <w:sz w:val="22"/>
          </w:rPr>
          <w:t>- Goes to the select plate page</w:t>
        </w:r>
      </w:ins>
    </w:p>
    <w:p w14:paraId="6D76D795" w14:textId="77777777" w:rsidR="006B6204" w:rsidRDefault="006B6204" w:rsidP="006B6204">
      <w:pPr>
        <w:rPr>
          <w:ins w:id="123" w:author="Alex" w:date="2015-02-25T09:16:00Z"/>
          <w:rFonts w:ascii="Arial" w:hAnsi="Arial"/>
          <w:sz w:val="22"/>
        </w:rPr>
      </w:pPr>
      <w:ins w:id="124" w:author="Alex" w:date="2015-02-25T09:16:00Z">
        <w:r>
          <w:rPr>
            <w:rFonts w:ascii="Arial" w:hAnsi="Arial"/>
            <w:sz w:val="22"/>
          </w:rPr>
          <w:t xml:space="preserve">- Goes to page asking to select rows and columns. Shows the mapping and allow users to select rows and columns that they want. Ideally the user could highlight a cell and click and drag to get the range they want. However, if we can’t do that then just select the rows and columns with checkboxes, </w:t>
        </w:r>
        <w:proofErr w:type="gramStart"/>
        <w:r>
          <w:rPr>
            <w:rFonts w:ascii="Arial" w:hAnsi="Arial"/>
            <w:sz w:val="22"/>
          </w:rPr>
          <w:t>their intersect</w:t>
        </w:r>
        <w:proofErr w:type="gramEnd"/>
        <w:r>
          <w:rPr>
            <w:rFonts w:ascii="Arial" w:hAnsi="Arial"/>
            <w:sz w:val="22"/>
          </w:rPr>
          <w:t xml:space="preserve"> is what is selected.</w:t>
        </w:r>
      </w:ins>
    </w:p>
    <w:p w14:paraId="03396838" w14:textId="77777777" w:rsidR="006B6204" w:rsidRDefault="006B6204" w:rsidP="006B6204">
      <w:pPr>
        <w:rPr>
          <w:ins w:id="125" w:author="Alex" w:date="2015-02-25T09:16:00Z"/>
          <w:rFonts w:ascii="Arial" w:hAnsi="Arial"/>
          <w:sz w:val="22"/>
        </w:rPr>
      </w:pPr>
      <w:ins w:id="126" w:author="Alex" w:date="2015-02-25T09:16:00Z">
        <w:r>
          <w:rPr>
            <w:rFonts w:ascii="Arial" w:hAnsi="Arial"/>
            <w:sz w:val="22"/>
          </w:rPr>
          <w:t>- The user is taken to the select substance page and the rest of the wizard is the same as the regular plate creation wizard.</w:t>
        </w:r>
      </w:ins>
    </w:p>
    <w:p w14:paraId="4C5FCDD6" w14:textId="77777777" w:rsidR="006B6204" w:rsidRDefault="006B6204" w:rsidP="006B6204">
      <w:pPr>
        <w:rPr>
          <w:ins w:id="127" w:author="Alex" w:date="2015-02-25T09:16:00Z"/>
          <w:rFonts w:ascii="Arial" w:hAnsi="Arial"/>
          <w:sz w:val="22"/>
        </w:rPr>
      </w:pPr>
    </w:p>
    <w:p w14:paraId="12686C01" w14:textId="77777777" w:rsidR="006B6204" w:rsidRDefault="006B6204" w:rsidP="006B6204">
      <w:pPr>
        <w:rPr>
          <w:ins w:id="128" w:author="Alex" w:date="2015-02-25T09:16:00Z"/>
          <w:rFonts w:ascii="Arial" w:hAnsi="Arial"/>
          <w:sz w:val="22"/>
        </w:rPr>
      </w:pPr>
      <w:ins w:id="129" w:author="Alex" w:date="2015-02-25T09:16:00Z">
        <w:r>
          <w:rPr>
            <w:rFonts w:ascii="Arial" w:hAnsi="Arial"/>
            <w:sz w:val="22"/>
          </w:rPr>
          <w:t>For now, imports and exports of shared plates are not supported.</w:t>
        </w:r>
      </w:ins>
    </w:p>
    <w:p w14:paraId="4B042400" w14:textId="77777777" w:rsidR="006B6204" w:rsidRDefault="006B6204" w:rsidP="006B6204">
      <w:pPr>
        <w:rPr>
          <w:ins w:id="130" w:author="Alex" w:date="2015-02-25T09:16:00Z"/>
          <w:rFonts w:ascii="Arial" w:hAnsi="Arial"/>
          <w:sz w:val="22"/>
        </w:rPr>
      </w:pPr>
      <w:ins w:id="131" w:author="Alex" w:date="2015-02-25T09:16:00Z">
        <w:r>
          <w:rPr>
            <w:rFonts w:ascii="Arial" w:hAnsi="Arial"/>
            <w:sz w:val="22"/>
          </w:rPr>
          <w:t>Shared Plate Edit:</w:t>
        </w:r>
      </w:ins>
    </w:p>
    <w:p w14:paraId="78E5F255" w14:textId="77777777" w:rsidR="006B6204" w:rsidRDefault="006B6204" w:rsidP="006B6204">
      <w:pPr>
        <w:rPr>
          <w:ins w:id="132" w:author="Alex" w:date="2015-02-25T09:16:00Z"/>
          <w:rFonts w:ascii="Arial" w:hAnsi="Arial"/>
          <w:sz w:val="22"/>
        </w:rPr>
      </w:pPr>
      <w:ins w:id="133" w:author="Alex" w:date="2015-02-25T09:16:00Z">
        <w:r>
          <w:rPr>
            <w:rFonts w:ascii="Arial" w:hAnsi="Arial"/>
            <w:sz w:val="22"/>
          </w:rPr>
          <w:t>Editing plates is currently not supported.</w:t>
        </w:r>
      </w:ins>
    </w:p>
    <w:p w14:paraId="288E9B05" w14:textId="77777777" w:rsidR="006B6204" w:rsidRDefault="006B6204" w:rsidP="006B6204">
      <w:pPr>
        <w:rPr>
          <w:ins w:id="134" w:author="Alex" w:date="2015-02-25T09:16:00Z"/>
          <w:rFonts w:ascii="Arial" w:hAnsi="Arial"/>
          <w:sz w:val="22"/>
        </w:rPr>
      </w:pPr>
    </w:p>
    <w:p w14:paraId="01DDD720" w14:textId="77777777" w:rsidR="006B6204" w:rsidRDefault="006B6204" w:rsidP="006B6204">
      <w:pPr>
        <w:rPr>
          <w:ins w:id="135" w:author="Alex" w:date="2015-02-25T09:16:00Z"/>
          <w:rFonts w:ascii="Arial" w:hAnsi="Arial"/>
          <w:sz w:val="22"/>
        </w:rPr>
      </w:pPr>
    </w:p>
    <w:p w14:paraId="3692A4F7" w14:textId="77777777" w:rsidR="006B6204" w:rsidRDefault="006B6204" w:rsidP="006B6204">
      <w:pPr>
        <w:rPr>
          <w:ins w:id="136" w:author="Alex" w:date="2015-02-25T09:16:00Z"/>
          <w:rFonts w:ascii="Arial" w:hAnsi="Arial"/>
          <w:sz w:val="22"/>
        </w:rPr>
      </w:pPr>
      <w:ins w:id="137" w:author="Alex" w:date="2015-02-25T09:16:00Z">
        <w:r>
          <w:rPr>
            <w:rFonts w:ascii="Arial" w:hAnsi="Arial"/>
            <w:sz w:val="22"/>
          </w:rPr>
          <w:t>Shared Plate Deletion:</w:t>
        </w:r>
      </w:ins>
    </w:p>
    <w:p w14:paraId="25F03301" w14:textId="32CF765E" w:rsidR="006B6204" w:rsidRDefault="006B6204" w:rsidP="006B6204">
      <w:pPr>
        <w:rPr>
          <w:rFonts w:ascii="Arial" w:hAnsi="Arial"/>
          <w:sz w:val="22"/>
        </w:rPr>
      </w:pPr>
      <w:ins w:id="138" w:author="Alex" w:date="2015-02-25T09:16:00Z">
        <w:r>
          <w:rPr>
            <w:rFonts w:ascii="Arial" w:hAnsi="Arial"/>
            <w:sz w:val="22"/>
          </w:rPr>
          <w:t>If the delete button is selected, a shared plate is only removed from the list of available plates and only visibility to the experiment is removed. The plate is only truly deleted when all experiments remove access</w:t>
        </w:r>
      </w:ins>
      <w:commentRangeEnd w:id="112"/>
      <w:r w:rsidR="00681D88">
        <w:rPr>
          <w:rStyle w:val="CommentReference"/>
        </w:rPr>
        <w:commentReference w:id="112"/>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139" w:name="_Toc286359811"/>
      <w:r>
        <w:t>Open Issues / Questions Plate Management</w:t>
      </w:r>
      <w:bookmarkEnd w:id="139"/>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52DA0015" w14:textId="77777777" w:rsidTr="00DA25D7">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DA25D7">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DA25D7">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0635DF92" w:rsidR="0076409D" w:rsidRDefault="00DA25D7" w:rsidP="00DA25D7">
            <w:pPr>
              <w:pStyle w:val="TableText"/>
            </w:pPr>
            <w:r>
              <w:t>Plate templates and cloning can coexist. When creating an initial plate, plate templates are the list of available plate structures. There are only a few of them that are sourced from manufacturers. Plates are created from the templates by deciding what substance goes where. Cloning will clone plates not templates and give the option of editing the mappings. This will allow scientist to make new plates more quickly but would not replace the need for plate templates</w:t>
            </w:r>
          </w:p>
        </w:tc>
      </w:tr>
      <w:tr w:rsidR="0076409D" w14:paraId="3B74AE6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DA25D7">
            <w:pPr>
              <w:pStyle w:val="TableText"/>
            </w:pPr>
            <w:commentRangeStart w:id="140"/>
            <w:r>
              <w:t>For dose response analysis. Applying doses or concentrations of compounds. Is there a shorthand e.g</w:t>
            </w:r>
            <w:r w:rsidR="00456480">
              <w:t>.</w:t>
            </w:r>
            <w:r>
              <w:t xml:space="preserve"> 20uM 5-</w:t>
            </w:r>
            <w:r w:rsidR="00CD2ED0">
              <w:t xml:space="preserve">fold? </w:t>
            </w:r>
            <w:commentRangeEnd w:id="140"/>
            <w:r w:rsidR="006774A0">
              <w:rPr>
                <w:rStyle w:val="CommentReference"/>
                <w:rFonts w:ascii="Times New Roman" w:hAnsi="Times New Roman"/>
              </w:rPr>
              <w:commentReference w:id="140"/>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DA25D7">
            <w:pPr>
              <w:pStyle w:val="TableText"/>
            </w:pP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w:t>
            </w:r>
            <w:proofErr w:type="gramStart"/>
            <w:r w:rsidR="00DA25D7">
              <w:t>does</w:t>
            </w:r>
            <w:proofErr w:type="gramEnd"/>
            <w:r w:rsidR="00DA25D7">
              <w:t xml:space="preserve">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77777777" w:rsidR="00DA25D7" w:rsidRDefault="00DA25D7"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76409D"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72D86996" w:rsidR="0076409D" w:rsidRDefault="00DA25D7" w:rsidP="00DA25D7">
            <w:pPr>
              <w:pStyle w:val="TableText"/>
              <w:rPr>
                <w:sz w:val="18"/>
              </w:rPr>
            </w:pPr>
            <w:r>
              <w:rPr>
                <w:sz w:val="18"/>
              </w:rPr>
              <w:t>5</w:t>
            </w:r>
          </w:p>
        </w:tc>
        <w:tc>
          <w:tcPr>
            <w:tcW w:w="3510" w:type="dxa"/>
            <w:tcBorders>
              <w:top w:val="single" w:sz="8" w:space="0" w:color="808080"/>
              <w:left w:val="single" w:sz="8" w:space="0" w:color="808080"/>
              <w:bottom w:val="single" w:sz="8" w:space="0" w:color="808080"/>
              <w:right w:val="single" w:sz="8" w:space="0" w:color="808080"/>
            </w:tcBorders>
          </w:tcPr>
          <w:p w14:paraId="7A2AB3E7" w14:textId="04231B01" w:rsidR="0076409D" w:rsidRDefault="00DA25D7" w:rsidP="00DA25D7">
            <w:pPr>
              <w:pStyle w:val="TableText"/>
            </w:pPr>
            <w:commentRangeStart w:id="141"/>
            <w:r>
              <w:t xml:space="preserve">Picture 1 will also list shared plates. A new status of ‘not started’ will exist. </w:t>
            </w:r>
            <w:proofErr w:type="gramStart"/>
            <w:r>
              <w:t>when</w:t>
            </w:r>
            <w:proofErr w:type="gramEnd"/>
            <w:r>
              <w:t xml:space="preserve"> clicked, user will be taken to a page where they can select their plate region. Then they are taken to substance selection page and continue the rest of the wizard the same way</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DA25D7">
            <w:pPr>
              <w:pStyle w:val="TableText"/>
            </w:pPr>
          </w:p>
          <w:p w14:paraId="0926A31E" w14:textId="15973817" w:rsidR="0076409D" w:rsidRDefault="00DA25D7" w:rsidP="00DA25D7">
            <w:pPr>
              <w:pStyle w:val="TableText"/>
            </w:pPr>
            <w:r>
              <w:t>For shared plates the plate setup page will not show the entire mapping, instead it will show the part of the mapping that is available to the user and the rest will be grey boxes</w:t>
            </w:r>
            <w:commentRangeEnd w:id="141"/>
            <w:r w:rsidR="006774A0">
              <w:rPr>
                <w:rStyle w:val="CommentReference"/>
                <w:rFonts w:ascii="Times New Roman" w:hAnsi="Times New Roman"/>
              </w:rPr>
              <w:commentReference w:id="141"/>
            </w:r>
          </w:p>
        </w:tc>
      </w:tr>
      <w:tr w:rsidR="006774A0"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48150C3B" w:rsidR="006774A0" w:rsidRDefault="006774A0" w:rsidP="00DA25D7">
            <w:pPr>
              <w:pStyle w:val="TableText"/>
              <w:rPr>
                <w:sz w:val="18"/>
              </w:rPr>
            </w:pPr>
            <w:r>
              <w:rPr>
                <w:sz w:val="18"/>
              </w:rPr>
              <w:t>6</w:t>
            </w:r>
          </w:p>
        </w:tc>
        <w:tc>
          <w:tcPr>
            <w:tcW w:w="3510" w:type="dxa"/>
            <w:tcBorders>
              <w:top w:val="single" w:sz="8" w:space="0" w:color="808080"/>
              <w:left w:val="single" w:sz="8" w:space="0" w:color="808080"/>
              <w:bottom w:val="single" w:sz="8" w:space="0" w:color="808080"/>
              <w:right w:val="single" w:sz="8" w:space="0" w:color="808080"/>
            </w:tcBorders>
          </w:tcPr>
          <w:p w14:paraId="66E21D84" w14:textId="41789E67" w:rsidR="006774A0" w:rsidRDefault="006774A0" w:rsidP="006774A0">
            <w:pPr>
              <w:pStyle w:val="CommentText"/>
            </w:pPr>
            <w:r>
              <w:rPr>
                <w:rStyle w:val="CommentReference"/>
              </w:rPr>
              <w:annotationRef/>
            </w:r>
            <w:r>
              <w:t xml:space="preserve">We should consider having </w:t>
            </w:r>
            <w:proofErr w:type="gramStart"/>
            <w:r>
              <w:t>add</w:t>
            </w:r>
            <w:proofErr w:type="gramEnd"/>
            <w:r>
              <w:t xml:space="preserve"> plate set wizard to produce a </w:t>
            </w:r>
            <w:proofErr w:type="spellStart"/>
            <w:r>
              <w:t>json</w:t>
            </w:r>
            <w:proofErr w:type="spellEnd"/>
            <w:r>
              <w:t xml:space="preserve"> document server side. </w:t>
            </w:r>
            <w:proofErr w:type="gramStart"/>
            <w:r>
              <w:t>then</w:t>
            </w:r>
            <w:proofErr w:type="gramEnd"/>
            <w:r>
              <w:t xml:space="preserve">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6774A0" w:rsidRDefault="006774A0" w:rsidP="00DA25D7">
            <w:pPr>
              <w:pStyle w:val="TableText"/>
            </w:pPr>
          </w:p>
        </w:tc>
      </w:tr>
    </w:tbl>
    <w:p w14:paraId="200A0283" w14:textId="7611BC66" w:rsidR="00DA25D7" w:rsidRDefault="00DA25D7">
      <w:pPr>
        <w:pStyle w:val="BodyText"/>
      </w:pPr>
      <w:r>
        <w:br w:type="textWrapping" w:clear="all"/>
      </w:r>
    </w:p>
    <w:p w14:paraId="028F8FEE" w14:textId="77777777" w:rsidR="00DA25D7" w:rsidRDefault="00DA25D7">
      <w:pPr>
        <w:rPr>
          <w:rFonts w:ascii="Arial" w:hAnsi="Arial"/>
          <w:sz w:val="22"/>
        </w:rPr>
      </w:pPr>
      <w:r>
        <w:br w:type="page"/>
      </w:r>
    </w:p>
    <w:p w14:paraId="7178B128" w14:textId="77777777" w:rsidR="00C4101E" w:rsidRDefault="00C4101E">
      <w:pPr>
        <w:pStyle w:val="BodyText"/>
      </w:pPr>
    </w:p>
    <w:p w14:paraId="3B0F2133" w14:textId="7A7AF9D2" w:rsidR="00C4101E" w:rsidRDefault="001B2821" w:rsidP="00E00D4C">
      <w:pPr>
        <w:pStyle w:val="Heading2"/>
      </w:pPr>
      <w:bookmarkStart w:id="142" w:name="_Toc286359812"/>
      <w:r>
        <w:t>Experiment Man</w:t>
      </w:r>
      <w:r w:rsidR="0076409D">
        <w:t>agement</w:t>
      </w:r>
      <w:r>
        <w:t xml:space="preserve"> Requirements</w:t>
      </w:r>
      <w:bookmarkEnd w:id="142"/>
    </w:p>
    <w:p w14:paraId="1E2E21D0" w14:textId="77777777" w:rsidR="001B2821" w:rsidRDefault="001B2821" w:rsidP="001B2821">
      <w:pPr>
        <w:pStyle w:val="BodyText"/>
      </w:pPr>
    </w:p>
    <w:p w14:paraId="6AD3F0A4" w14:textId="5FC3B9BD" w:rsidR="001B2821" w:rsidRDefault="001B2821" w:rsidP="001B2821">
      <w:pPr>
        <w:pStyle w:val="Heading3"/>
      </w:pPr>
      <w:bookmarkStart w:id="143" w:name="_Toc286359813"/>
      <w:r>
        <w:t>Overview</w:t>
      </w:r>
      <w:bookmarkEnd w:id="143"/>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144" w:author="Alex" w:date="2015-02-25T09:17:00Z"/>
        </w:rPr>
      </w:pPr>
      <w:ins w:id="145"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146" w:author="Alex" w:date="2015-02-25T09:17:00Z"/>
        </w:rPr>
      </w:pPr>
      <w:ins w:id="147"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148"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proofErr w:type="gramStart"/>
      <w:ins w:id="149" w:author="Alex" w:date="2015-02-25T09:17:00Z">
        <w:r w:rsidRPr="00DA25D7">
          <w:rPr>
            <w:b/>
          </w:rPr>
          <w:t>n</w:t>
        </w:r>
        <w:proofErr w:type="gramEnd"/>
        <w:r w:rsidRPr="00DA25D7">
          <w:rPr>
            <w:b/>
          </w:rPr>
          <w:t>/a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150" w:name="_Toc286359814"/>
      <w:r>
        <w:t>Sample Screens / Story Board</w:t>
      </w:r>
      <w:bookmarkEnd w:id="150"/>
    </w:p>
    <w:p w14:paraId="6BF7062A" w14:textId="77777777" w:rsidR="00B95DD4" w:rsidRDefault="00B95DD4" w:rsidP="00B95DD4">
      <w:pPr>
        <w:pStyle w:val="BodyText"/>
      </w:pPr>
    </w:p>
    <w:p w14:paraId="51702E8C" w14:textId="5B249AB5" w:rsidR="00295A99" w:rsidRPr="00295A99" w:rsidRDefault="00295A99" w:rsidP="00B95DD4">
      <w:pPr>
        <w:pStyle w:val="BodyText"/>
        <w:rPr>
          <w:b/>
        </w:rPr>
      </w:pPr>
      <w:r w:rsidRPr="00295A99">
        <w:rPr>
          <w:b/>
        </w:rPr>
        <w:t>Plate Management Screen and Import / Export Popups</w:t>
      </w:r>
    </w:p>
    <w:p w14:paraId="57B682C1" w14:textId="77777777" w:rsidR="00295A99" w:rsidRPr="00B95DD4" w:rsidRDefault="00295A99" w:rsidP="00B95DD4">
      <w:pPr>
        <w:pStyle w:val="BodyText"/>
      </w:pPr>
    </w:p>
    <w:p w14:paraId="47DB8B6D" w14:textId="2C5C8490" w:rsidR="001B2821" w:rsidRDefault="00295A99" w:rsidP="001B2821">
      <w:pPr>
        <w:pStyle w:val="BodyText"/>
      </w:pPr>
      <w:r>
        <w:rPr>
          <w:noProof/>
        </w:rPr>
        <w:drawing>
          <wp:inline distT="0" distB="0" distL="0" distR="0" wp14:anchorId="74565C4E" wp14:editId="5A3BF4D7">
            <wp:extent cx="4899660" cy="5662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0750" cy="5663614"/>
                    </a:xfrm>
                    <a:prstGeom prst="rect">
                      <a:avLst/>
                    </a:prstGeom>
                  </pic:spPr>
                </pic:pic>
              </a:graphicData>
            </a:graphic>
          </wp:inline>
        </w:drawing>
      </w:r>
    </w:p>
    <w:p w14:paraId="552A011E" w14:textId="77777777" w:rsidR="00295A99" w:rsidRDefault="00295A99">
      <w:r>
        <w:br w:type="page"/>
      </w:r>
    </w:p>
    <w:p w14:paraId="4E9A3530" w14:textId="492CC262" w:rsidR="00295A99" w:rsidRPr="00295A99" w:rsidRDefault="00295A99" w:rsidP="00295A99">
      <w:pPr>
        <w:ind w:firstLine="720"/>
        <w:rPr>
          <w:b/>
        </w:rPr>
      </w:pPr>
      <w:r w:rsidRPr="00295A99">
        <w:rPr>
          <w:b/>
        </w:rPr>
        <w:t xml:space="preserve">Add </w:t>
      </w:r>
      <w:proofErr w:type="gramStart"/>
      <w:r w:rsidRPr="00295A99">
        <w:rPr>
          <w:b/>
        </w:rPr>
        <w:t>New</w:t>
      </w:r>
      <w:proofErr w:type="gramEnd"/>
      <w:r w:rsidRPr="00295A99">
        <w:rPr>
          <w:b/>
        </w:rPr>
        <w:t xml:space="preserve"> plate wizard</w:t>
      </w:r>
    </w:p>
    <w:p w14:paraId="4779BBBB" w14:textId="77777777" w:rsidR="00295A99" w:rsidRDefault="00295A99">
      <w:r>
        <w:rPr>
          <w:noProof/>
        </w:rPr>
        <w:drawing>
          <wp:inline distT="0" distB="0" distL="0" distR="0" wp14:anchorId="0D625E1D" wp14:editId="2AB6D0E3">
            <wp:extent cx="6375400" cy="320404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75400" cy="3204047"/>
                    </a:xfrm>
                    <a:prstGeom prst="rect">
                      <a:avLst/>
                    </a:prstGeom>
                  </pic:spPr>
                </pic:pic>
              </a:graphicData>
            </a:graphic>
          </wp:inline>
        </w:drawing>
      </w:r>
    </w:p>
    <w:p w14:paraId="2F4AA30C" w14:textId="77777777" w:rsidR="00295A99" w:rsidRDefault="00295A99"/>
    <w:p w14:paraId="5D5DD27B" w14:textId="77777777" w:rsidR="00295A99" w:rsidRDefault="00295A99"/>
    <w:p w14:paraId="5ACEDBCF" w14:textId="7679C31E" w:rsidR="001B2821" w:rsidRDefault="00295A99">
      <w:pPr>
        <w:rPr>
          <w:rFonts w:ascii="Arial" w:hAnsi="Arial"/>
          <w:sz w:val="22"/>
        </w:rPr>
      </w:pPr>
      <w:r>
        <w:rPr>
          <w:noProof/>
        </w:rPr>
        <w:drawing>
          <wp:inline distT="0" distB="0" distL="0" distR="0" wp14:anchorId="383F56ED" wp14:editId="10D750FD">
            <wp:extent cx="6299200" cy="3232378"/>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03137" cy="3234398"/>
                    </a:xfrm>
                    <a:prstGeom prst="rect">
                      <a:avLst/>
                    </a:prstGeom>
                  </pic:spPr>
                </pic:pic>
              </a:graphicData>
            </a:graphic>
          </wp:inline>
        </w:drawing>
      </w:r>
      <w:r w:rsidR="001B2821">
        <w:br w:type="page"/>
      </w:r>
    </w:p>
    <w:p w14:paraId="1451C025" w14:textId="13602BCE" w:rsidR="00B95DD4" w:rsidRDefault="00B95DD4" w:rsidP="00B95DD4">
      <w:pPr>
        <w:pStyle w:val="Heading3"/>
      </w:pPr>
      <w:bookmarkStart w:id="151" w:name="_Toc286359815"/>
      <w:r>
        <w:t>Open Issues / Questions Experiment Management</w:t>
      </w:r>
      <w:bookmarkEnd w:id="151"/>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proofErr w:type="gramStart"/>
            <w:r>
              <w:t>note</w:t>
            </w:r>
            <w:proofErr w:type="gramEnd"/>
            <w:r>
              <w:t xml:space="preserv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152" w:author="Alex" w:date="2015-02-25T09:18:00Z">
              <w:r>
                <w:t xml:space="preserve">Might need </w:t>
              </w:r>
              <w:proofErr w:type="spellStart"/>
              <w:r>
                <w:t>Need</w:t>
              </w:r>
              <w:proofErr w:type="spellEnd"/>
              <w:r>
                <w:t xml:space="preserve">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proofErr w:type="gramStart"/>
            <w:ins w:id="153" w:author="Alex" w:date="2015-02-25T09:18:00Z">
              <w:r>
                <w:t>e</w:t>
              </w:r>
              <w:proofErr w:type="gramEnd"/>
              <w:r>
                <w:t>.g.,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154" w:name="_Toc286359816"/>
      <w:bookmarkEnd w:id="105"/>
      <w:r>
        <w:t>Results Analysis</w:t>
      </w:r>
      <w:r w:rsidR="00B31CA3">
        <w:t xml:space="preserve"> Requirements</w:t>
      </w:r>
      <w:bookmarkEnd w:id="154"/>
    </w:p>
    <w:p w14:paraId="69630E74" w14:textId="77777777" w:rsidR="00B95DD4" w:rsidRDefault="00B95DD4" w:rsidP="00B95DD4">
      <w:pPr>
        <w:pStyle w:val="BodyText"/>
      </w:pPr>
    </w:p>
    <w:p w14:paraId="182E6A8F" w14:textId="47BAB170" w:rsidR="00B95DD4" w:rsidRDefault="00B95DD4" w:rsidP="00B95DD4">
      <w:pPr>
        <w:pStyle w:val="Heading3"/>
      </w:pPr>
      <w:bookmarkStart w:id="155" w:name="_Toc286359817"/>
      <w:r>
        <w:t>Overview</w:t>
      </w:r>
      <w:bookmarkEnd w:id="155"/>
    </w:p>
    <w:p w14:paraId="28A6BFCB" w14:textId="77777777" w:rsidR="00E5372D" w:rsidRDefault="00E5372D" w:rsidP="00E5372D">
      <w:pPr>
        <w:pStyle w:val="BodyText"/>
        <w:ind w:left="0"/>
      </w:pPr>
    </w:p>
    <w:p w14:paraId="20189DB9" w14:textId="2983BFCA"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w:t>
      </w:r>
      <w:ins w:id="156" w:author="Sean Sinnott" w:date="2015-03-03T19:50:00Z">
        <w:r w:rsidR="00971085">
          <w:t xml:space="preserve">There is a large variety of </w:t>
        </w:r>
      </w:ins>
      <w:ins w:id="157" w:author="Sean Sinnott" w:date="2015-03-03T19:51:00Z">
        <w:r w:rsidR="00221009">
          <w:t>output formats for analysis machine</w:t>
        </w:r>
      </w:ins>
      <w:ins w:id="158" w:author="Sean Sinnott" w:date="2015-03-03T19:53:00Z">
        <w:r w:rsidR="00221009">
          <w:t>s</w:t>
        </w:r>
      </w:ins>
      <w:ins w:id="159" w:author="Sean Sinnott" w:date="2015-03-03T19:51:00Z">
        <w:r w:rsidR="00221009">
          <w:t xml:space="preserve"> so the system must support the introduction of new text parsers. </w:t>
        </w:r>
      </w:ins>
      <w:r>
        <w:t xml:space="preserve">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rPr>
          <w:ins w:id="160" w:author="Sean Sinnott" w:date="2015-03-03T19:56:00Z"/>
        </w:rPr>
      </w:pPr>
      <w:r>
        <w:t xml:space="preserve">The concentration </w:t>
      </w:r>
      <w:r w:rsidR="00181FF0">
        <w:t xml:space="preserve">of </w:t>
      </w:r>
      <w:r>
        <w:t>compounds in the wells.</w:t>
      </w:r>
    </w:p>
    <w:p w14:paraId="201FEC1E" w14:textId="0A56C07A" w:rsidR="00556BC7" w:rsidRDefault="00556BC7" w:rsidP="00556BC7">
      <w:pPr>
        <w:pStyle w:val="BodyText"/>
        <w:numPr>
          <w:ilvl w:val="0"/>
          <w:numId w:val="28"/>
        </w:numPr>
      </w:pPr>
      <w:ins w:id="161" w:author="Sean Sinnott" w:date="2015-03-03T19:56:00Z">
        <w:r>
          <w:t>The Z value of</w:t>
        </w:r>
      </w:ins>
      <w:ins w:id="162" w:author="Sean Sinnott" w:date="2015-03-03T20:06:00Z">
        <w:r w:rsidR="00A404E1">
          <w:t xml:space="preserve"> a</w:t>
        </w:r>
      </w:ins>
      <w:ins w:id="163" w:author="Sean Sinnott" w:date="2015-03-03T19:56:00Z">
        <w:r>
          <w:t xml:space="preserve"> part</w:t>
        </w:r>
        <w:r w:rsidR="00A404E1">
          <w:t>icular well</w:t>
        </w:r>
        <w:r>
          <w:t>.</w:t>
        </w:r>
      </w:ins>
    </w:p>
    <w:p w14:paraId="2599ED8D" w14:textId="0286FC3B" w:rsidR="00181FF0" w:rsidRDefault="00181FF0" w:rsidP="00E5372D">
      <w:pPr>
        <w:pStyle w:val="BodyText"/>
        <w:numPr>
          <w:ilvl w:val="0"/>
          <w:numId w:val="28"/>
        </w:numPr>
      </w:pPr>
      <w:r>
        <w:t>The compounds in the wells.</w:t>
      </w:r>
    </w:p>
    <w:p w14:paraId="5E3D167E" w14:textId="3ED119B3" w:rsidR="00556BC7" w:rsidRDefault="00E5372D" w:rsidP="00AE5587">
      <w:pPr>
        <w:pStyle w:val="BodyText"/>
        <w:numPr>
          <w:ilvl w:val="0"/>
          <w:numId w:val="28"/>
        </w:numPr>
        <w:rPr>
          <w:ins w:id="164" w:author="Sean Sinnott" w:date="2015-03-03T19:57:00Z"/>
        </w:rPr>
      </w:pPr>
      <w:r>
        <w:t>What type of well’s are which (</w:t>
      </w:r>
      <w:r w:rsidR="00181FF0">
        <w:t xml:space="preserve">ex. </w:t>
      </w:r>
      <w:r>
        <w:t>EXP, POS, NEG).</w:t>
      </w:r>
    </w:p>
    <w:p w14:paraId="6894C17A" w14:textId="54A1F49D" w:rsidR="00556BC7" w:rsidRDefault="00556BC7">
      <w:pPr>
        <w:pStyle w:val="BodyText"/>
        <w:rPr>
          <w:ins w:id="165" w:author="Sean Sinnott" w:date="2015-03-03T19:58:00Z"/>
        </w:rPr>
        <w:pPrChange w:id="166" w:author="Sean Sinnott" w:date="2015-03-03T20:05:00Z">
          <w:pPr>
            <w:pStyle w:val="BodyText"/>
            <w:numPr>
              <w:numId w:val="28"/>
            </w:numPr>
            <w:ind w:left="1440" w:hanging="360"/>
          </w:pPr>
        </w:pPrChange>
      </w:pPr>
      <w:ins w:id="167" w:author="Sean Sinnott" w:date="2015-03-03T19:57:00Z">
        <w:r>
          <w:t>On</w:t>
        </w:r>
      </w:ins>
      <w:ins w:id="168" w:author="Sean Sinnott" w:date="2015-03-03T20:00:00Z">
        <w:r w:rsidR="00AE5587">
          <w:t>ce</w:t>
        </w:r>
      </w:ins>
      <w:ins w:id="169" w:author="Sean Sinnott" w:date="2015-03-03T19:57:00Z">
        <w:r>
          <w:t xml:space="preserve"> an initial review of the wells is completed. </w:t>
        </w:r>
      </w:ins>
      <w:ins w:id="170" w:author="Sean Sinnott" w:date="2015-03-03T19:58:00Z">
        <w:r>
          <w:t>The results can be saved</w:t>
        </w:r>
        <w:r w:rsidR="00AE5587">
          <w:t xml:space="preserve"> to the system and the </w:t>
        </w:r>
        <w:proofErr w:type="gramStart"/>
        <w:r w:rsidR="00AE5587">
          <w:t>results</w:t>
        </w:r>
        <w:proofErr w:type="gramEnd"/>
        <w:r w:rsidR="00AE5587">
          <w:t xml:space="preserve"> as a whole can be </w:t>
        </w:r>
      </w:ins>
      <w:proofErr w:type="spellStart"/>
      <w:ins w:id="171" w:author="Sean Sinnott" w:date="2015-03-03T20:11:00Z">
        <w:r w:rsidR="00A250A0">
          <w:t>QC’ed</w:t>
        </w:r>
        <w:proofErr w:type="spellEnd"/>
        <w:r w:rsidR="00A250A0">
          <w:t xml:space="preserve"> </w:t>
        </w:r>
      </w:ins>
      <w:ins w:id="172" w:author="Sean Sinnott" w:date="2015-03-03T19:58:00Z">
        <w:r w:rsidR="00AE5587">
          <w:t>in a number of ways.</w:t>
        </w:r>
      </w:ins>
    </w:p>
    <w:p w14:paraId="35764B2C" w14:textId="23122D5D" w:rsidR="00AE5587" w:rsidRDefault="00A404E1">
      <w:pPr>
        <w:pStyle w:val="BodyText"/>
        <w:rPr>
          <w:ins w:id="173" w:author="Sean Sinnott" w:date="2015-03-03T20:01:00Z"/>
        </w:rPr>
        <w:pPrChange w:id="174" w:author="Sean Sinnott" w:date="2015-03-03T20:05:00Z">
          <w:pPr>
            <w:pStyle w:val="BodyText"/>
            <w:numPr>
              <w:numId w:val="28"/>
            </w:numPr>
            <w:ind w:left="1440" w:hanging="360"/>
          </w:pPr>
        </w:pPrChange>
      </w:pPr>
      <w:ins w:id="175" w:author="Sean Sinnott" w:date="2015-03-03T20:05:00Z">
        <w:r>
          <w:t xml:space="preserve">     </w:t>
        </w:r>
      </w:ins>
      <w:ins w:id="176" w:author="Sean Sinnott" w:date="2015-03-03T20:01:00Z">
        <w:r w:rsidR="00AE5587">
          <w:t>1) Individual plates can be brought up and reviewed for all of the above values.</w:t>
        </w:r>
      </w:ins>
    </w:p>
    <w:p w14:paraId="60D15113" w14:textId="0B6306C1" w:rsidR="00AE5587" w:rsidRDefault="00A404E1">
      <w:pPr>
        <w:pStyle w:val="BodyText"/>
        <w:ind w:left="0"/>
        <w:rPr>
          <w:ins w:id="177" w:author="Sean Sinnott" w:date="2015-03-03T20:02:00Z"/>
        </w:rPr>
        <w:pPrChange w:id="178" w:author="Sean Sinnott" w:date="2015-03-03T20:05:00Z">
          <w:pPr>
            <w:pStyle w:val="BodyText"/>
            <w:numPr>
              <w:numId w:val="28"/>
            </w:numPr>
            <w:ind w:left="1440" w:hanging="360"/>
          </w:pPr>
        </w:pPrChange>
      </w:pPr>
      <w:ins w:id="179" w:author="Sean Sinnott" w:date="2015-03-03T20:05:00Z">
        <w:r>
          <w:t xml:space="preserve">  </w:t>
        </w:r>
        <w:r>
          <w:tab/>
          <w:t xml:space="preserve">     </w:t>
        </w:r>
      </w:ins>
      <w:ins w:id="180" w:author="Sean Sinnott" w:date="2015-03-03T20:01:00Z">
        <w:r w:rsidR="00AE5587">
          <w:t>2) The Z’ value of each plat</w:t>
        </w:r>
        <w:r w:rsidR="0076241D">
          <w:t>e will be</w:t>
        </w:r>
        <w:r w:rsidR="00AE5587">
          <w:t xml:space="preserve"> computed</w:t>
        </w:r>
      </w:ins>
      <w:ins w:id="181" w:author="Sean Sinnott" w:date="2015-03-03T20:02:00Z">
        <w:r w:rsidR="0076241D">
          <w:t xml:space="preserve"> and displayed next to the plate.</w:t>
        </w:r>
      </w:ins>
    </w:p>
    <w:p w14:paraId="29A732B3" w14:textId="5C47FBF4" w:rsidR="0076241D" w:rsidRDefault="0076241D">
      <w:pPr>
        <w:pStyle w:val="BodyText"/>
        <w:ind w:left="1020"/>
        <w:rPr>
          <w:ins w:id="182" w:author="Sean Sinnott" w:date="2015-03-03T20:06:00Z"/>
        </w:rPr>
        <w:pPrChange w:id="183" w:author="Sean Sinnott" w:date="2015-03-03T20:06:00Z">
          <w:pPr>
            <w:pStyle w:val="BodyText"/>
            <w:numPr>
              <w:numId w:val="28"/>
            </w:numPr>
            <w:ind w:left="1440" w:hanging="360"/>
          </w:pPr>
        </w:pPrChange>
      </w:pPr>
      <w:ins w:id="184" w:author="Sean Sinnott" w:date="2015-03-03T20:02:00Z">
        <w:r>
          <w:t xml:space="preserve">3) The </w:t>
        </w:r>
      </w:ins>
      <w:ins w:id="185" w:author="Sean Sinnott" w:date="2015-03-03T20:03:00Z">
        <w:r>
          <w:t xml:space="preserve">entire set of plates can be represented as a large heat map. </w:t>
        </w:r>
      </w:ins>
      <w:ins w:id="186" w:author="Sean Sinnott" w:date="2015-03-03T20:06:00Z">
        <w:r w:rsidR="005649F3">
          <w:t>A zoom in feature will</w:t>
        </w:r>
      </w:ins>
    </w:p>
    <w:p w14:paraId="1D1225FC" w14:textId="520B39EB" w:rsidR="005649F3" w:rsidRDefault="005649F3">
      <w:pPr>
        <w:pStyle w:val="BodyText"/>
        <w:ind w:left="1020"/>
        <w:rPr>
          <w:ins w:id="187" w:author="Sean Sinnott" w:date="2015-03-03T20:05:00Z"/>
        </w:rPr>
        <w:pPrChange w:id="188" w:author="Sean Sinnott" w:date="2015-03-03T20:08:00Z">
          <w:pPr>
            <w:pStyle w:val="BodyText"/>
            <w:numPr>
              <w:numId w:val="28"/>
            </w:numPr>
            <w:ind w:left="1440" w:hanging="360"/>
          </w:pPr>
        </w:pPrChange>
      </w:pPr>
      <w:ins w:id="189" w:author="Sean Sinnott" w:date="2015-03-03T20:08:00Z">
        <w:r>
          <w:t xml:space="preserve">     </w:t>
        </w:r>
      </w:ins>
      <w:proofErr w:type="gramStart"/>
      <w:ins w:id="190" w:author="Sean Sinnott" w:date="2015-03-03T20:07:00Z">
        <w:r>
          <w:t>allow</w:t>
        </w:r>
        <w:proofErr w:type="gramEnd"/>
        <w:r>
          <w:t xml:space="preserve"> the user to select specific areas of points to examine in greater detail.</w:t>
        </w:r>
      </w:ins>
    </w:p>
    <w:p w14:paraId="30023952" w14:textId="1F40142D" w:rsidR="00A404E1" w:rsidRDefault="00A404E1">
      <w:pPr>
        <w:pStyle w:val="BodyText"/>
        <w:ind w:left="1020"/>
        <w:rPr>
          <w:ins w:id="191" w:author="Sean Sinnott" w:date="2015-03-03T20:10:00Z"/>
        </w:rPr>
        <w:pPrChange w:id="192" w:author="Sean Sinnott" w:date="2015-03-03T20:23:00Z">
          <w:pPr>
            <w:pStyle w:val="BodyText"/>
            <w:numPr>
              <w:numId w:val="28"/>
            </w:numPr>
            <w:ind w:left="1440" w:hanging="360"/>
          </w:pPr>
        </w:pPrChange>
      </w:pPr>
      <w:ins w:id="193" w:author="Sean Sinnott" w:date="2015-03-03T20:05:00Z">
        <w:r>
          <w:t>4)</w:t>
        </w:r>
        <w:r w:rsidR="005649F3">
          <w:t xml:space="preserve"> </w:t>
        </w:r>
      </w:ins>
      <w:ins w:id="194" w:author="Sean Sinnott" w:date="2015-03-03T20:07:00Z">
        <w:r w:rsidR="005649F3">
          <w:t>Positive and Negative control wells</w:t>
        </w:r>
      </w:ins>
      <w:ins w:id="195" w:author="Sean Sinnott" w:date="2015-03-03T20:23:00Z">
        <w:r w:rsidR="009A3965">
          <w:t>,</w:t>
        </w:r>
      </w:ins>
      <w:ins w:id="196" w:author="Sean Sinnott" w:date="2015-03-03T20:10:00Z">
        <w:r w:rsidR="00A250A0">
          <w:t xml:space="preserve"> across all plates</w:t>
        </w:r>
      </w:ins>
      <w:ins w:id="197" w:author="Sean Sinnott" w:date="2015-03-03T20:07:00Z">
        <w:r w:rsidR="009A3965">
          <w:t xml:space="preserve">, </w:t>
        </w:r>
        <w:r w:rsidR="005649F3">
          <w:t xml:space="preserve">over </w:t>
        </w:r>
      </w:ins>
      <w:ins w:id="198" w:author="Sean Sinnott" w:date="2015-03-03T20:08:00Z">
        <w:r w:rsidR="005649F3">
          <w:t>time can be represent</w:t>
        </w:r>
      </w:ins>
      <w:ins w:id="199" w:author="Sean Sinnott" w:date="2015-03-03T20:32:00Z">
        <w:r w:rsidR="001F6D87">
          <w:t>ed</w:t>
        </w:r>
      </w:ins>
      <w:ins w:id="200" w:author="Sean Sinnott" w:date="2015-03-03T20:08:00Z">
        <w:r w:rsidR="005649F3">
          <w:t xml:space="preserve"> to look at </w:t>
        </w:r>
      </w:ins>
      <w:ins w:id="201" w:author="Sean Sinnott" w:date="2015-03-03T20:32:00Z">
        <w:r w:rsidR="001F6D87">
          <w:t xml:space="preserve">odd </w:t>
        </w:r>
      </w:ins>
      <w:ins w:id="202" w:author="Sean Sinnott" w:date="2015-03-03T20:08:00Z">
        <w:r w:rsidR="005649F3">
          <w:t>drift</w:t>
        </w:r>
      </w:ins>
      <w:ins w:id="203" w:author="Sean Sinnott" w:date="2015-03-03T20:32:00Z">
        <w:r w:rsidR="001F6D87">
          <w:t>s</w:t>
        </w:r>
      </w:ins>
      <w:ins w:id="204" w:author="Sean Sinnott" w:date="2015-03-03T20:08:00Z">
        <w:r w:rsidR="005649F3">
          <w:t xml:space="preserve"> in </w:t>
        </w:r>
      </w:ins>
      <w:ins w:id="205" w:author="Sean Sinnott" w:date="2015-03-03T20:19:00Z">
        <w:r w:rsidR="00407C28">
          <w:t>controls over time.</w:t>
        </w:r>
      </w:ins>
    </w:p>
    <w:p w14:paraId="25A482BE" w14:textId="51AF2CFD" w:rsidR="00A250A0" w:rsidRDefault="00A250A0">
      <w:pPr>
        <w:pStyle w:val="BodyText"/>
        <w:rPr>
          <w:ins w:id="206" w:author="Sean Sinnott" w:date="2015-03-03T20:12:00Z"/>
        </w:rPr>
        <w:pPrChange w:id="207" w:author="Sean Sinnott" w:date="2015-03-03T20:11:00Z">
          <w:pPr>
            <w:pStyle w:val="BodyText"/>
            <w:numPr>
              <w:numId w:val="28"/>
            </w:numPr>
            <w:ind w:left="1440" w:hanging="360"/>
          </w:pPr>
        </w:pPrChange>
      </w:pPr>
      <w:ins w:id="208" w:author="Sean Sinnott" w:date="2015-03-03T20:11:00Z">
        <w:r>
          <w:t>In either stage of the above process specific wells</w:t>
        </w:r>
        <w:r w:rsidR="009A3965">
          <w:t>,</w:t>
        </w:r>
        <w:r>
          <w:t xml:space="preserve"> or </w:t>
        </w:r>
      </w:ins>
      <w:ins w:id="209" w:author="Sean Sinnott" w:date="2015-03-03T20:12:00Z">
        <w:r>
          <w:t>entire plates</w:t>
        </w:r>
        <w:r w:rsidR="009A3965">
          <w:t>,</w:t>
        </w:r>
        <w:r>
          <w:t xml:space="preserve"> can be tagged for exclusion due to unreliability. </w:t>
        </w:r>
      </w:ins>
    </w:p>
    <w:p w14:paraId="430F8F26" w14:textId="1FDA254A" w:rsidR="005F6D10" w:rsidRDefault="005F6D10">
      <w:pPr>
        <w:pStyle w:val="BodyText"/>
        <w:rPr>
          <w:ins w:id="210" w:author="Sean Sinnott" w:date="2015-03-03T20:20:00Z"/>
        </w:rPr>
        <w:pPrChange w:id="211" w:author="Sean Sinnott" w:date="2015-03-03T20:11:00Z">
          <w:pPr>
            <w:pStyle w:val="BodyText"/>
            <w:numPr>
              <w:numId w:val="28"/>
            </w:numPr>
            <w:ind w:left="1440" w:hanging="360"/>
          </w:pPr>
        </w:pPrChange>
      </w:pPr>
      <w:ins w:id="212" w:author="Sean Sinnott" w:date="2015-03-03T20:13:00Z">
        <w:r>
          <w:t xml:space="preserve">Finally the results associated with the plate can be reviewed as </w:t>
        </w:r>
      </w:ins>
      <w:ins w:id="213" w:author="Sean Sinnott" w:date="2015-03-03T20:16:00Z">
        <w:r w:rsidR="00413928">
          <w:t xml:space="preserve">scatter plots with a fitted </w:t>
        </w:r>
      </w:ins>
      <w:ins w:id="214" w:author="Sean Sinnott" w:date="2015-03-03T20:13:00Z">
        <w:r>
          <w:t xml:space="preserve">dose response curves. The dosage amount associated with each well will be normalized </w:t>
        </w:r>
      </w:ins>
      <w:ins w:id="215" w:author="Sean Sinnott" w:date="2015-03-03T20:15:00Z">
        <w:r w:rsidR="008E3E51">
          <w:t>by default</w:t>
        </w:r>
      </w:ins>
      <w:ins w:id="216" w:author="Sean Sinnott" w:date="2015-03-03T20:13:00Z">
        <w:r>
          <w:t>.</w:t>
        </w:r>
      </w:ins>
      <w:ins w:id="217" w:author="Sean Sinnott" w:date="2015-03-03T20:14:00Z">
        <w:r>
          <w:t xml:space="preserve"> </w:t>
        </w:r>
      </w:ins>
      <w:ins w:id="218" w:author="Sean Sinnott" w:date="2015-03-03T20:17:00Z">
        <w:r w:rsidR="00413928">
          <w:t>However the end user will be able to plug in normalization functions if they so wished.</w:t>
        </w:r>
      </w:ins>
      <w:ins w:id="219" w:author="Sean Sinnott" w:date="2015-03-03T20:18:00Z">
        <w:r w:rsidR="00C04986">
          <w:t xml:space="preserve"> </w:t>
        </w:r>
      </w:ins>
      <w:ins w:id="220" w:author="Sean Sinnott" w:date="2015-03-03T20:19:00Z">
        <w:r w:rsidR="00407C28">
          <w:t xml:space="preserve">The dose response chart will be interactive and allow for the removal of specific points of data </w:t>
        </w:r>
      </w:ins>
      <w:ins w:id="221" w:author="Sean Sinnott" w:date="2015-03-03T20:20:00Z">
        <w:r w:rsidR="002C3EC1">
          <w:t>– and an ad</w:t>
        </w:r>
        <w:r w:rsidR="00286A76">
          <w:t>justment of the fitted curve dynamically.</w:t>
        </w:r>
      </w:ins>
    </w:p>
    <w:p w14:paraId="76E355DC" w14:textId="57F32F21" w:rsidR="00286A76" w:rsidRPr="00172DCF" w:rsidRDefault="00172DCF">
      <w:pPr>
        <w:pStyle w:val="BodyText"/>
        <w:rPr>
          <w:ins w:id="222" w:author="Sean Sinnott" w:date="2015-03-03T20:21:00Z"/>
          <w:b/>
          <w:rPrChange w:id="223" w:author="Sean Sinnott" w:date="2015-03-03T20:21:00Z">
            <w:rPr>
              <w:ins w:id="224" w:author="Sean Sinnott" w:date="2015-03-03T20:21:00Z"/>
            </w:rPr>
          </w:rPrChange>
        </w:rPr>
        <w:pPrChange w:id="225" w:author="Sean Sinnott" w:date="2015-03-03T20:11:00Z">
          <w:pPr>
            <w:pStyle w:val="BodyText"/>
            <w:numPr>
              <w:numId w:val="28"/>
            </w:numPr>
            <w:ind w:left="1440" w:hanging="360"/>
          </w:pPr>
        </w:pPrChange>
      </w:pPr>
      <w:ins w:id="226" w:author="Sean Sinnott" w:date="2015-03-03T20:21:00Z">
        <w:r w:rsidRPr="00172DCF">
          <w:rPr>
            <w:b/>
            <w:rPrChange w:id="227" w:author="Sean Sinnott" w:date="2015-03-03T20:21:00Z">
              <w:rPr/>
            </w:rPrChange>
          </w:rPr>
          <w:t>Algorithms –</w:t>
        </w:r>
      </w:ins>
    </w:p>
    <w:p w14:paraId="21030A19" w14:textId="4D8666EC" w:rsidR="00172DCF" w:rsidRDefault="00172DCF">
      <w:pPr>
        <w:pStyle w:val="BodyText"/>
        <w:rPr>
          <w:ins w:id="228" w:author="Sean Sinnott" w:date="2015-03-03T20:22:00Z"/>
        </w:rPr>
        <w:pPrChange w:id="229" w:author="Sean Sinnott" w:date="2015-03-03T20:11:00Z">
          <w:pPr>
            <w:pStyle w:val="BodyText"/>
            <w:numPr>
              <w:numId w:val="28"/>
            </w:numPr>
            <w:ind w:left="1440" w:hanging="360"/>
          </w:pPr>
        </w:pPrChange>
      </w:pPr>
      <w:ins w:id="230" w:author="Sean Sinnott" w:date="2015-03-03T20:21:00Z">
        <w:r>
          <w:t xml:space="preserve">A number of </w:t>
        </w:r>
      </w:ins>
      <w:ins w:id="231" w:author="Sean Sinnott" w:date="2015-03-03T20:22:00Z">
        <w:r>
          <w:t>computations</w:t>
        </w:r>
      </w:ins>
      <w:ins w:id="232" w:author="Sean Sinnott" w:date="2015-03-03T20:21:00Z">
        <w:r>
          <w:t xml:space="preserve"> were mentioned above – and more may follow. So this section describes the algorithms</w:t>
        </w:r>
      </w:ins>
      <w:ins w:id="233" w:author="Sean Sinnott" w:date="2015-03-03T20:22:00Z">
        <w:r>
          <w:t xml:space="preserve"> that should be used for calculation.</w:t>
        </w:r>
      </w:ins>
    </w:p>
    <w:p w14:paraId="382742E0" w14:textId="77777777" w:rsidR="00172DCF" w:rsidRDefault="00172DCF">
      <w:pPr>
        <w:pStyle w:val="BodyText"/>
        <w:rPr>
          <w:ins w:id="234" w:author="Sean Sinnott" w:date="2015-03-03T20:10:00Z"/>
        </w:rPr>
        <w:pPrChange w:id="235" w:author="Sean Sinnott" w:date="2015-03-03T20:11:00Z">
          <w:pPr>
            <w:pStyle w:val="BodyText"/>
            <w:numPr>
              <w:numId w:val="28"/>
            </w:numPr>
            <w:ind w:left="1440" w:hanging="360"/>
          </w:pPr>
        </w:pPrChange>
      </w:pPr>
    </w:p>
    <w:p w14:paraId="1060D934" w14:textId="375F9B32" w:rsidR="00E57162" w:rsidRPr="009A3965" w:rsidRDefault="009A3965">
      <w:pPr>
        <w:pStyle w:val="BodyText"/>
        <w:rPr>
          <w:ins w:id="236" w:author="Sean Sinnott" w:date="2015-03-03T20:28:00Z"/>
          <w:b/>
          <w:rPrChange w:id="237" w:author="Sean Sinnott" w:date="2015-03-03T20:29:00Z">
            <w:rPr>
              <w:ins w:id="238" w:author="Sean Sinnott" w:date="2015-03-03T20:28:00Z"/>
              <w:rFonts w:ascii="Times" w:hAnsi="Times"/>
              <w:sz w:val="20"/>
              <w:szCs w:val="20"/>
            </w:rPr>
          </w:rPrChange>
        </w:rPr>
        <w:pPrChange w:id="239" w:author="Sean Sinnott" w:date="2015-03-03T20:30:00Z">
          <w:pPr/>
        </w:pPrChange>
      </w:pPr>
      <w:ins w:id="240" w:author="Sean Sinnott" w:date="2015-03-03T20:27:00Z">
        <w:r w:rsidRPr="009A3965">
          <w:rPr>
            <w:b/>
            <w:rPrChange w:id="241" w:author="Sean Sinnott" w:date="2015-03-03T20:29:00Z">
              <w:rPr/>
            </w:rPrChange>
          </w:rPr>
          <w:t>The Z value –</w:t>
        </w:r>
      </w:ins>
      <w:ins w:id="242" w:author="Sean Sinnott" w:date="2015-03-03T20:30:00Z">
        <w:r w:rsidR="00E57162" w:rsidRPr="00E57162">
          <w:t xml:space="preserve"> </w:t>
        </w:r>
        <w:r w:rsidR="00E57162">
          <w:rPr>
            <w:b/>
          </w:rPr>
          <w:fldChar w:fldCharType="begin"/>
        </w:r>
        <w:r w:rsidR="00E57162">
          <w:rPr>
            <w:b/>
          </w:rPr>
          <w:instrText xml:space="preserve"> HYPERLINK "</w:instrText>
        </w:r>
        <w:r w:rsidR="00E57162" w:rsidRPr="00E57162">
          <w:rPr>
            <w:b/>
          </w:rPr>
          <w:instrText>http://en.wikipedia.org/wiki/Z-test</w:instrText>
        </w:r>
        <w:r w:rsidR="00E57162">
          <w:rPr>
            <w:b/>
          </w:rPr>
          <w:instrText xml:space="preserve">" </w:instrText>
        </w:r>
        <w:r w:rsidR="00E57162">
          <w:rPr>
            <w:b/>
          </w:rPr>
          <w:fldChar w:fldCharType="separate"/>
        </w:r>
        <w:r w:rsidR="00E57162" w:rsidRPr="00074498">
          <w:rPr>
            <w:rStyle w:val="Hyperlink"/>
            <w:b/>
          </w:rPr>
          <w:t>http://en.wikipedia.org/wiki/Z-test</w:t>
        </w:r>
        <w:r w:rsidR="00E57162">
          <w:rPr>
            <w:b/>
          </w:rPr>
          <w:fldChar w:fldCharType="end"/>
        </w:r>
      </w:ins>
    </w:p>
    <w:p w14:paraId="12D2BDD2" w14:textId="6BDB805D" w:rsidR="009A3965" w:rsidRDefault="009A3965">
      <w:pPr>
        <w:pStyle w:val="BodyText"/>
        <w:rPr>
          <w:ins w:id="243" w:author="Sean Sinnott" w:date="2015-03-03T20:28:00Z"/>
        </w:rPr>
        <w:pPrChange w:id="244" w:author="Sean Sinnott" w:date="2015-03-03T20:23:00Z">
          <w:pPr>
            <w:pStyle w:val="BodyText"/>
            <w:numPr>
              <w:numId w:val="28"/>
            </w:numPr>
            <w:ind w:left="1440" w:hanging="360"/>
          </w:pPr>
        </w:pPrChange>
      </w:pPr>
      <w:ins w:id="245" w:author="Sean Sinnott" w:date="2015-03-03T20:29:00Z">
        <w:r>
          <w:rPr>
            <w:rFonts w:ascii="Times" w:hAnsi="Times"/>
            <w:noProof/>
            <w:sz w:val="20"/>
            <w:szCs w:val="20"/>
            <w:rPrChange w:id="246" w:author="Unknown">
              <w:rPr>
                <w:noProof/>
              </w:rPr>
            </w:rPrChange>
          </w:rPr>
          <w:drawing>
            <wp:inline distT="0" distB="0" distL="0" distR="0" wp14:anchorId="5ED86DBD" wp14:editId="2FF6D28A">
              <wp:extent cx="751840" cy="573405"/>
              <wp:effectExtent l="0" t="0" r="10160" b="10795"/>
              <wp:docPr id="14" name="Picture 8" descr="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1840" cy="573405"/>
                      </a:xfrm>
                      <a:prstGeom prst="rect">
                        <a:avLst/>
                      </a:prstGeom>
                      <a:noFill/>
                      <a:ln>
                        <a:noFill/>
                      </a:ln>
                    </pic:spPr>
                  </pic:pic>
                </a:graphicData>
              </a:graphic>
            </wp:inline>
          </w:drawing>
        </w:r>
      </w:ins>
    </w:p>
    <w:p w14:paraId="11ACE921" w14:textId="19DB8E79" w:rsidR="009A3965" w:rsidRPr="009A3965" w:rsidRDefault="009A3965">
      <w:pPr>
        <w:ind w:left="720"/>
        <w:rPr>
          <w:ins w:id="247" w:author="Sean Sinnott" w:date="2015-03-03T20:29:00Z"/>
          <w:rFonts w:ascii="Times" w:hAnsi="Times"/>
          <w:sz w:val="20"/>
          <w:szCs w:val="20"/>
        </w:rPr>
        <w:pPrChange w:id="248" w:author="Sean Sinnott" w:date="2015-03-03T20:29:00Z">
          <w:pPr/>
        </w:pPrChange>
      </w:pPr>
      <w:ins w:id="249" w:author="Sean Sinnott" w:date="2015-03-03T20:29:00Z">
        <w:r>
          <w:rPr>
            <w:rFonts w:ascii="Verdana" w:hAnsi="Verdana"/>
            <w:color w:val="333333"/>
            <w:sz w:val="21"/>
            <w:szCs w:val="21"/>
            <w:shd w:val="clear" w:color="auto" w:fill="FFFFFF"/>
          </w:rPr>
          <w:t xml:space="preserve">This is calculated for each well on a plate. </w:t>
        </w:r>
        <w:proofErr w:type="gramStart"/>
        <w:r>
          <w:rPr>
            <w:rFonts w:ascii="Verdana" w:hAnsi="Verdana"/>
            <w:color w:val="333333"/>
            <w:sz w:val="21"/>
            <w:szCs w:val="21"/>
            <w:shd w:val="clear" w:color="auto" w:fill="FFFFFF"/>
          </w:rPr>
          <w:t>W</w:t>
        </w:r>
        <w:r w:rsidRPr="009A3965">
          <w:rPr>
            <w:rFonts w:ascii="Verdana" w:hAnsi="Verdana"/>
            <w:color w:val="333333"/>
            <w:sz w:val="21"/>
            <w:szCs w:val="21"/>
            <w:shd w:val="clear" w:color="auto" w:fill="FFFFFF"/>
          </w:rPr>
          <w:t>here </w:t>
        </w:r>
        <w:r>
          <w:rPr>
            <w:rFonts w:ascii="Times" w:hAnsi="Times"/>
            <w:noProof/>
            <w:sz w:val="20"/>
            <w:szCs w:val="20"/>
            <w:rPrChange w:id="250" w:author="Unknown">
              <w:rPr>
                <w:noProof/>
              </w:rPr>
            </w:rPrChange>
          </w:rPr>
          <w:drawing>
            <wp:inline distT="0" distB="0" distL="0" distR="0" wp14:anchorId="00F9FEB4" wp14:editId="0089083B">
              <wp:extent cx="100965" cy="116205"/>
              <wp:effectExtent l="0" t="0" r="635" b="10795"/>
              <wp:docPr id="24" name="Picture 10" descr="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965" cy="116205"/>
                      </a:xfrm>
                      <a:prstGeom prst="rect">
                        <a:avLst/>
                      </a:prstGeom>
                      <a:noFill/>
                      <a:ln>
                        <a:noFill/>
                      </a:ln>
                    </pic:spPr>
                  </pic:pic>
                </a:graphicData>
              </a:graphic>
            </wp:inline>
          </w:drawing>
        </w:r>
        <w:r w:rsidRPr="009A3965">
          <w:rPr>
            <w:rFonts w:ascii="Verdana" w:hAnsi="Verdana"/>
            <w:color w:val="333333"/>
            <w:sz w:val="21"/>
            <w:szCs w:val="21"/>
            <w:shd w:val="clear" w:color="auto" w:fill="FFFFFF"/>
          </w:rPr>
          <w:t> is the sample mean, Δ is a specified value to be tested, σ is the population standard deviation, and </w:t>
        </w:r>
        <w:r w:rsidRPr="009A3965">
          <w:rPr>
            <w:rFonts w:ascii="Verdana" w:hAnsi="Verdana"/>
            <w:i/>
            <w:iCs/>
            <w:color w:val="333333"/>
            <w:sz w:val="21"/>
            <w:szCs w:val="21"/>
            <w:shd w:val="clear" w:color="auto" w:fill="FFFFFF"/>
          </w:rPr>
          <w:t>n</w:t>
        </w:r>
        <w:r w:rsidRPr="009A3965">
          <w:rPr>
            <w:rFonts w:ascii="Verdana" w:hAnsi="Verdana"/>
            <w:color w:val="333333"/>
            <w:sz w:val="21"/>
            <w:szCs w:val="21"/>
            <w:shd w:val="clear" w:color="auto" w:fill="FFFFFF"/>
          </w:rPr>
          <w:t> is the size of the sample.</w:t>
        </w:r>
        <w:proofErr w:type="gramEnd"/>
        <w:r w:rsidRPr="009A3965">
          <w:rPr>
            <w:rFonts w:ascii="Verdana" w:hAnsi="Verdana"/>
            <w:color w:val="333333"/>
            <w:sz w:val="21"/>
            <w:szCs w:val="21"/>
            <w:shd w:val="clear" w:color="auto" w:fill="FFFFFF"/>
          </w:rPr>
          <w:t> </w:t>
        </w:r>
      </w:ins>
    </w:p>
    <w:p w14:paraId="2DC9068B" w14:textId="77777777" w:rsidR="009A3965" w:rsidRDefault="009A3965">
      <w:pPr>
        <w:pStyle w:val="BodyText"/>
        <w:rPr>
          <w:ins w:id="251" w:author="Sean Sinnott" w:date="2015-03-03T20:28:00Z"/>
        </w:rPr>
        <w:pPrChange w:id="252" w:author="Sean Sinnott" w:date="2015-03-03T20:23:00Z">
          <w:pPr>
            <w:pStyle w:val="BodyText"/>
            <w:numPr>
              <w:numId w:val="28"/>
            </w:numPr>
            <w:ind w:left="1440" w:hanging="360"/>
          </w:pPr>
        </w:pPrChange>
      </w:pPr>
    </w:p>
    <w:p w14:paraId="5F8E391C" w14:textId="5D83067B" w:rsidR="009A3965" w:rsidRDefault="009A3965" w:rsidP="009A3965">
      <w:pPr>
        <w:rPr>
          <w:ins w:id="253" w:author="Sean Sinnott" w:date="2015-03-03T20:30:00Z"/>
          <w:rFonts w:ascii="Times" w:hAnsi="Times"/>
          <w:sz w:val="20"/>
          <w:szCs w:val="20"/>
        </w:rPr>
      </w:pPr>
      <w:ins w:id="254" w:author="Sean Sinnott" w:date="2015-03-03T20:28:00Z">
        <w:r>
          <w:rPr>
            <w:rFonts w:ascii="Times" w:hAnsi="Times"/>
            <w:sz w:val="20"/>
            <w:szCs w:val="20"/>
          </w:rPr>
          <w:tab/>
        </w:r>
      </w:ins>
      <w:ins w:id="255" w:author="Sean Sinnott" w:date="2015-03-03T20:29:00Z">
        <w:r w:rsidRPr="00E57162">
          <w:rPr>
            <w:rFonts w:ascii="Times" w:hAnsi="Times"/>
            <w:b/>
            <w:rPrChange w:id="256" w:author="Sean Sinnott" w:date="2015-03-03T20:30:00Z">
              <w:rPr>
                <w:rFonts w:ascii="Times" w:hAnsi="Times"/>
                <w:sz w:val="20"/>
                <w:szCs w:val="20"/>
              </w:rPr>
            </w:rPrChange>
          </w:rPr>
          <w:t xml:space="preserve">The Z’ </w:t>
        </w:r>
      </w:ins>
      <w:ins w:id="257" w:author="Sean Sinnott" w:date="2015-03-03T20:32:00Z">
        <w:r w:rsidR="007B5A9E">
          <w:rPr>
            <w:rFonts w:ascii="Times" w:hAnsi="Times"/>
            <w:b/>
          </w:rPr>
          <w:t xml:space="preserve">Factor </w:t>
        </w:r>
      </w:ins>
      <w:ins w:id="258" w:author="Sean Sinnott" w:date="2015-03-03T20:29:00Z">
        <w:r w:rsidRPr="00E57162">
          <w:rPr>
            <w:rFonts w:ascii="Times" w:hAnsi="Times"/>
            <w:b/>
            <w:rPrChange w:id="259" w:author="Sean Sinnott" w:date="2015-03-03T20:30:00Z">
              <w:rPr>
                <w:rFonts w:ascii="Times" w:hAnsi="Times"/>
                <w:sz w:val="20"/>
                <w:szCs w:val="20"/>
              </w:rPr>
            </w:rPrChange>
          </w:rPr>
          <w:t>–</w:t>
        </w:r>
      </w:ins>
      <w:ins w:id="260" w:author="Sean Sinnott" w:date="2015-03-03T20:30:00Z">
        <w:r w:rsidR="00E57162">
          <w:rPr>
            <w:rFonts w:ascii="Times" w:hAnsi="Times"/>
            <w:sz w:val="20"/>
            <w:szCs w:val="20"/>
          </w:rPr>
          <w:t xml:space="preserve"> </w:t>
        </w:r>
        <w:r w:rsidR="00E57162">
          <w:rPr>
            <w:rFonts w:ascii="Times" w:hAnsi="Times"/>
            <w:sz w:val="20"/>
            <w:szCs w:val="20"/>
          </w:rPr>
          <w:fldChar w:fldCharType="begin"/>
        </w:r>
        <w:r w:rsidR="00E57162">
          <w:rPr>
            <w:rFonts w:ascii="Times" w:hAnsi="Times"/>
            <w:sz w:val="20"/>
            <w:szCs w:val="20"/>
          </w:rPr>
          <w:instrText xml:space="preserve"> HYPERLINK "</w:instrText>
        </w:r>
        <w:r w:rsidR="00E57162" w:rsidRPr="00E57162">
          <w:rPr>
            <w:rFonts w:ascii="Times" w:hAnsi="Times"/>
            <w:sz w:val="20"/>
            <w:szCs w:val="20"/>
          </w:rPr>
          <w:instrText>http://en.wikipedia.org/wiki/Z-factor</w:instrText>
        </w:r>
        <w:r w:rsidR="00E57162">
          <w:rPr>
            <w:rFonts w:ascii="Times" w:hAnsi="Times"/>
            <w:sz w:val="20"/>
            <w:szCs w:val="20"/>
          </w:rPr>
          <w:instrText xml:space="preserve">" </w:instrText>
        </w:r>
        <w:r w:rsidR="00E57162">
          <w:rPr>
            <w:rFonts w:ascii="Times" w:hAnsi="Times"/>
            <w:sz w:val="20"/>
            <w:szCs w:val="20"/>
          </w:rPr>
          <w:fldChar w:fldCharType="separate"/>
        </w:r>
        <w:r w:rsidR="00E57162" w:rsidRPr="00074498">
          <w:rPr>
            <w:rStyle w:val="Hyperlink"/>
            <w:rFonts w:ascii="Times" w:hAnsi="Times"/>
            <w:sz w:val="20"/>
            <w:szCs w:val="20"/>
          </w:rPr>
          <w:t>http://en.wikipedia.org/wiki/Z-factor</w:t>
        </w:r>
        <w:r w:rsidR="00E57162">
          <w:rPr>
            <w:rFonts w:ascii="Times" w:hAnsi="Times"/>
            <w:sz w:val="20"/>
            <w:szCs w:val="20"/>
          </w:rPr>
          <w:fldChar w:fldCharType="end"/>
        </w:r>
      </w:ins>
    </w:p>
    <w:p w14:paraId="62822D11" w14:textId="20198E78" w:rsidR="00E57162" w:rsidRDefault="00E57162" w:rsidP="009A3965">
      <w:pPr>
        <w:rPr>
          <w:ins w:id="261" w:author="Sean Sinnott" w:date="2015-03-03T20:30:00Z"/>
          <w:rFonts w:ascii="Times" w:hAnsi="Times"/>
          <w:sz w:val="20"/>
          <w:szCs w:val="20"/>
        </w:rPr>
      </w:pPr>
      <w:ins w:id="262" w:author="Sean Sinnott" w:date="2015-03-03T20:30:00Z">
        <w:r>
          <w:rPr>
            <w:rFonts w:ascii="Times" w:hAnsi="Times"/>
            <w:sz w:val="20"/>
            <w:szCs w:val="20"/>
          </w:rPr>
          <w:tab/>
        </w:r>
      </w:ins>
    </w:p>
    <w:p w14:paraId="0536BDBC" w14:textId="055ABDBF" w:rsidR="00E57162" w:rsidRDefault="00E57162" w:rsidP="009A3965">
      <w:pPr>
        <w:rPr>
          <w:ins w:id="263" w:author="Sean Sinnott" w:date="2015-03-03T20:29:00Z"/>
          <w:rFonts w:ascii="Times" w:hAnsi="Times"/>
          <w:sz w:val="20"/>
          <w:szCs w:val="20"/>
        </w:rPr>
      </w:pPr>
      <w:ins w:id="264" w:author="Sean Sinnott" w:date="2015-03-03T20:30:00Z">
        <w:r>
          <w:rPr>
            <w:rFonts w:ascii="Times" w:hAnsi="Times"/>
            <w:sz w:val="20"/>
            <w:szCs w:val="20"/>
          </w:rPr>
          <w:tab/>
        </w:r>
      </w:ins>
      <w:ins w:id="265" w:author="Sean Sinnott" w:date="2015-03-03T20:31:00Z">
        <w:r w:rsidR="007B5A9E">
          <w:rPr>
            <w:rFonts w:ascii="Times" w:hAnsi="Times"/>
            <w:noProof/>
            <w:sz w:val="20"/>
            <w:szCs w:val="20"/>
            <w:rPrChange w:id="266" w:author="Unknown">
              <w:rPr>
                <w:noProof/>
              </w:rPr>
            </w:rPrChange>
          </w:rPr>
          <w:drawing>
            <wp:inline distT="0" distB="0" distL="0" distR="0" wp14:anchorId="052E0887" wp14:editId="5209E91A">
              <wp:extent cx="2828290" cy="619760"/>
              <wp:effectExtent l="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290" cy="619760"/>
                      </a:xfrm>
                      <a:prstGeom prst="rect">
                        <a:avLst/>
                      </a:prstGeom>
                      <a:noFill/>
                      <a:ln>
                        <a:noFill/>
                      </a:ln>
                    </pic:spPr>
                  </pic:pic>
                </a:graphicData>
              </a:graphic>
            </wp:inline>
          </w:drawing>
        </w:r>
      </w:ins>
    </w:p>
    <w:p w14:paraId="33A4A846" w14:textId="77777777" w:rsidR="009A3965" w:rsidRDefault="009A3965">
      <w:pPr>
        <w:pStyle w:val="BodyText"/>
        <w:ind w:left="0"/>
        <w:rPr>
          <w:ins w:id="267" w:author="Sean Sinnott" w:date="2015-03-03T20:10:00Z"/>
        </w:rPr>
        <w:pPrChange w:id="268" w:author="Sean Sinnott" w:date="2015-03-03T20:31:00Z">
          <w:pPr>
            <w:pStyle w:val="BodyText"/>
            <w:numPr>
              <w:numId w:val="28"/>
            </w:numPr>
            <w:ind w:left="1440" w:hanging="360"/>
          </w:pPr>
        </w:pPrChange>
      </w:pPr>
    </w:p>
    <w:p w14:paraId="0795B784" w14:textId="79589480" w:rsidR="007B5A9E" w:rsidRDefault="007B5A9E">
      <w:pPr>
        <w:ind w:left="720"/>
        <w:rPr>
          <w:ins w:id="269" w:author="Sean Sinnott" w:date="2015-03-03T20:32:00Z"/>
          <w:rFonts w:ascii="Helvetica" w:hAnsi="Helvetica"/>
          <w:color w:val="252525"/>
          <w:sz w:val="21"/>
          <w:szCs w:val="21"/>
          <w:shd w:val="clear" w:color="auto" w:fill="FFFFFF"/>
        </w:rPr>
        <w:pPrChange w:id="270" w:author="Sean Sinnott" w:date="2015-03-03T20:31:00Z">
          <w:pPr/>
        </w:pPrChange>
      </w:pPr>
      <w:ins w:id="271" w:author="Sean Sinnott" w:date="2015-03-03T20:32:00Z">
        <w:r>
          <w:rPr>
            <w:rFonts w:ascii="Helvetica" w:hAnsi="Helvetica"/>
            <w:color w:val="252525"/>
            <w:sz w:val="21"/>
            <w:szCs w:val="21"/>
            <w:shd w:val="clear" w:color="auto" w:fill="FFFFFF"/>
          </w:rPr>
          <w:t xml:space="preserve">This is calculated on the plate level. </w:t>
        </w:r>
      </w:ins>
      <w:ins w:id="272" w:author="Sean Sinnott" w:date="2015-03-03T20:31:00Z">
        <w:r>
          <w:rPr>
            <w:rFonts w:ascii="Helvetica" w:hAnsi="Helvetica"/>
            <w:color w:val="252525"/>
            <w:sz w:val="21"/>
            <w:szCs w:val="21"/>
            <w:shd w:val="clear" w:color="auto" w:fill="FFFFFF"/>
          </w:rPr>
          <w:t>The Z-factor is defined in terms of four parameters: the</w:t>
        </w:r>
        <w:r>
          <w:rPr>
            <w:rStyle w:val="apple-converted-space"/>
            <w:rFonts w:ascii="Helvetica" w:hAnsi="Helvetica"/>
            <w:color w:val="252525"/>
            <w:sz w:val="21"/>
            <w:szCs w:val="21"/>
            <w:shd w:val="clear" w:color="auto" w:fill="FFFFFF"/>
          </w:rPr>
          <w:t> </w:t>
        </w:r>
        <w:r>
          <w:fldChar w:fldCharType="begin"/>
        </w:r>
        <w:r>
          <w:instrText xml:space="preserve"> HYPERLINK "http://en.wikipedia.org/wiki/Expected_value" \o "Expected value" </w:instrText>
        </w:r>
        <w:r>
          <w:fldChar w:fldCharType="separate"/>
        </w:r>
        <w:r>
          <w:rPr>
            <w:rStyle w:val="Hyperlink"/>
            <w:rFonts w:ascii="Helvetica" w:hAnsi="Helvetica"/>
            <w:color w:val="0B0080"/>
            <w:sz w:val="21"/>
            <w:szCs w:val="21"/>
            <w:shd w:val="clear" w:color="auto" w:fill="FFFFFF"/>
          </w:rPr>
          <w:t>means</w:t>
        </w:r>
        <w:r>
          <w:fldChar w:fldCharType="end"/>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w:t>
        </w:r>
        <w:r>
          <w:rPr>
            <w:noProof/>
          </w:rPr>
          <w:drawing>
            <wp:inline distT="0" distB="0" distL="0" distR="0" wp14:anchorId="32CAE482" wp14:editId="7FB2DBD6">
              <wp:extent cx="154940" cy="162560"/>
              <wp:effectExtent l="0" t="0" r="0" b="0"/>
              <wp:docPr id="42" name="Picture 13"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940" cy="162560"/>
                      </a:xfrm>
                      <a:prstGeom prst="rect">
                        <a:avLst/>
                      </a:prstGeom>
                      <a:noFill/>
                      <a:ln>
                        <a:noFill/>
                      </a:ln>
                    </pic:spPr>
                  </pic:pic>
                </a:graphicData>
              </a:graphic>
            </wp:inline>
          </w:drawing>
        </w:r>
        <w:r>
          <w:rPr>
            <w:rFonts w:ascii="Helvetica" w:hAnsi="Helvetica"/>
            <w:color w:val="252525"/>
            <w:sz w:val="21"/>
            <w:szCs w:val="21"/>
            <w:shd w:val="clear" w:color="auto" w:fill="FFFFFF"/>
          </w:rPr>
          <w:t>) and</w:t>
        </w:r>
        <w:r>
          <w:rPr>
            <w:rStyle w:val="apple-converted-space"/>
            <w:rFonts w:ascii="Helvetica" w:hAnsi="Helvetica"/>
            <w:color w:val="252525"/>
            <w:sz w:val="21"/>
            <w:szCs w:val="21"/>
            <w:shd w:val="clear" w:color="auto" w:fill="FFFFFF"/>
          </w:rPr>
          <w:t> </w:t>
        </w:r>
        <w:r>
          <w:fldChar w:fldCharType="begin"/>
        </w:r>
        <w:r>
          <w:instrText xml:space="preserve"> HYPERLINK "http://en.wikipedia.org/wiki/Standard_deviation" \o "Standard deviation" </w:instrText>
        </w:r>
        <w:r>
          <w:fldChar w:fldCharType="separate"/>
        </w:r>
        <w:r>
          <w:rPr>
            <w:rStyle w:val="Hyperlink"/>
            <w:rFonts w:ascii="Helvetica" w:hAnsi="Helvetica"/>
            <w:color w:val="0B0080"/>
            <w:sz w:val="21"/>
            <w:szCs w:val="21"/>
            <w:shd w:val="clear" w:color="auto" w:fill="FFFFFF"/>
          </w:rPr>
          <w:t>standard deviations</w:t>
        </w:r>
        <w:r>
          <w:fldChar w:fldCharType="end"/>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w:t>
        </w:r>
        <w:r>
          <w:rPr>
            <w:noProof/>
          </w:rPr>
          <w:drawing>
            <wp:inline distT="0" distB="0" distL="0" distR="0" wp14:anchorId="2CAD12AA" wp14:editId="6CBDC816">
              <wp:extent cx="154940" cy="116205"/>
              <wp:effectExtent l="0" t="0" r="0" b="10795"/>
              <wp:docPr id="41" name="Picture 14"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gm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940" cy="116205"/>
                      </a:xfrm>
                      <a:prstGeom prst="rect">
                        <a:avLst/>
                      </a:prstGeom>
                      <a:noFill/>
                      <a:ln>
                        <a:noFill/>
                      </a:ln>
                    </pic:spPr>
                  </pic:pic>
                </a:graphicData>
              </a:graphic>
            </wp:inline>
          </w:drawing>
        </w:r>
        <w:r>
          <w:rPr>
            <w:rFonts w:ascii="Helvetica" w:hAnsi="Helvetica"/>
            <w:color w:val="252525"/>
            <w:sz w:val="21"/>
            <w:szCs w:val="21"/>
            <w:shd w:val="clear" w:color="auto" w:fill="FFFFFF"/>
          </w:rPr>
          <w:t>) of both the positive (p) and negative (n) controls (</w:t>
        </w:r>
        <w:r>
          <w:rPr>
            <w:noProof/>
          </w:rPr>
          <w:drawing>
            <wp:inline distT="0" distB="0" distL="0" distR="0" wp14:anchorId="06B1D7E8" wp14:editId="0FF703C3">
              <wp:extent cx="240030" cy="186055"/>
              <wp:effectExtent l="0" t="0" r="0" b="0"/>
              <wp:docPr id="40" name="Picture 15" descr="mu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_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030" cy="186055"/>
                      </a:xfrm>
                      <a:prstGeom prst="rect">
                        <a:avLst/>
                      </a:prstGeom>
                      <a:noFill/>
                      <a:ln>
                        <a:noFill/>
                      </a:ln>
                    </pic:spPr>
                  </pic:pic>
                </a:graphicData>
              </a:graphic>
            </wp:inline>
          </w:drawing>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Pr>
            <w:noProof/>
          </w:rPr>
          <w:drawing>
            <wp:inline distT="0" distB="0" distL="0" distR="0" wp14:anchorId="6FB49214" wp14:editId="368DF4DC">
              <wp:extent cx="224790" cy="186055"/>
              <wp:effectExtent l="0" t="0" r="3810" b="0"/>
              <wp:docPr id="39" name="Picture 16" descr="sigma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gma_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 cy="186055"/>
                      </a:xfrm>
                      <a:prstGeom prst="rect">
                        <a:avLst/>
                      </a:prstGeom>
                      <a:noFill/>
                      <a:ln>
                        <a:noFill/>
                      </a:ln>
                    </pic:spPr>
                  </pic:pic>
                </a:graphicData>
              </a:graphic>
            </wp:inline>
          </w:drawing>
        </w:r>
        <w:r>
          <w:rPr>
            <w:rFonts w:ascii="Helvetica" w:hAnsi="Helvetica"/>
            <w:color w:val="252525"/>
            <w:sz w:val="21"/>
            <w:szCs w:val="21"/>
            <w:shd w:val="clear" w:color="auto" w:fill="FFFFFF"/>
          </w:rPr>
          <w:t>, and</w:t>
        </w:r>
        <w:r>
          <w:rPr>
            <w:rStyle w:val="apple-converted-space"/>
            <w:rFonts w:ascii="Helvetica" w:hAnsi="Helvetica"/>
            <w:color w:val="252525"/>
            <w:sz w:val="21"/>
            <w:szCs w:val="21"/>
            <w:shd w:val="clear" w:color="auto" w:fill="FFFFFF"/>
          </w:rPr>
          <w:t> </w:t>
        </w:r>
        <w:r>
          <w:rPr>
            <w:noProof/>
          </w:rPr>
          <w:drawing>
            <wp:inline distT="0" distB="0" distL="0" distR="0" wp14:anchorId="7D550F4F" wp14:editId="06296FD1">
              <wp:extent cx="263525" cy="162560"/>
              <wp:effectExtent l="0" t="0" r="0" b="0"/>
              <wp:docPr id="38" name="Picture 17" descr="mu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_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525" cy="162560"/>
                      </a:xfrm>
                      <a:prstGeom prst="rect">
                        <a:avLst/>
                      </a:prstGeom>
                      <a:noFill/>
                      <a:ln>
                        <a:noFill/>
                      </a:ln>
                    </pic:spPr>
                  </pic:pic>
                </a:graphicData>
              </a:graphic>
            </wp:inline>
          </w:drawing>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Pr>
            <w:noProof/>
          </w:rPr>
          <w:drawing>
            <wp:inline distT="0" distB="0" distL="0" distR="0" wp14:anchorId="43394841" wp14:editId="5B841B49">
              <wp:extent cx="255905" cy="154940"/>
              <wp:effectExtent l="0" t="0" r="0" b="0"/>
              <wp:docPr id="37" name="Picture 18" descr="sigm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ma_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05" cy="154940"/>
                      </a:xfrm>
                      <a:prstGeom prst="rect">
                        <a:avLst/>
                      </a:prstGeom>
                      <a:noFill/>
                      <a:ln>
                        <a:noFill/>
                      </a:ln>
                    </pic:spPr>
                  </pic:pic>
                </a:graphicData>
              </a:graphic>
            </wp:inline>
          </w:drawing>
        </w:r>
        <w:r>
          <w:rPr>
            <w:rFonts w:ascii="Helvetica" w:hAnsi="Helvetica"/>
            <w:color w:val="252525"/>
            <w:sz w:val="21"/>
            <w:szCs w:val="21"/>
            <w:shd w:val="clear" w:color="auto" w:fill="FFFFFF"/>
          </w:rPr>
          <w:t xml:space="preserve">). </w:t>
        </w:r>
      </w:ins>
    </w:p>
    <w:p w14:paraId="5645F879" w14:textId="77777777" w:rsidR="00AB4BED" w:rsidRDefault="00AB4BED">
      <w:pPr>
        <w:ind w:left="720"/>
        <w:rPr>
          <w:ins w:id="273" w:author="Sean Sinnott" w:date="2015-03-03T20:32:00Z"/>
          <w:rFonts w:ascii="Helvetica" w:hAnsi="Helvetica"/>
          <w:color w:val="252525"/>
          <w:sz w:val="21"/>
          <w:szCs w:val="21"/>
          <w:shd w:val="clear" w:color="auto" w:fill="FFFFFF"/>
        </w:rPr>
        <w:pPrChange w:id="274" w:author="Sean Sinnott" w:date="2015-03-03T20:31:00Z">
          <w:pPr/>
        </w:pPrChange>
      </w:pPr>
    </w:p>
    <w:p w14:paraId="555A0B1A" w14:textId="4015870C" w:rsidR="00AB4BED" w:rsidRDefault="007F0BB8">
      <w:pPr>
        <w:ind w:left="720"/>
        <w:rPr>
          <w:ins w:id="275" w:author="Sean Sinnott" w:date="2015-03-03T20:33:00Z"/>
          <w:rFonts w:ascii="Helvetica" w:hAnsi="Helvetica"/>
          <w:color w:val="252525"/>
          <w:sz w:val="21"/>
          <w:szCs w:val="21"/>
          <w:shd w:val="clear" w:color="auto" w:fill="FFFFFF"/>
        </w:rPr>
        <w:pPrChange w:id="276" w:author="Sean Sinnott" w:date="2015-03-03T20:31:00Z">
          <w:pPr/>
        </w:pPrChange>
      </w:pPr>
      <w:ins w:id="277" w:author="Sean Sinnott" w:date="2015-03-03T20:32:00Z">
        <w:r w:rsidRPr="007F0BB8">
          <w:rPr>
            <w:rFonts w:ascii="Helvetica" w:hAnsi="Helvetica"/>
            <w:b/>
            <w:color w:val="252525"/>
            <w:sz w:val="21"/>
            <w:szCs w:val="21"/>
            <w:shd w:val="clear" w:color="auto" w:fill="FFFFFF"/>
            <w:rPrChange w:id="278" w:author="Sean Sinnott" w:date="2015-03-03T20:34:00Z">
              <w:rPr>
                <w:rFonts w:ascii="Helvetica" w:hAnsi="Helvetica"/>
                <w:color w:val="252525"/>
                <w:sz w:val="21"/>
                <w:szCs w:val="21"/>
                <w:shd w:val="clear" w:color="auto" w:fill="FFFFFF"/>
              </w:rPr>
            </w:rPrChange>
          </w:rPr>
          <w:t xml:space="preserve">Curve Fitting </w:t>
        </w:r>
      </w:ins>
      <w:ins w:id="279" w:author="Sean Sinnott" w:date="2015-03-03T20:33:00Z">
        <w:r w:rsidRPr="007F0BB8">
          <w:rPr>
            <w:rFonts w:ascii="Helvetica" w:hAnsi="Helvetica"/>
            <w:b/>
            <w:color w:val="252525"/>
            <w:sz w:val="21"/>
            <w:szCs w:val="21"/>
            <w:shd w:val="clear" w:color="auto" w:fill="FFFFFF"/>
            <w:rPrChange w:id="280" w:author="Sean Sinnott" w:date="2015-03-03T20:34:00Z">
              <w:rPr>
                <w:rFonts w:ascii="Helvetica" w:hAnsi="Helvetica"/>
                <w:color w:val="252525"/>
                <w:sz w:val="21"/>
                <w:szCs w:val="21"/>
                <w:shd w:val="clear" w:color="auto" w:fill="FFFFFF"/>
              </w:rPr>
            </w:rPrChange>
          </w:rPr>
          <w:t>–</w:t>
        </w:r>
        <w:r w:rsidRPr="007F0BB8">
          <w:t xml:space="preserve"> </w:t>
        </w:r>
        <w:r>
          <w:rPr>
            <w:rFonts w:ascii="Helvetica" w:hAnsi="Helvetica"/>
            <w:color w:val="252525"/>
            <w:sz w:val="21"/>
            <w:szCs w:val="21"/>
            <w:shd w:val="clear" w:color="auto" w:fill="FFFFFF"/>
          </w:rPr>
          <w:fldChar w:fldCharType="begin"/>
        </w:r>
        <w:r>
          <w:rPr>
            <w:rFonts w:ascii="Helvetica" w:hAnsi="Helvetica"/>
            <w:color w:val="252525"/>
            <w:sz w:val="21"/>
            <w:szCs w:val="21"/>
            <w:shd w:val="clear" w:color="auto" w:fill="FFFFFF"/>
          </w:rPr>
          <w:instrText xml:space="preserve"> HYPERLINK "</w:instrText>
        </w:r>
        <w:r w:rsidRPr="007F0BB8">
          <w:rPr>
            <w:rFonts w:ascii="Helvetica" w:hAnsi="Helvetica"/>
            <w:color w:val="252525"/>
            <w:sz w:val="21"/>
            <w:szCs w:val="21"/>
            <w:shd w:val="clear" w:color="auto" w:fill="FFFFFF"/>
          </w:rPr>
          <w:instrText>http://en.wikipedia.org/wiki/Curve_fitting</w:instrText>
        </w:r>
        <w:r>
          <w:rPr>
            <w:rFonts w:ascii="Helvetica" w:hAnsi="Helvetica"/>
            <w:color w:val="252525"/>
            <w:sz w:val="21"/>
            <w:szCs w:val="21"/>
            <w:shd w:val="clear" w:color="auto" w:fill="FFFFFF"/>
          </w:rPr>
          <w:instrText xml:space="preserve">" </w:instrText>
        </w:r>
        <w:r>
          <w:rPr>
            <w:rFonts w:ascii="Helvetica" w:hAnsi="Helvetica"/>
            <w:color w:val="252525"/>
            <w:sz w:val="21"/>
            <w:szCs w:val="21"/>
            <w:shd w:val="clear" w:color="auto" w:fill="FFFFFF"/>
          </w:rPr>
          <w:fldChar w:fldCharType="separate"/>
        </w:r>
        <w:r w:rsidRPr="00074498">
          <w:rPr>
            <w:rStyle w:val="Hyperlink"/>
            <w:rFonts w:ascii="Helvetica" w:hAnsi="Helvetica"/>
            <w:sz w:val="21"/>
            <w:szCs w:val="21"/>
            <w:shd w:val="clear" w:color="auto" w:fill="FFFFFF"/>
          </w:rPr>
          <w:t>http://en.wikipedia.org/wiki/Curve_fitting</w:t>
        </w:r>
        <w:r>
          <w:rPr>
            <w:rFonts w:ascii="Helvetica" w:hAnsi="Helvetica"/>
            <w:color w:val="252525"/>
            <w:sz w:val="21"/>
            <w:szCs w:val="21"/>
            <w:shd w:val="clear" w:color="auto" w:fill="FFFFFF"/>
          </w:rPr>
          <w:fldChar w:fldCharType="end"/>
        </w:r>
      </w:ins>
    </w:p>
    <w:p w14:paraId="093710F2" w14:textId="77777777" w:rsidR="007F0BB8" w:rsidRDefault="007F0BB8">
      <w:pPr>
        <w:ind w:left="720"/>
        <w:rPr>
          <w:ins w:id="281" w:author="Sean Sinnott" w:date="2015-03-03T20:33:00Z"/>
          <w:rFonts w:ascii="Helvetica" w:hAnsi="Helvetica"/>
          <w:color w:val="252525"/>
          <w:sz w:val="21"/>
          <w:szCs w:val="21"/>
          <w:shd w:val="clear" w:color="auto" w:fill="FFFFFF"/>
        </w:rPr>
        <w:pPrChange w:id="282" w:author="Sean Sinnott" w:date="2015-03-03T20:31:00Z">
          <w:pPr/>
        </w:pPrChange>
      </w:pPr>
    </w:p>
    <w:p w14:paraId="14EAB5B2" w14:textId="1ACB3F68" w:rsidR="007F0BB8" w:rsidRDefault="007F0BB8">
      <w:pPr>
        <w:ind w:left="720"/>
        <w:rPr>
          <w:ins w:id="283" w:author="Sean Sinnott" w:date="2015-03-03T20:32:00Z"/>
          <w:rFonts w:ascii="Helvetica" w:hAnsi="Helvetica"/>
          <w:color w:val="252525"/>
          <w:sz w:val="21"/>
          <w:szCs w:val="21"/>
          <w:shd w:val="clear" w:color="auto" w:fill="FFFFFF"/>
        </w:rPr>
        <w:pPrChange w:id="284" w:author="Sean Sinnott" w:date="2015-03-03T20:31:00Z">
          <w:pPr/>
        </w:pPrChange>
      </w:pPr>
      <w:ins w:id="285" w:author="Sean Sinnott" w:date="2015-03-03T20:33:00Z">
        <w:r>
          <w:rPr>
            <w:rFonts w:ascii="Helvetica" w:hAnsi="Helvetica"/>
            <w:color w:val="252525"/>
            <w:sz w:val="21"/>
            <w:szCs w:val="21"/>
            <w:shd w:val="clear" w:color="auto" w:fill="FFFFFF"/>
          </w:rPr>
          <w:t xml:space="preserve">This is calculated for a given compound </w:t>
        </w:r>
      </w:ins>
      <w:ins w:id="286" w:author="Sean Sinnott" w:date="2015-03-03T20:34:00Z">
        <w:r>
          <w:rPr>
            <w:rFonts w:ascii="Helvetica" w:hAnsi="Helvetica"/>
            <w:color w:val="252525"/>
            <w:sz w:val="21"/>
            <w:szCs w:val="21"/>
            <w:shd w:val="clear" w:color="auto" w:fill="FFFFFF"/>
          </w:rPr>
          <w:t>across</w:t>
        </w:r>
      </w:ins>
      <w:ins w:id="287" w:author="Sean Sinnott" w:date="2015-03-03T20:33:00Z">
        <w:r>
          <w:rPr>
            <w:rFonts w:ascii="Helvetica" w:hAnsi="Helvetica"/>
            <w:color w:val="252525"/>
            <w:sz w:val="21"/>
            <w:szCs w:val="21"/>
            <w:shd w:val="clear" w:color="auto" w:fill="FFFFFF"/>
          </w:rPr>
          <w:t xml:space="preserve"> </w:t>
        </w:r>
      </w:ins>
      <w:ins w:id="288" w:author="Sean Sinnott" w:date="2015-03-03T20:34:00Z">
        <w:r>
          <w:rPr>
            <w:rFonts w:ascii="Helvetica" w:hAnsi="Helvetica"/>
            <w:color w:val="252525"/>
            <w:sz w:val="21"/>
            <w:szCs w:val="21"/>
            <w:shd w:val="clear" w:color="auto" w:fill="FFFFFF"/>
          </w:rPr>
          <w:t xml:space="preserve">an entire experiment. This will use a polynomial fitting </w:t>
        </w:r>
        <w:proofErr w:type="gramStart"/>
        <w:r>
          <w:rPr>
            <w:rFonts w:ascii="Helvetica" w:hAnsi="Helvetica"/>
            <w:color w:val="252525"/>
            <w:sz w:val="21"/>
            <w:szCs w:val="21"/>
            <w:shd w:val="clear" w:color="auto" w:fill="FFFFFF"/>
          </w:rPr>
          <w:t>algorithm which</w:t>
        </w:r>
        <w:proofErr w:type="gramEnd"/>
        <w:r>
          <w:rPr>
            <w:rFonts w:ascii="Helvetica" w:hAnsi="Helvetica"/>
            <w:color w:val="252525"/>
            <w:sz w:val="21"/>
            <w:szCs w:val="21"/>
            <w:shd w:val="clear" w:color="auto" w:fill="FFFFFF"/>
          </w:rPr>
          <w:t xml:space="preserve"> fits the included points to a 3</w:t>
        </w:r>
        <w:r w:rsidRPr="007F0BB8">
          <w:rPr>
            <w:rFonts w:ascii="Helvetica" w:hAnsi="Helvetica"/>
            <w:color w:val="252525"/>
            <w:sz w:val="21"/>
            <w:szCs w:val="21"/>
            <w:shd w:val="clear" w:color="auto" w:fill="FFFFFF"/>
            <w:vertAlign w:val="superscript"/>
            <w:rPrChange w:id="289" w:author="Sean Sinnott" w:date="2015-03-03T20:35:00Z">
              <w:rPr>
                <w:rFonts w:ascii="Helvetica" w:hAnsi="Helvetica"/>
                <w:color w:val="252525"/>
                <w:sz w:val="21"/>
                <w:szCs w:val="21"/>
                <w:shd w:val="clear" w:color="auto" w:fill="FFFFFF"/>
              </w:rPr>
            </w:rPrChange>
          </w:rPr>
          <w:t>rd</w:t>
        </w:r>
        <w:r>
          <w:rPr>
            <w:rFonts w:ascii="Helvetica" w:hAnsi="Helvetica"/>
            <w:color w:val="252525"/>
            <w:sz w:val="21"/>
            <w:szCs w:val="21"/>
            <w:shd w:val="clear" w:color="auto" w:fill="FFFFFF"/>
          </w:rPr>
          <w:t xml:space="preserve"> </w:t>
        </w:r>
      </w:ins>
      <w:ins w:id="290" w:author="Sean Sinnott" w:date="2015-03-03T20:35:00Z">
        <w:r>
          <w:rPr>
            <w:rFonts w:ascii="Helvetica" w:hAnsi="Helvetica"/>
            <w:color w:val="252525"/>
            <w:sz w:val="21"/>
            <w:szCs w:val="21"/>
            <w:shd w:val="clear" w:color="auto" w:fill="FFFFFF"/>
          </w:rPr>
          <w:t>degree polynomial.</w:t>
        </w:r>
      </w:ins>
    </w:p>
    <w:p w14:paraId="607C16E1" w14:textId="77777777" w:rsidR="007F0BB8" w:rsidRDefault="007F0BB8">
      <w:pPr>
        <w:ind w:left="720"/>
        <w:rPr>
          <w:ins w:id="291" w:author="Sean Sinnott" w:date="2015-03-03T20:31:00Z"/>
        </w:rPr>
        <w:pPrChange w:id="292" w:author="Sean Sinnott" w:date="2015-03-03T20:31:00Z">
          <w:pPr/>
        </w:pPrChange>
      </w:pPr>
    </w:p>
    <w:p w14:paraId="50DB99A5" w14:textId="60647B13" w:rsidR="005649F3" w:rsidRPr="00F7103B" w:rsidRDefault="00F7103B">
      <w:pPr>
        <w:pStyle w:val="BodyText"/>
        <w:rPr>
          <w:ins w:id="293" w:author="Sean Sinnott" w:date="2015-03-03T20:35:00Z"/>
          <w:b/>
          <w:rPrChange w:id="294" w:author="Sean Sinnott" w:date="2015-03-03T20:36:00Z">
            <w:rPr>
              <w:ins w:id="295" w:author="Sean Sinnott" w:date="2015-03-03T20:35:00Z"/>
            </w:rPr>
          </w:rPrChange>
        </w:rPr>
        <w:pPrChange w:id="296" w:author="Sean Sinnott" w:date="2015-03-03T20:10:00Z">
          <w:pPr>
            <w:pStyle w:val="BodyText"/>
            <w:numPr>
              <w:numId w:val="28"/>
            </w:numPr>
            <w:ind w:left="1440" w:hanging="360"/>
          </w:pPr>
        </w:pPrChange>
      </w:pPr>
      <w:ins w:id="297" w:author="Sean Sinnott" w:date="2015-03-03T20:35:00Z">
        <w:r w:rsidRPr="00F7103B">
          <w:rPr>
            <w:b/>
            <w:rPrChange w:id="298" w:author="Sean Sinnott" w:date="2015-03-03T20:36:00Z">
              <w:rPr/>
            </w:rPrChange>
          </w:rPr>
          <w:t>Dosage Normalization –</w:t>
        </w:r>
      </w:ins>
    </w:p>
    <w:p w14:paraId="47522647" w14:textId="7CF8CB1B" w:rsidR="00F7103B" w:rsidRDefault="00F7103B">
      <w:pPr>
        <w:pStyle w:val="BodyText"/>
        <w:pPrChange w:id="299" w:author="Sean Sinnott" w:date="2015-03-03T20:10:00Z">
          <w:pPr>
            <w:pStyle w:val="BodyText"/>
            <w:numPr>
              <w:numId w:val="28"/>
            </w:numPr>
            <w:ind w:left="1440" w:hanging="360"/>
          </w:pPr>
        </w:pPrChange>
      </w:pPr>
      <w:ins w:id="300" w:author="Sean Sinnott" w:date="2015-03-03T20:35:00Z">
        <w:r>
          <w:t xml:space="preserve">This is calculated on the dosage amount of a particular compound. </w:t>
        </w:r>
      </w:ins>
      <w:ins w:id="301" w:author="Sean Sinnott" w:date="2015-03-03T20:37:00Z">
        <w:r w:rsidR="0073073B">
          <w:t>The dosage amount is normalized using a logarithm function</w:t>
        </w:r>
        <w:r w:rsidR="00752D42">
          <w:t>.</w:t>
        </w:r>
      </w:ins>
    </w:p>
    <w:p w14:paraId="0EC8B003" w14:textId="44152AA5" w:rsidR="00B95DD4" w:rsidRDefault="00B95DD4" w:rsidP="00B95DD4">
      <w:pPr>
        <w:pStyle w:val="Heading3"/>
      </w:pPr>
      <w:bookmarkStart w:id="302" w:name="_Toc286359818"/>
      <w:r>
        <w:t>Sample Screens / Story Boards</w:t>
      </w:r>
      <w:bookmarkEnd w:id="302"/>
    </w:p>
    <w:p w14:paraId="6F87A8E6" w14:textId="77777777" w:rsidR="005649F3" w:rsidRDefault="005649F3" w:rsidP="00572287">
      <w:pPr>
        <w:pStyle w:val="BodyText"/>
        <w:rPr>
          <w:ins w:id="303" w:author="Sean Sinnott" w:date="2015-03-03T20:39:00Z"/>
        </w:rPr>
      </w:pPr>
    </w:p>
    <w:p w14:paraId="7EC7F634" w14:textId="27A93C6E" w:rsidR="009A763C" w:rsidRPr="009A763C" w:rsidRDefault="009A763C">
      <w:pPr>
        <w:pStyle w:val="BodyText"/>
        <w:ind w:left="0"/>
        <w:rPr>
          <w:b/>
          <w:rPrChange w:id="304" w:author="Sean Sinnott" w:date="2015-03-03T20:39:00Z">
            <w:rPr/>
          </w:rPrChange>
        </w:rPr>
        <w:pPrChange w:id="305" w:author="Sean Sinnott" w:date="2015-03-03T20:39:00Z">
          <w:pPr>
            <w:pStyle w:val="BodyText"/>
          </w:pPr>
        </w:pPrChange>
      </w:pPr>
      <w:ins w:id="306" w:author="Sean Sinnott" w:date="2015-03-03T20:39:00Z">
        <w:r w:rsidRPr="009A763C">
          <w:rPr>
            <w:b/>
            <w:rPrChange w:id="307" w:author="Sean Sinnott" w:date="2015-03-03T20:39:00Z">
              <w:rPr/>
            </w:rPrChange>
          </w:rPr>
          <w:t>Story 1 – Uploading results to the system.</w:t>
        </w:r>
      </w:ins>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AC3A61A"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14629265">
                <wp:simplePos x="0" y="0"/>
                <wp:positionH relativeFrom="column">
                  <wp:posOffset>593725</wp:posOffset>
                </wp:positionH>
                <wp:positionV relativeFrom="paragraph">
                  <wp:posOffset>137795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064743" w:rsidRPr="00572287" w:rsidRDefault="00064743">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064743" w:rsidRPr="00572287" w:rsidRDefault="00064743"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064743" w:rsidRPr="00572287" w:rsidRDefault="00064743"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0.85pt;width:299.2pt;height:187.45pt;z-index:251674624"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37"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38"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39"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40"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27BFB7F6" w14:textId="6B7068AE" w:rsidR="00064743" w:rsidRPr="00572287" w:rsidRDefault="00064743">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109137F7" w14:textId="726F4C83" w:rsidR="00064743" w:rsidRPr="00572287" w:rsidRDefault="00064743"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4073302" w14:textId="514BFA1E" w:rsidR="00064743" w:rsidRPr="00572287" w:rsidRDefault="00064743"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w:t>
      </w:r>
      <w:ins w:id="308" w:author="Sean Sinnott" w:date="2015-03-03T20:38:00Z">
        <w:r w:rsidR="009A763C">
          <w:t>Initial r</w:t>
        </w:r>
      </w:ins>
      <w:del w:id="309" w:author="Sean Sinnott" w:date="2015-03-03T20:38:00Z">
        <w:r w:rsidR="0070713D" w:rsidDel="009A763C">
          <w:delText>R</w:delText>
        </w:r>
      </w:del>
      <w:r w:rsidR="0070713D">
        <w:t>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6779B0"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rPr>
          <w:ins w:id="310" w:author="Sean Sinnott" w:date="2015-03-03T20:09:00Z"/>
        </w:rPr>
      </w:pPr>
    </w:p>
    <w:p w14:paraId="32263FD4" w14:textId="77777777" w:rsidR="005649F3" w:rsidRDefault="005649F3" w:rsidP="003E0237">
      <w:pPr>
        <w:pStyle w:val="BodyText"/>
        <w:ind w:left="0"/>
        <w:rPr>
          <w:ins w:id="311" w:author="Sean Sinnott" w:date="2015-03-03T20:39:00Z"/>
        </w:rPr>
      </w:pPr>
    </w:p>
    <w:p w14:paraId="235F3A8B" w14:textId="77777777" w:rsidR="009A763C" w:rsidRDefault="009A763C" w:rsidP="003E0237">
      <w:pPr>
        <w:pStyle w:val="BodyText"/>
        <w:ind w:left="0"/>
        <w:rPr>
          <w:ins w:id="312" w:author="Sean Sinnott" w:date="2015-03-03T20:39:00Z"/>
        </w:rPr>
      </w:pPr>
    </w:p>
    <w:p w14:paraId="4F47BA58" w14:textId="19A50619" w:rsidR="009A763C" w:rsidRPr="00E0509E" w:rsidRDefault="009A763C" w:rsidP="003E0237">
      <w:pPr>
        <w:pStyle w:val="BodyText"/>
        <w:ind w:left="0"/>
        <w:rPr>
          <w:ins w:id="313" w:author="Sean Sinnott" w:date="2015-03-03T20:09:00Z"/>
          <w:b/>
          <w:rPrChange w:id="314" w:author="Sean Sinnott" w:date="2015-03-03T20:46:00Z">
            <w:rPr>
              <w:ins w:id="315" w:author="Sean Sinnott" w:date="2015-03-03T20:09:00Z"/>
            </w:rPr>
          </w:rPrChange>
        </w:rPr>
      </w:pPr>
      <w:ins w:id="316" w:author="Sean Sinnott" w:date="2015-03-03T20:39:00Z">
        <w:r w:rsidRPr="00E0509E">
          <w:rPr>
            <w:b/>
            <w:rPrChange w:id="317" w:author="Sean Sinnott" w:date="2015-03-03T20:46:00Z">
              <w:rPr/>
            </w:rPrChange>
          </w:rPr>
          <w:t>Story 2 – Reviewing uploaded results</w:t>
        </w:r>
      </w:ins>
      <w:ins w:id="318" w:author="Sean Sinnott" w:date="2015-03-03T20:53:00Z">
        <w:r w:rsidR="0080312D">
          <w:rPr>
            <w:b/>
          </w:rPr>
          <w:t xml:space="preserve"> for quality</w:t>
        </w:r>
      </w:ins>
      <w:ins w:id="319" w:author="Sean Sinnott" w:date="2015-03-03T20:39:00Z">
        <w:r w:rsidRPr="00E0509E">
          <w:rPr>
            <w:b/>
            <w:rPrChange w:id="320" w:author="Sean Sinnott" w:date="2015-03-03T20:46:00Z">
              <w:rPr/>
            </w:rPrChange>
          </w:rPr>
          <w:t>.</w:t>
        </w:r>
      </w:ins>
    </w:p>
    <w:p w14:paraId="006B8335" w14:textId="6EF28243" w:rsidR="005649F3" w:rsidRDefault="00247692" w:rsidP="003E0237">
      <w:pPr>
        <w:pStyle w:val="BodyText"/>
        <w:ind w:left="0"/>
        <w:rPr>
          <w:ins w:id="321" w:author="Sean Sinnott" w:date="2015-03-03T21:00:00Z"/>
        </w:rPr>
      </w:pPr>
      <w:ins w:id="322" w:author="Sean Sinnott" w:date="2015-03-03T21:46:00Z">
        <w:r>
          <w:rPr>
            <w:noProof/>
          </w:rPr>
          <w:drawing>
            <wp:anchor distT="0" distB="0" distL="114300" distR="114300" simplePos="0" relativeHeight="251679744" behindDoc="0" locked="0" layoutInCell="1" allowOverlap="1" wp14:anchorId="34F56149" wp14:editId="27D9B85F">
              <wp:simplePos x="0" y="0"/>
              <wp:positionH relativeFrom="column">
                <wp:posOffset>1781175</wp:posOffset>
              </wp:positionH>
              <wp:positionV relativeFrom="paragraph">
                <wp:posOffset>1185545</wp:posOffset>
              </wp:positionV>
              <wp:extent cx="3324860" cy="3035935"/>
              <wp:effectExtent l="0" t="0" r="2540" b="120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4860" cy="30359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ins>
      <w:ins w:id="323" w:author="Sean Sinnott" w:date="2015-03-03T20:57:00Z">
        <w:r w:rsidR="009C1348">
          <w:tab/>
          <w:t xml:space="preserve">Step 1 </w:t>
        </w:r>
        <w:r w:rsidR="002419BF">
          <w:t>–</w:t>
        </w:r>
        <w:r w:rsidR="009C1348">
          <w:t xml:space="preserve"> </w:t>
        </w:r>
        <w:r w:rsidR="002419BF">
          <w:t xml:space="preserve">See the list of </w:t>
        </w:r>
      </w:ins>
      <w:ins w:id="324" w:author="Sean Sinnott" w:date="2015-03-03T21:00:00Z">
        <w:r w:rsidR="00831E55">
          <w:t xml:space="preserve">all plates in an experiment with associated </w:t>
        </w:r>
      </w:ins>
      <w:ins w:id="325" w:author="Sean Sinnott" w:date="2015-03-03T21:01:00Z">
        <w:r w:rsidR="00DA39B2">
          <w:t xml:space="preserve">plate level </w:t>
        </w:r>
      </w:ins>
      <w:ins w:id="326" w:author="Sean Sinnott" w:date="2015-03-03T21:00:00Z">
        <w:r w:rsidR="00831E55">
          <w:t>statistics.</w:t>
        </w:r>
      </w:ins>
    </w:p>
    <w:p w14:paraId="4855C82B" w14:textId="403C937A" w:rsidR="00831E55" w:rsidRDefault="00247692" w:rsidP="003E0237">
      <w:pPr>
        <w:pStyle w:val="BodyText"/>
        <w:ind w:left="0"/>
        <w:rPr>
          <w:ins w:id="327" w:author="Sean Sinnott" w:date="2015-03-03T21:17:00Z"/>
        </w:rPr>
      </w:pPr>
      <w:ins w:id="328" w:author="Sean Sinnott" w:date="2015-03-03T21:46:00Z">
        <w:r>
          <w:rPr>
            <w:noProof/>
          </w:rPr>
          <w:drawing>
            <wp:anchor distT="0" distB="0" distL="114300" distR="114300" simplePos="0" relativeHeight="251657215" behindDoc="0" locked="0" layoutInCell="1" allowOverlap="1" wp14:anchorId="0740AD8D" wp14:editId="2889BD3D">
              <wp:simplePos x="0" y="0"/>
              <wp:positionH relativeFrom="column">
                <wp:posOffset>1905</wp:posOffset>
              </wp:positionH>
              <wp:positionV relativeFrom="paragraph">
                <wp:posOffset>0</wp:posOffset>
              </wp:positionV>
              <wp:extent cx="6629400" cy="4091305"/>
              <wp:effectExtent l="0" t="0" r="0" b="0"/>
              <wp:wrapSquare wrapText="bothSides"/>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9400" cy="40913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ins>
    </w:p>
    <w:p w14:paraId="40BA00CD" w14:textId="77777777" w:rsidR="00C468D0" w:rsidRDefault="00C468D0" w:rsidP="003E0237">
      <w:pPr>
        <w:pStyle w:val="BodyText"/>
        <w:ind w:left="0"/>
        <w:rPr>
          <w:ins w:id="329" w:author="Sean Sinnott" w:date="2015-03-03T21:00:00Z"/>
        </w:rPr>
      </w:pPr>
    </w:p>
    <w:p w14:paraId="16676EE8" w14:textId="2F28BA3E" w:rsidR="00DA39B2" w:rsidRDefault="00831E55" w:rsidP="00064743">
      <w:pPr>
        <w:pStyle w:val="BodyText"/>
        <w:ind w:left="0"/>
        <w:rPr>
          <w:ins w:id="330" w:author="Sean Sinnott" w:date="2015-03-03T21:03:00Z"/>
        </w:rPr>
      </w:pPr>
      <w:ins w:id="331" w:author="Sean Sinnott" w:date="2015-03-03T21:00:00Z">
        <w:r>
          <w:tab/>
        </w:r>
      </w:ins>
      <w:ins w:id="332" w:author="Sean Sinnott" w:date="2015-03-03T21:02:00Z">
        <w:r w:rsidR="00064743">
          <w:t>Step 2</w:t>
        </w:r>
        <w:r w:rsidR="00DA39B2">
          <w:t xml:space="preserve"> </w:t>
        </w:r>
      </w:ins>
      <w:ins w:id="333" w:author="Sean Sinnott" w:date="2015-03-03T21:03:00Z">
        <w:r w:rsidR="00980570">
          <w:t>–</w:t>
        </w:r>
      </w:ins>
      <w:ins w:id="334" w:author="Sean Sinnott" w:date="2015-03-03T21:02:00Z">
        <w:r w:rsidR="00DA39B2">
          <w:t xml:space="preserve"> </w:t>
        </w:r>
      </w:ins>
      <w:ins w:id="335" w:author="Sean Sinnott" w:date="2015-03-03T21:03:00Z">
        <w:r w:rsidR="00980570">
          <w:t>Review time series analysis of control wells.</w:t>
        </w:r>
      </w:ins>
    </w:p>
    <w:p w14:paraId="1070734C" w14:textId="656EAD13" w:rsidR="00980570" w:rsidRDefault="00064743" w:rsidP="003E0237">
      <w:pPr>
        <w:pStyle w:val="BodyText"/>
        <w:ind w:left="0"/>
        <w:rPr>
          <w:ins w:id="336" w:author="Sean Sinnott" w:date="2015-03-03T21:03:00Z"/>
        </w:rPr>
      </w:pPr>
      <w:ins w:id="337" w:author="Sean Sinnott" w:date="2015-03-03T21:51:00Z">
        <w:r>
          <w:rPr>
            <w:noProof/>
          </w:rPr>
          <w:drawing>
            <wp:inline distT="0" distB="0" distL="0" distR="0" wp14:anchorId="46453828" wp14:editId="648E1ED0">
              <wp:extent cx="6629400" cy="4091442"/>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9400" cy="4091442"/>
                      </a:xfrm>
                      <a:prstGeom prst="rect">
                        <a:avLst/>
                      </a:prstGeom>
                      <a:noFill/>
                      <a:ln>
                        <a:noFill/>
                      </a:ln>
                    </pic:spPr>
                  </pic:pic>
                </a:graphicData>
              </a:graphic>
            </wp:inline>
          </w:drawing>
        </w:r>
      </w:ins>
    </w:p>
    <w:p w14:paraId="7D7A5B62" w14:textId="7025DCAC" w:rsidR="00C63C7E" w:rsidRDefault="00064743" w:rsidP="003E0237">
      <w:pPr>
        <w:pStyle w:val="BodyText"/>
        <w:ind w:left="0"/>
        <w:rPr>
          <w:ins w:id="338" w:author="Sean Sinnott" w:date="2015-03-03T21:52:00Z"/>
        </w:rPr>
      </w:pPr>
      <w:ins w:id="339" w:author="Sean Sinnott" w:date="2015-03-03T21:03:00Z">
        <w:r>
          <w:tab/>
          <w:t>Step 3</w:t>
        </w:r>
        <w:r w:rsidR="00C63C7E">
          <w:t xml:space="preserve"> – Review </w:t>
        </w:r>
      </w:ins>
      <w:ins w:id="340" w:author="Sean Sinnott" w:date="2015-03-03T22:03:00Z">
        <w:r w:rsidR="003673D9">
          <w:t>the map of all wells on</w:t>
        </w:r>
      </w:ins>
      <w:ins w:id="341" w:author="Sean Sinnott" w:date="2015-03-03T21:04:00Z">
        <w:r w:rsidR="00E624E5">
          <w:t xml:space="preserve"> plates.</w:t>
        </w:r>
      </w:ins>
    </w:p>
    <w:p w14:paraId="030E0BCE" w14:textId="0947503A" w:rsidR="00064743" w:rsidRDefault="003673D9" w:rsidP="003E0237">
      <w:pPr>
        <w:pStyle w:val="BodyText"/>
        <w:ind w:left="0"/>
        <w:rPr>
          <w:ins w:id="342" w:author="Sean Sinnott" w:date="2015-03-03T21:04:00Z"/>
        </w:rPr>
      </w:pPr>
      <w:ins w:id="343" w:author="Sean Sinnott" w:date="2015-03-03T22:01:00Z">
        <w:r>
          <w:rPr>
            <w:noProof/>
          </w:rPr>
          <w:drawing>
            <wp:anchor distT="0" distB="0" distL="114300" distR="114300" simplePos="0" relativeHeight="251682816" behindDoc="0" locked="0" layoutInCell="1" allowOverlap="1" wp14:anchorId="2287C6B6" wp14:editId="427E7B27">
              <wp:simplePos x="0" y="0"/>
              <wp:positionH relativeFrom="column">
                <wp:posOffset>118745</wp:posOffset>
              </wp:positionH>
              <wp:positionV relativeFrom="paragraph">
                <wp:posOffset>731520</wp:posOffset>
              </wp:positionV>
              <wp:extent cx="6412230" cy="2336165"/>
              <wp:effectExtent l="0" t="0" r="0"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2230" cy="2336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ins>
      <w:ins w:id="344" w:author="Sean Sinnott" w:date="2015-03-03T21:55:00Z">
        <w:r w:rsidR="00064743">
          <w:rPr>
            <w:noProof/>
          </w:rPr>
          <w:drawing>
            <wp:anchor distT="0" distB="0" distL="114300" distR="114300" simplePos="0" relativeHeight="251681792" behindDoc="0" locked="0" layoutInCell="1" allowOverlap="1" wp14:anchorId="63D8C8DA" wp14:editId="4E3545A4">
              <wp:simplePos x="0" y="0"/>
              <wp:positionH relativeFrom="column">
                <wp:posOffset>635</wp:posOffset>
              </wp:positionH>
              <wp:positionV relativeFrom="paragraph">
                <wp:posOffset>3810</wp:posOffset>
              </wp:positionV>
              <wp:extent cx="6629400" cy="4091305"/>
              <wp:effectExtent l="0" t="0" r="0" b="0"/>
              <wp:wrapThrough wrapText="bothSides">
                <wp:wrapPolygon edited="0">
                  <wp:start x="0" y="0"/>
                  <wp:lineTo x="0" y="21456"/>
                  <wp:lineTo x="21517" y="21456"/>
                  <wp:lineTo x="21517" y="0"/>
                  <wp:lineTo x="0" y="0"/>
                </wp:wrapPolygon>
              </wp:wrapThrough>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9400" cy="409130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010510F" w14:textId="1813C9FC" w:rsidR="00E624E5" w:rsidRDefault="00E624E5" w:rsidP="003E0237">
      <w:pPr>
        <w:pStyle w:val="BodyText"/>
        <w:ind w:left="0"/>
        <w:rPr>
          <w:ins w:id="345" w:author="Sean Sinnott" w:date="2015-03-03T20:52:00Z"/>
        </w:rPr>
      </w:pPr>
      <w:ins w:id="346" w:author="Sean Sinnott" w:date="2015-03-03T21:04:00Z">
        <w:r>
          <w:tab/>
        </w:r>
      </w:ins>
    </w:p>
    <w:p w14:paraId="6D614074" w14:textId="6B05112B" w:rsidR="0080312D" w:rsidRPr="0080312D" w:rsidRDefault="0080312D" w:rsidP="003E0237">
      <w:pPr>
        <w:pStyle w:val="BodyText"/>
        <w:ind w:left="0"/>
        <w:rPr>
          <w:b/>
          <w:rPrChange w:id="347" w:author="Sean Sinnott" w:date="2015-03-03T20:53:00Z">
            <w:rPr/>
          </w:rPrChange>
        </w:rPr>
      </w:pPr>
      <w:proofErr w:type="gramStart"/>
      <w:ins w:id="348" w:author="Sean Sinnott" w:date="2015-03-03T20:52:00Z">
        <w:r w:rsidRPr="0080312D">
          <w:rPr>
            <w:b/>
            <w:rPrChange w:id="349" w:author="Sean Sinnott" w:date="2015-03-03T20:53:00Z">
              <w:rPr/>
            </w:rPrChange>
          </w:rPr>
          <w:t xml:space="preserve">Story 3 </w:t>
        </w:r>
      </w:ins>
      <w:ins w:id="350" w:author="Sean Sinnott" w:date="2015-03-03T20:53:00Z">
        <w:r w:rsidRPr="0080312D">
          <w:rPr>
            <w:b/>
            <w:rPrChange w:id="351" w:author="Sean Sinnott" w:date="2015-03-03T20:53:00Z">
              <w:rPr/>
            </w:rPrChange>
          </w:rPr>
          <w:t>–</w:t>
        </w:r>
      </w:ins>
      <w:ins w:id="352" w:author="Sean Sinnott" w:date="2015-03-03T20:52:00Z">
        <w:r w:rsidRPr="0080312D">
          <w:rPr>
            <w:b/>
            <w:rPrChange w:id="353" w:author="Sean Sinnott" w:date="2015-03-03T20:53:00Z">
              <w:rPr/>
            </w:rPrChange>
          </w:rPr>
          <w:t xml:space="preserve"> Reviewing </w:t>
        </w:r>
      </w:ins>
      <w:ins w:id="354" w:author="Sean Sinnott" w:date="2015-03-03T20:53:00Z">
        <w:r>
          <w:rPr>
            <w:b/>
          </w:rPr>
          <w:t>dose response curves.</w:t>
        </w:r>
      </w:ins>
      <w:proofErr w:type="gramEnd"/>
    </w:p>
    <w:p w14:paraId="0DB3953C" w14:textId="10B906DF" w:rsidR="002419BF" w:rsidRDefault="002419BF">
      <w:pPr>
        <w:pStyle w:val="BodyText"/>
        <w:rPr>
          <w:ins w:id="355" w:author="Sean Sinnott" w:date="2015-03-03T20:58:00Z"/>
        </w:rPr>
      </w:pPr>
      <w:ins w:id="356" w:author="Sean Sinnott" w:date="2015-03-03T20:58:00Z">
        <w:r>
          <w:t>Step 1 – Select an experimen</w:t>
        </w:r>
        <w:r w:rsidR="00A22973">
          <w:t>t,</w:t>
        </w:r>
      </w:ins>
      <w:ins w:id="357" w:author="Sean Sinnott" w:date="2015-03-03T21:33:00Z">
        <w:r w:rsidR="005C502D">
          <w:t xml:space="preserve"> a compound</w:t>
        </w:r>
      </w:ins>
      <w:ins w:id="358" w:author="Sean Sinnott" w:date="2015-03-03T21:38:00Z">
        <w:r w:rsidR="00A22973">
          <w:t>, and a normalization function (if needed)</w:t>
        </w:r>
      </w:ins>
      <w:ins w:id="359" w:author="Sean Sinnott" w:date="2015-03-03T20:58:00Z">
        <w:r>
          <w:t>.</w:t>
        </w:r>
      </w:ins>
    </w:p>
    <w:p w14:paraId="01686EE3" w14:textId="10FFD884" w:rsidR="002419BF" w:rsidRDefault="00A22973" w:rsidP="00A22973">
      <w:pPr>
        <w:pStyle w:val="BodyText"/>
        <w:rPr>
          <w:ins w:id="360" w:author="Sean Sinnott" w:date="2015-03-03T20:58:00Z"/>
        </w:rPr>
      </w:pPr>
      <w:ins w:id="361" w:author="Sean Sinnott" w:date="2015-03-03T21:40:00Z">
        <w:r>
          <w:rPr>
            <w:noProof/>
          </w:rPr>
          <w:drawing>
            <wp:inline distT="0" distB="0" distL="0" distR="0" wp14:anchorId="18FD978A" wp14:editId="7C310E10">
              <wp:extent cx="5424903" cy="3625807"/>
              <wp:effectExtent l="0" t="0" r="10795" b="698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5459" cy="3626179"/>
                      </a:xfrm>
                      <a:prstGeom prst="rect">
                        <a:avLst/>
                      </a:prstGeom>
                      <a:noFill/>
                      <a:ln>
                        <a:noFill/>
                      </a:ln>
                    </pic:spPr>
                  </pic:pic>
                </a:graphicData>
              </a:graphic>
            </wp:inline>
          </w:drawing>
        </w:r>
      </w:ins>
    </w:p>
    <w:p w14:paraId="32849156" w14:textId="4A389520" w:rsidR="002419BF" w:rsidRDefault="002419BF">
      <w:pPr>
        <w:pStyle w:val="BodyText"/>
        <w:rPr>
          <w:ins w:id="362" w:author="Sean Sinnott" w:date="2015-03-03T20:59:00Z"/>
        </w:rPr>
      </w:pPr>
      <w:ins w:id="363" w:author="Sean Sinnott" w:date="2015-03-03T20:58:00Z">
        <w:r>
          <w:t xml:space="preserve">Step </w:t>
        </w:r>
      </w:ins>
      <w:ins w:id="364" w:author="Sean Sinnott" w:date="2015-03-03T21:37:00Z">
        <w:r w:rsidR="00A22973">
          <w:t>2</w:t>
        </w:r>
      </w:ins>
      <w:ins w:id="365" w:author="Sean Sinnott" w:date="2015-03-03T20:58:00Z">
        <w:r>
          <w:t xml:space="preserve"> </w:t>
        </w:r>
      </w:ins>
      <w:ins w:id="366" w:author="Sean Sinnott" w:date="2015-03-03T20:59:00Z">
        <w:r>
          <w:t>–</w:t>
        </w:r>
      </w:ins>
      <w:ins w:id="367" w:author="Sean Sinnott" w:date="2015-03-03T20:58:00Z">
        <w:r>
          <w:t xml:space="preserve"> Review </w:t>
        </w:r>
      </w:ins>
      <w:ins w:id="368" w:author="Sean Sinnott" w:date="2015-03-03T20:59:00Z">
        <w:r>
          <w:t>scatt</w:t>
        </w:r>
        <w:r w:rsidR="00B634BB">
          <w:t>er plot and dose response curve</w:t>
        </w:r>
      </w:ins>
      <w:ins w:id="369" w:author="Sean Sinnott" w:date="2015-03-03T21:37:00Z">
        <w:r w:rsidR="00A22973">
          <w:t xml:space="preserve"> for the compound</w:t>
        </w:r>
      </w:ins>
      <w:ins w:id="370" w:author="Sean Sinnott" w:date="2015-03-03T20:59:00Z">
        <w:r w:rsidR="00B634BB">
          <w:t xml:space="preserve"> then remove data points that are outliers to result in a cleaner </w:t>
        </w:r>
      </w:ins>
      <w:ins w:id="371" w:author="Sean Sinnott" w:date="2015-03-03T21:30:00Z">
        <w:r w:rsidR="00B634BB">
          <w:t>result set.</w:t>
        </w:r>
      </w:ins>
    </w:p>
    <w:p w14:paraId="2280D263" w14:textId="7B5A41AD" w:rsidR="002419BF" w:rsidRDefault="00B634BB" w:rsidP="00B634BB">
      <w:pPr>
        <w:pStyle w:val="BodyText"/>
        <w:rPr>
          <w:ins w:id="372" w:author="Sean Sinnott" w:date="2015-03-03T21:29:00Z"/>
        </w:rPr>
      </w:pPr>
      <w:ins w:id="373" w:author="Sean Sinnott" w:date="2015-03-03T21:29:00Z">
        <w:r>
          <w:rPr>
            <w:noProof/>
          </w:rPr>
          <w:drawing>
            <wp:inline distT="0" distB="0" distL="0" distR="0" wp14:anchorId="56B64666" wp14:editId="29B7A820">
              <wp:extent cx="5022044" cy="32340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46">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ins>
    </w:p>
    <w:p w14:paraId="7031215A" w14:textId="27D961C6" w:rsidR="00B634BB" w:rsidRDefault="00B634BB">
      <w:pPr>
        <w:pStyle w:val="BodyText"/>
      </w:pPr>
      <w:ins w:id="374" w:author="Sean Sinnott" w:date="2015-03-03T21:29:00Z">
        <w:r w:rsidRPr="00B634BB">
          <w:rPr>
            <w:rFonts w:ascii="Times New Roman" w:hAnsi="Times New Roman"/>
            <w:noProof/>
            <w:sz w:val="24"/>
          </w:rPr>
          <w:drawing>
            <wp:inline distT="0" distB="0" distL="0" distR="0" wp14:anchorId="5988A7F1" wp14:editId="6A9FBF89">
              <wp:extent cx="6146800" cy="3224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47">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ins>
    </w:p>
    <w:p w14:paraId="71669A12" w14:textId="1CF8A69C" w:rsidR="00B95DD4" w:rsidRDefault="00B95DD4" w:rsidP="00B95DD4">
      <w:pPr>
        <w:pStyle w:val="Heading3"/>
      </w:pPr>
      <w:bookmarkStart w:id="375" w:name="_Toc286359819"/>
      <w:r>
        <w:t>Open Issues / Questions Results Analysis</w:t>
      </w:r>
      <w:bookmarkEnd w:id="375"/>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0BF4781A" w:rsidR="00B95DD4" w:rsidRDefault="00A2664A" w:rsidP="00B95DD4">
            <w:pPr>
              <w:pStyle w:val="TableText"/>
            </w:pPr>
            <w:ins w:id="376" w:author="Sean Sinnott" w:date="2015-03-03T20:17:00Z">
              <w:r>
                <w:t xml:space="preserve">When it comes to the normalization function for the dose response curve it seems customary to normalize the dosage </w:t>
              </w:r>
            </w:ins>
            <w:ins w:id="377" w:author="Sean Sinnott" w:date="2015-03-03T20:18:00Z">
              <w:r>
                <w:t>–</w:t>
              </w:r>
            </w:ins>
            <w:ins w:id="378" w:author="Sean Sinnott" w:date="2015-03-03T20:17:00Z">
              <w:r>
                <w:t xml:space="preserve"> could </w:t>
              </w:r>
            </w:ins>
            <w:ins w:id="379" w:author="Sean Sinnott" w:date="2015-03-03T20:18:00Z">
              <w:r>
                <w:t>the results also be normalized?</w:t>
              </w:r>
            </w:ins>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380" w:name="_Toc286359820"/>
      <w:r>
        <w:t>Special Feature Proposals</w:t>
      </w:r>
      <w:bookmarkEnd w:id="380"/>
    </w:p>
    <w:p w14:paraId="5E4B12FA" w14:textId="77777777" w:rsidR="00B31CA3" w:rsidRDefault="00B31CA3" w:rsidP="00B95DD4">
      <w:pPr>
        <w:pStyle w:val="BodyText"/>
      </w:pPr>
    </w:p>
    <w:p w14:paraId="6405180A" w14:textId="488FFA7D" w:rsidR="00B31CA3" w:rsidRDefault="00B31CA3" w:rsidP="00B31CA3">
      <w:pPr>
        <w:pStyle w:val="Heading3"/>
      </w:pPr>
      <w:bookmarkStart w:id="381" w:name="_Toc286359821"/>
      <w:r>
        <w:t>Overview</w:t>
      </w:r>
      <w:bookmarkEnd w:id="381"/>
    </w:p>
    <w:p w14:paraId="327822DB" w14:textId="3E984DD1" w:rsidR="00B31CA3" w:rsidRDefault="00B31CA3" w:rsidP="00B31CA3">
      <w:r>
        <w:t>We have includes a few special features that we were considering implementing as part of the system.</w:t>
      </w:r>
    </w:p>
    <w:p w14:paraId="71254A17" w14:textId="2E5221D9" w:rsidR="00B31CA3" w:rsidDel="00026007" w:rsidRDefault="00B31CA3" w:rsidP="00B31CA3">
      <w:pPr>
        <w:pStyle w:val="BodyText"/>
        <w:rPr>
          <w:del w:id="382" w:author="Sean Sinnott" w:date="2015-03-03T22:04:00Z"/>
        </w:rPr>
      </w:pPr>
      <w:bookmarkStart w:id="383" w:name="_GoBack"/>
      <w:bookmarkEnd w:id="383"/>
    </w:p>
    <w:p w14:paraId="475270B8" w14:textId="6213E1CA" w:rsidR="00B31CA3" w:rsidDel="00026007" w:rsidRDefault="00B31CA3" w:rsidP="00B31CA3">
      <w:pPr>
        <w:pStyle w:val="Heading3"/>
        <w:rPr>
          <w:del w:id="384" w:author="Sean Sinnott" w:date="2015-03-03T22:04:00Z"/>
        </w:rPr>
      </w:pPr>
      <w:bookmarkStart w:id="385" w:name="_Toc286359822"/>
      <w:del w:id="386" w:author="Sean Sinnott" w:date="2015-03-03T22:04:00Z">
        <w:r w:rsidRPr="00B31CA3" w:rsidDel="00026007">
          <w:delText>Interactive Visualization</w:delText>
        </w:r>
        <w:bookmarkEnd w:id="385"/>
      </w:del>
    </w:p>
    <w:p w14:paraId="157CD9B7" w14:textId="79400CE3" w:rsidR="00B31CA3" w:rsidDel="00026007" w:rsidRDefault="00B31CA3" w:rsidP="00B31CA3">
      <w:pPr>
        <w:rPr>
          <w:del w:id="387" w:author="Sean Sinnott" w:date="2015-03-03T22:04:00Z"/>
          <w:rFonts w:ascii="Arial" w:hAnsi="Arial" w:cs="Arial"/>
          <w:sz w:val="22"/>
          <w:szCs w:val="22"/>
        </w:rPr>
      </w:pPr>
      <w:del w:id="388" w:author="Sean Sinnott" w:date="2015-03-03T22:04:00Z">
        <w:r w:rsidRPr="00B31CA3" w:rsidDel="00026007">
          <w:rPr>
            <w:rFonts w:ascii="Arial" w:hAnsi="Arial" w:cs="Arial"/>
            <w:sz w:val="22"/>
            <w:szCs w:val="22"/>
          </w:rPr>
          <w:delText>Allow the user to remove plot points from an Experiment's results. They will see the raw data from the processing in a scatter plot where we fit a curve to the data. The user can select points in the UI and remove them which will cause the graph to render the curve line again.</w:delText>
        </w:r>
      </w:del>
    </w:p>
    <w:p w14:paraId="672561C7" w14:textId="293B47F1" w:rsidR="00B31CA3" w:rsidRPr="00B31CA3" w:rsidDel="00026007" w:rsidRDefault="00B31CA3" w:rsidP="00B31CA3">
      <w:pPr>
        <w:rPr>
          <w:del w:id="389" w:author="Sean Sinnott" w:date="2015-03-03T22:04:00Z"/>
          <w:rFonts w:ascii="Arial" w:hAnsi="Arial" w:cs="Arial"/>
          <w:sz w:val="22"/>
          <w:szCs w:val="22"/>
        </w:rPr>
      </w:pPr>
    </w:p>
    <w:p w14:paraId="71B90FC7" w14:textId="66B3BDEA" w:rsidR="00B31CA3" w:rsidDel="00026007" w:rsidRDefault="00B31CA3" w:rsidP="00B31CA3">
      <w:pPr>
        <w:rPr>
          <w:del w:id="390" w:author="Sean Sinnott" w:date="2015-03-03T22:04:00Z"/>
          <w:rFonts w:ascii="Arial" w:hAnsi="Arial" w:cs="Arial"/>
          <w:color w:val="333333"/>
          <w:sz w:val="22"/>
          <w:szCs w:val="22"/>
        </w:rPr>
      </w:pPr>
      <w:del w:id="391" w:author="Sean Sinnott" w:date="2015-03-03T22:04:00Z">
        <w:r w:rsidRPr="00B31CA3" w:rsidDel="00026007">
          <w:rPr>
            <w:rFonts w:ascii="Arial" w:hAnsi="Arial" w:cs="Arial"/>
            <w:color w:val="333333"/>
            <w:sz w:val="22"/>
            <w:szCs w:val="22"/>
          </w:rPr>
          <w:delText>We will track which points were removed and enable users to provide comments as to</w:delText>
        </w:r>
        <w:r w:rsidDel="00026007">
          <w:rPr>
            <w:rFonts w:ascii="Arial" w:hAnsi="Arial" w:cs="Arial"/>
            <w:color w:val="333333"/>
            <w:sz w:val="22"/>
            <w:szCs w:val="22"/>
          </w:rPr>
          <w:delText xml:space="preserve"> why they were removed.</w:delText>
        </w:r>
      </w:del>
    </w:p>
    <w:p w14:paraId="43F684AD" w14:textId="1889B7BD" w:rsidR="00B31CA3" w:rsidRPr="00B31CA3" w:rsidDel="00026007" w:rsidRDefault="00B31CA3" w:rsidP="00B31CA3">
      <w:pPr>
        <w:rPr>
          <w:del w:id="392" w:author="Sean Sinnott" w:date="2015-03-03T22:04:00Z"/>
          <w:rFonts w:ascii="Arial" w:hAnsi="Arial" w:cs="Arial"/>
          <w:color w:val="333333"/>
          <w:sz w:val="22"/>
          <w:szCs w:val="22"/>
        </w:rPr>
      </w:pPr>
    </w:p>
    <w:p w14:paraId="639F3E60" w14:textId="73C02B82" w:rsidR="00B31CA3" w:rsidDel="00026007" w:rsidRDefault="00B31CA3" w:rsidP="00B31CA3">
      <w:pPr>
        <w:rPr>
          <w:del w:id="393" w:author="Sean Sinnott" w:date="2015-03-03T22:04:00Z"/>
          <w:rFonts w:ascii="Arial" w:hAnsi="Arial" w:cs="Arial"/>
          <w:color w:val="333333"/>
          <w:sz w:val="22"/>
          <w:szCs w:val="22"/>
        </w:rPr>
      </w:pPr>
      <w:del w:id="394" w:author="Sean Sinnott" w:date="2015-03-03T22:04:00Z">
        <w:r w:rsidRPr="00B31CA3" w:rsidDel="00026007">
          <w:rPr>
            <w:rFonts w:ascii="Arial" w:hAnsi="Arial" w:cs="Arial"/>
            <w:color w:val="333333"/>
            <w:sz w:val="22"/>
            <w:szCs w:val="22"/>
          </w:rPr>
          <w:delText>When removing points, you</w:delText>
        </w:r>
        <w:r w:rsidDel="00026007">
          <w:rPr>
            <w:rFonts w:ascii="Arial" w:hAnsi="Arial" w:cs="Arial"/>
            <w:color w:val="333333"/>
            <w:sz w:val="22"/>
            <w:szCs w:val="22"/>
          </w:rPr>
          <w:delText xml:space="preserve"> can offer a preview view. This</w:delText>
        </w:r>
        <w:r w:rsidRPr="00B31CA3" w:rsidDel="00026007">
          <w:rPr>
            <w:rFonts w:ascii="Arial" w:hAnsi="Arial" w:cs="Arial"/>
            <w:color w:val="333333"/>
            <w:sz w:val="22"/>
            <w:szCs w:val="22"/>
          </w:rPr>
          <w:delText xml:space="preserve"> would generate a new regression on the fly when certain point</w:delText>
        </w:r>
        <w:r w:rsidDel="00026007">
          <w:rPr>
            <w:rFonts w:ascii="Arial" w:hAnsi="Arial" w:cs="Arial"/>
            <w:color w:val="333333"/>
            <w:sz w:val="22"/>
            <w:szCs w:val="22"/>
          </w:rPr>
          <w:delText>s are selected to be removed. T</w:delText>
        </w:r>
        <w:r w:rsidRPr="00B31CA3" w:rsidDel="00026007">
          <w:rPr>
            <w:rFonts w:ascii="Arial" w:hAnsi="Arial" w:cs="Arial"/>
            <w:color w:val="333333"/>
            <w:sz w:val="22"/>
            <w:szCs w:val="22"/>
          </w:rPr>
          <w:delText>his can either be saved which would create the change and audit trail or the scientist could cancel changes.</w:delText>
        </w:r>
      </w:del>
    </w:p>
    <w:p w14:paraId="5B9E1576" w14:textId="1FE952FB" w:rsidR="00CE11D2" w:rsidDel="00026007" w:rsidRDefault="00CE11D2" w:rsidP="00B31CA3">
      <w:pPr>
        <w:rPr>
          <w:del w:id="395" w:author="Sean Sinnott" w:date="2015-03-03T22:04:00Z"/>
          <w:rFonts w:ascii="Arial" w:hAnsi="Arial" w:cs="Arial"/>
          <w:color w:val="333333"/>
          <w:sz w:val="22"/>
          <w:szCs w:val="22"/>
        </w:rPr>
      </w:pPr>
    </w:p>
    <w:p w14:paraId="454C0569" w14:textId="658A0E70" w:rsidR="00CE11D2" w:rsidDel="00026007" w:rsidRDefault="00CE11D2" w:rsidP="00CE11D2">
      <w:pPr>
        <w:pStyle w:val="Heading4"/>
        <w:rPr>
          <w:del w:id="396" w:author="Sean Sinnott" w:date="2015-03-03T22:04:00Z"/>
          <w:rFonts w:ascii="Arial" w:hAnsi="Arial" w:cs="Arial"/>
        </w:rPr>
      </w:pPr>
      <w:del w:id="397" w:author="Sean Sinnott" w:date="2015-03-03T22:04:00Z">
        <w:r w:rsidDel="00026007">
          <w:rPr>
            <w:rFonts w:ascii="Arial" w:hAnsi="Arial" w:cs="Arial"/>
          </w:rPr>
          <w:delText xml:space="preserve"> </w:delText>
        </w:r>
        <w:r w:rsidRPr="00CE11D2" w:rsidDel="00026007">
          <w:rPr>
            <w:rFonts w:ascii="Arial" w:hAnsi="Arial" w:cs="Arial"/>
          </w:rPr>
          <w:delText>Sample Screens / Story Boards</w:delText>
        </w:r>
      </w:del>
    </w:p>
    <w:p w14:paraId="77331648" w14:textId="7C58C350" w:rsidR="00CE11D2" w:rsidDel="00026007" w:rsidRDefault="00CE11D2" w:rsidP="00CE11D2">
      <w:pPr>
        <w:rPr>
          <w:del w:id="398" w:author="Sean Sinnott" w:date="2015-03-03T22:04:00Z"/>
        </w:rPr>
      </w:pPr>
    </w:p>
    <w:p w14:paraId="7DEAD1CC" w14:textId="7449D217" w:rsidR="00CE11D2" w:rsidRPr="00CE11D2" w:rsidDel="00026007" w:rsidRDefault="002C392E">
      <w:pPr>
        <w:rPr>
          <w:del w:id="399" w:author="Sean Sinnott" w:date="2015-03-03T22:04:00Z"/>
        </w:rPr>
      </w:pPr>
      <w:del w:id="400" w:author="Sean Sinnott" w:date="2015-03-03T21:29:00Z">
        <w:r w:rsidDel="00B634BB">
          <w:rPr>
            <w:noProof/>
          </w:rPr>
          <w:drawing>
            <wp:inline distT="0" distB="0" distL="0" distR="0" wp14:anchorId="17001452" wp14:editId="50282C1A">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46">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del>
    </w:p>
    <w:p w14:paraId="5D7F8A12" w14:textId="4F0DAA46" w:rsidR="00CE11D2" w:rsidDel="00026007" w:rsidRDefault="00CE11D2">
      <w:pPr>
        <w:rPr>
          <w:del w:id="401" w:author="Sean Sinnott" w:date="2015-03-03T22:04:00Z"/>
          <w:rFonts w:ascii="Arial" w:hAnsi="Arial" w:cs="Arial"/>
          <w:color w:val="333333"/>
          <w:sz w:val="22"/>
          <w:szCs w:val="22"/>
        </w:rPr>
      </w:pPr>
    </w:p>
    <w:p w14:paraId="5AAA2D87" w14:textId="5A4A2B40" w:rsidR="00CE11D2" w:rsidDel="00026007" w:rsidRDefault="00CE11D2">
      <w:pPr>
        <w:rPr>
          <w:del w:id="402" w:author="Sean Sinnott" w:date="2015-03-03T22:04:00Z"/>
          <w:rFonts w:ascii="Arial" w:hAnsi="Arial" w:cs="Arial"/>
          <w:color w:val="333333"/>
          <w:sz w:val="22"/>
          <w:szCs w:val="22"/>
        </w:rPr>
      </w:pPr>
    </w:p>
    <w:p w14:paraId="00E0BA5F" w14:textId="6A6A1EB3" w:rsidR="00CE11D2" w:rsidRPr="00B31CA3" w:rsidDel="00026007" w:rsidRDefault="00CE11D2">
      <w:pPr>
        <w:rPr>
          <w:del w:id="403" w:author="Sean Sinnott" w:date="2015-03-03T22:04:00Z"/>
          <w:rFonts w:ascii="Arial" w:hAnsi="Arial" w:cs="Arial"/>
          <w:color w:val="333333"/>
          <w:sz w:val="22"/>
          <w:szCs w:val="22"/>
        </w:rPr>
      </w:pPr>
    </w:p>
    <w:p w14:paraId="73EE0F55" w14:textId="04289AD0" w:rsidR="00B31CA3" w:rsidDel="00026007" w:rsidRDefault="00B31CA3">
      <w:pPr>
        <w:rPr>
          <w:del w:id="404" w:author="Sean Sinnott" w:date="2015-03-03T22:04:00Z"/>
        </w:rPr>
        <w:pPrChange w:id="405" w:author="Sean Sinnott" w:date="2015-03-03T21:22:00Z">
          <w:pPr>
            <w:pStyle w:val="BodyText"/>
          </w:pPr>
        </w:pPrChange>
      </w:pPr>
    </w:p>
    <w:p w14:paraId="45DE02A0" w14:textId="24C7D29D" w:rsidR="00B31CA3" w:rsidRPr="00B31CA3" w:rsidDel="00026007" w:rsidRDefault="002C392E">
      <w:pPr>
        <w:rPr>
          <w:del w:id="406" w:author="Sean Sinnott" w:date="2015-03-03T22:04:00Z"/>
        </w:rPr>
        <w:pPrChange w:id="407" w:author="Sean Sinnott" w:date="2015-03-03T21:22:00Z">
          <w:pPr>
            <w:pStyle w:val="BodyText"/>
          </w:pPr>
        </w:pPrChange>
      </w:pPr>
      <w:del w:id="408" w:author="Sean Sinnott" w:date="2015-03-03T21:29:00Z">
        <w:r w:rsidRPr="00B634BB" w:rsidDel="00B634BB">
          <w:rPr>
            <w:noProof/>
          </w:rPr>
          <w:drawing>
            <wp:inline distT="0" distB="0" distL="0" distR="0" wp14:anchorId="031AE6A6" wp14:editId="3293EE7E">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47">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del>
    </w:p>
    <w:p w14:paraId="2C919536" w14:textId="069715B7" w:rsidR="00B31CA3" w:rsidRDefault="00B31CA3">
      <w:pPr>
        <w:pPrChange w:id="409" w:author="Sean Sinnott" w:date="2015-03-03T21:22:00Z">
          <w:pPr>
            <w:pStyle w:val="BodyText"/>
          </w:pPr>
        </w:pPrChange>
      </w:pPr>
    </w:p>
    <w:p w14:paraId="08091CEE" w14:textId="6D28C60D"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410" w:name="_Toc286359823"/>
      <w:r>
        <w:t>Audit Trail</w:t>
      </w:r>
      <w:bookmarkEnd w:id="410"/>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48">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411" w:name="_Toc286359824"/>
      <w:r>
        <w:t>Four Eyes Protocol</w:t>
      </w:r>
      <w:bookmarkEnd w:id="411"/>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49">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412" w:name="_Toc286359825"/>
      <w:r>
        <w:t>Flexible Plate Template Editor</w:t>
      </w:r>
      <w:bookmarkEnd w:id="412"/>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 xml:space="preserve">Plate templates can be saved and loaded so that they can be shared. The save file is a clear format (e.g., csv) that could be edited directly with a text editor/excel. Alternatively the </w:t>
      </w:r>
      <w:proofErr w:type="spellStart"/>
      <w:r w:rsidRPr="00456480">
        <w:rPr>
          <w:rFonts w:ascii="Helvetica Neue" w:hAnsi="Helvetica Neue"/>
          <w:color w:val="333333"/>
          <w:shd w:val="clear" w:color="auto" w:fill="FFFFFF"/>
        </w:rPr>
        <w:t>webapp</w:t>
      </w:r>
      <w:proofErr w:type="spellEnd"/>
      <w:r w:rsidRPr="00456480">
        <w:rPr>
          <w:rFonts w:ascii="Helvetica Neue" w:hAnsi="Helvetica Neue"/>
          <w:color w:val="333333"/>
          <w:shd w:val="clear" w:color="auto" w:fill="FFFFFF"/>
        </w:rPr>
        <w:t xml:space="preserve">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413" w:name="_Toc286359826"/>
      <w:r>
        <w:t>Plate Sharing</w:t>
      </w:r>
      <w:bookmarkEnd w:id="413"/>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414" w:name="_Toc286359827"/>
      <w:r>
        <w:t>Support Machine / Equipment File parsers</w:t>
      </w:r>
      <w:bookmarkEnd w:id="414"/>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415" w:name="_Toc286359828"/>
      <w:r>
        <w:t xml:space="preserve">Open Issues / Questions </w:t>
      </w:r>
      <w:r w:rsidR="00456480">
        <w:t>Special Features</w:t>
      </w:r>
      <w:bookmarkEnd w:id="415"/>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xml:space="preserve">. What should the x and the </w:t>
            </w:r>
            <w:proofErr w:type="gramStart"/>
            <w:r w:rsidR="00BE270D">
              <w:t>y axis</w:t>
            </w:r>
            <w:proofErr w:type="gramEnd"/>
            <w:r w:rsidR="00BE270D">
              <w:t xml:space="preserve">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 xml:space="preserve">For the data analysis portion how should the result be </w:t>
            </w:r>
            <w:proofErr w:type="gramStart"/>
            <w:r>
              <w:t>filtered.</w:t>
            </w:r>
            <w:proofErr w:type="gramEnd"/>
            <w:r>
              <w:t xml:space="preserve">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106"/>
    <w:p w14:paraId="19300C45" w14:textId="0A096E03" w:rsidR="00C4101E" w:rsidRDefault="00100E6F" w:rsidP="00100E6F">
      <w:pPr>
        <w:pStyle w:val="Heading1"/>
      </w:pPr>
      <w:r>
        <w:t>High Level Design</w:t>
      </w:r>
    </w:p>
    <w:p w14:paraId="26CE2EDA" w14:textId="77777777" w:rsidR="00100E6F" w:rsidRDefault="00100E6F" w:rsidP="00100E6F">
      <w:pPr>
        <w:pStyle w:val="BodyText"/>
      </w:pPr>
    </w:p>
    <w:p w14:paraId="4EE818CB" w14:textId="7137EC56" w:rsidR="00100E6F" w:rsidRDefault="0005642B" w:rsidP="0005642B">
      <w:pPr>
        <w:pStyle w:val="Heading2"/>
      </w:pPr>
      <w:r>
        <w:t>Architecture</w:t>
      </w:r>
    </w:p>
    <w:p w14:paraId="1B980BA1" w14:textId="11387ED1" w:rsidR="0005642B" w:rsidRPr="0005642B" w:rsidRDefault="0005642B" w:rsidP="0005642B">
      <w:pPr>
        <w:pStyle w:val="Heading2"/>
      </w:pPr>
      <w:r>
        <w:t>Web Services</w:t>
      </w:r>
    </w:p>
    <w:p w14:paraId="63537E71" w14:textId="301A2367" w:rsidR="00C4101E" w:rsidRDefault="0005642B" w:rsidP="00100E6F">
      <w:pPr>
        <w:pStyle w:val="Heading1"/>
      </w:pPr>
      <w:r>
        <w:t>Project Planning and Estimating</w:t>
      </w:r>
    </w:p>
    <w:p w14:paraId="3AA2D03E" w14:textId="131BB2B8" w:rsidR="0005642B" w:rsidRDefault="0005642B" w:rsidP="0005642B">
      <w:pPr>
        <w:pStyle w:val="Heading2"/>
      </w:pPr>
      <w:r>
        <w:t>Iterations</w:t>
      </w:r>
    </w:p>
    <w:p w14:paraId="09728419" w14:textId="5639AD08" w:rsidR="0005642B" w:rsidRDefault="0005642B" w:rsidP="0005642B">
      <w:pPr>
        <w:pStyle w:val="Heading3"/>
      </w:pPr>
      <w:r>
        <w:t>Overview</w:t>
      </w:r>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proofErr w:type="gramStart"/>
      <w:r w:rsidR="00F747ED">
        <w:t xml:space="preserve">Every </w:t>
      </w:r>
      <w:r w:rsidR="00F20B2E">
        <w:t>iteration</w:t>
      </w:r>
      <w:proofErr w:type="gramEnd"/>
      <w:r w:rsidR="00F20B2E">
        <w:t xml:space="preserve">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r>
        <w:t>Iteration Calendar</w:t>
      </w:r>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r>
        <w:t>Stories and Estimates</w:t>
      </w:r>
    </w:p>
    <w:p w14:paraId="16B884F5" w14:textId="77777777" w:rsidR="0005642B" w:rsidRPr="0005642B" w:rsidRDefault="0005642B" w:rsidP="0005642B">
      <w:pPr>
        <w:pStyle w:val="BodyText"/>
      </w:pPr>
    </w:p>
    <w:p w14:paraId="3313B94D" w14:textId="61E27B29" w:rsidR="0005642B" w:rsidRPr="0005642B" w:rsidRDefault="0005642B" w:rsidP="0005642B">
      <w:pPr>
        <w:pStyle w:val="Heading2"/>
      </w:pPr>
      <w:r>
        <w:t>Main deliverables</w:t>
      </w:r>
    </w:p>
    <w:p w14:paraId="1526AAEA" w14:textId="390BF50B" w:rsidR="00C4101E" w:rsidRDefault="00100E6F" w:rsidP="0005642B">
      <w:pPr>
        <w:pStyle w:val="Heading1"/>
      </w:pPr>
      <w:r>
        <w:t>Project Risks</w:t>
      </w:r>
    </w:p>
    <w:p w14:paraId="75CCE25C" w14:textId="1805CFBB" w:rsidR="0005642B" w:rsidRPr="0005642B" w:rsidRDefault="0005642B" w:rsidP="0005642B">
      <w:pPr>
        <w:pStyle w:val="Heading1"/>
      </w:pPr>
      <w:r>
        <w:t>Project Tools and Technical Stack</w:t>
      </w:r>
    </w:p>
    <w:sectPr w:rsidR="0005642B" w:rsidRPr="0005642B" w:rsidSect="004D5E73">
      <w:headerReference w:type="default" r:id="rId50"/>
      <w:pgSz w:w="12240" w:h="15840" w:code="1"/>
      <w:pgMar w:top="1008" w:right="1008" w:bottom="810" w:left="792" w:header="576" w:footer="576"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9" w:author="Alex" w:date="2015-03-01T16:26:00Z" w:initials="SZ">
    <w:p w14:paraId="337059F7" w14:textId="0E53DB82" w:rsidR="00064743" w:rsidRDefault="00064743">
      <w:pPr>
        <w:pStyle w:val="CommentText"/>
      </w:pPr>
      <w:r>
        <w:rPr>
          <w:rStyle w:val="CommentReference"/>
        </w:rPr>
        <w:annotationRef/>
      </w:r>
      <w:r>
        <w:t xml:space="preserve">We should consider having add plate set wizard to produce a </w:t>
      </w:r>
      <w:proofErr w:type="spellStart"/>
      <w:r>
        <w:t>json</w:t>
      </w:r>
      <w:proofErr w:type="spellEnd"/>
      <w:r>
        <w:t xml:space="preserve"> document server side. </w:t>
      </w:r>
      <w:proofErr w:type="gramStart"/>
      <w:r>
        <w:t>then</w:t>
      </w:r>
      <w:proofErr w:type="gramEnd"/>
      <w:r>
        <w:t xml:space="preserve"> the import wizard and the add new plate wizard would both use the same call to populate the database</w:t>
      </w:r>
    </w:p>
  </w:comment>
  <w:comment w:id="112" w:author="Alex" w:date="2015-03-01T16:29:00Z" w:initials="SZ">
    <w:p w14:paraId="1096D01A" w14:textId="4882A06B" w:rsidR="00064743" w:rsidRDefault="00064743">
      <w:pPr>
        <w:pStyle w:val="CommentText"/>
      </w:pPr>
      <w:r>
        <w:rPr>
          <w:rStyle w:val="CommentReference"/>
        </w:rPr>
        <w:annotationRef/>
      </w:r>
      <w:r>
        <w:t>Shared plates is not in scope…. delete this?</w:t>
      </w:r>
    </w:p>
  </w:comment>
  <w:comment w:id="140" w:author="Alex" w:date="2015-03-01T16:46:00Z" w:initials="SZ">
    <w:p w14:paraId="68818634" w14:textId="03BD7D23" w:rsidR="00064743" w:rsidRDefault="00064743">
      <w:pPr>
        <w:pStyle w:val="CommentText"/>
      </w:pPr>
      <w:r>
        <w:rPr>
          <w:rStyle w:val="CommentReference"/>
        </w:rPr>
        <w:annotationRef/>
      </w:r>
      <w:proofErr w:type="gramStart"/>
      <w:r>
        <w:t>is</w:t>
      </w:r>
      <w:proofErr w:type="gramEnd"/>
      <w:r>
        <w:t xml:space="preserve"> this relevant? </w:t>
      </w:r>
      <w:proofErr w:type="gramStart"/>
      <w:r>
        <w:t>can</w:t>
      </w:r>
      <w:proofErr w:type="gramEnd"/>
      <w:r>
        <w:t xml:space="preserve"> we delete?</w:t>
      </w:r>
    </w:p>
  </w:comment>
  <w:comment w:id="141" w:author="Alex" w:date="2015-03-01T16:28:00Z" w:initials="SZ">
    <w:p w14:paraId="7D28AD2C" w14:textId="37F840CB" w:rsidR="00064743" w:rsidRDefault="00064743">
      <w:pPr>
        <w:pStyle w:val="CommentText"/>
      </w:pPr>
      <w:r>
        <w:rPr>
          <w:rStyle w:val="CommentReference"/>
        </w:rPr>
        <w:annotationRef/>
      </w:r>
      <w:proofErr w:type="gramStart"/>
      <w:r>
        <w:t>shared</w:t>
      </w:r>
      <w:proofErr w:type="gramEnd"/>
      <w:r>
        <w:t xml:space="preserve"> plates seems no longer a desirable feature. </w:t>
      </w:r>
      <w:proofErr w:type="gramStart"/>
      <w:r>
        <w:t>can</w:t>
      </w:r>
      <w:proofErr w:type="gramEnd"/>
      <w:r>
        <w:t xml:space="preserve"> we delete this?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064743" w:rsidRDefault="00064743">
      <w:r>
        <w:separator/>
      </w:r>
    </w:p>
  </w:endnote>
  <w:endnote w:type="continuationSeparator" w:id="0">
    <w:p w14:paraId="6D008E44" w14:textId="77777777" w:rsidR="00064743" w:rsidRDefault="0006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064743" w:rsidRPr="00B35DB6" w14:paraId="34AF0FED" w14:textId="77777777" w:rsidTr="00322E25">
      <w:trPr>
        <w:cantSplit/>
        <w:trHeight w:val="499"/>
      </w:trPr>
      <w:tc>
        <w:tcPr>
          <w:tcW w:w="4679" w:type="dxa"/>
          <w:tcBorders>
            <w:top w:val="nil"/>
          </w:tcBorders>
        </w:tcPr>
        <w:p w14:paraId="424B8C0B" w14:textId="1D6B5E63" w:rsidR="00064743" w:rsidRPr="00B35DB6" w:rsidRDefault="00064743" w:rsidP="00322E25">
          <w:pPr>
            <w:pStyle w:val="Footer"/>
            <w:rPr>
              <w:rFonts w:ascii="Calibri" w:hAnsi="Calibri"/>
              <w:sz w:val="18"/>
            </w:rPr>
          </w:pPr>
        </w:p>
      </w:tc>
      <w:tc>
        <w:tcPr>
          <w:tcW w:w="2246" w:type="dxa"/>
          <w:tcBorders>
            <w:top w:val="nil"/>
          </w:tcBorders>
        </w:tcPr>
        <w:p w14:paraId="5F5C6260" w14:textId="417C69D2" w:rsidR="00064743" w:rsidRPr="00970B57" w:rsidRDefault="00064743"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026007">
            <w:rPr>
              <w:rStyle w:val="PageNumber"/>
              <w:rFonts w:ascii="Calibri" w:hAnsi="Calibri"/>
              <w:noProof/>
              <w:sz w:val="18"/>
            </w:rPr>
            <w:t>27</w:t>
          </w:r>
          <w:r w:rsidRPr="00B35DB6">
            <w:rPr>
              <w:rStyle w:val="PageNumber"/>
              <w:rFonts w:ascii="Calibri" w:hAnsi="Calibri"/>
              <w:sz w:val="18"/>
            </w:rPr>
            <w:fldChar w:fldCharType="end"/>
          </w:r>
        </w:p>
      </w:tc>
    </w:tr>
  </w:tbl>
  <w:p w14:paraId="3B02B42A" w14:textId="77777777" w:rsidR="00064743" w:rsidRDefault="00064743"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064743" w:rsidRDefault="00064743">
      <w:r>
        <w:separator/>
      </w:r>
    </w:p>
  </w:footnote>
  <w:footnote w:type="continuationSeparator" w:id="0">
    <w:p w14:paraId="3E3FB6CC" w14:textId="77777777" w:rsidR="00064743" w:rsidRDefault="000647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064743" w:rsidRDefault="00064743">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064743" w14:paraId="4CC6026A" w14:textId="77777777" w:rsidTr="00970B57">
      <w:trPr>
        <w:cantSplit/>
        <w:trHeight w:val="215"/>
      </w:trPr>
      <w:tc>
        <w:tcPr>
          <w:tcW w:w="843" w:type="dxa"/>
        </w:tcPr>
        <w:p w14:paraId="4241E997" w14:textId="77777777" w:rsidR="00064743" w:rsidRDefault="00064743"/>
      </w:tc>
      <w:tc>
        <w:tcPr>
          <w:tcW w:w="4398" w:type="dxa"/>
        </w:tcPr>
        <w:p w14:paraId="75AB260F" w14:textId="77777777" w:rsidR="00064743" w:rsidRPr="00970B57" w:rsidRDefault="00064743">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064743" w:rsidRPr="00970B57" w:rsidRDefault="00064743" w:rsidP="00322E25">
          <w:pPr>
            <w:pStyle w:val="HeaderTitle"/>
            <w:jc w:val="center"/>
            <w:rPr>
              <w:sz w:val="20"/>
              <w:szCs w:val="20"/>
            </w:rPr>
          </w:pPr>
          <w:r w:rsidRPr="00970B57">
            <w:rPr>
              <w:sz w:val="20"/>
              <w:szCs w:val="20"/>
            </w:rPr>
            <w:t>Biochemical plate, assay, and result management system</w:t>
          </w:r>
        </w:p>
      </w:tc>
    </w:tr>
  </w:tbl>
  <w:p w14:paraId="63576B2E" w14:textId="77777777" w:rsidR="00064743" w:rsidRPr="00B35DB6" w:rsidRDefault="00064743">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064743" w14:paraId="5869B102" w14:textId="77777777" w:rsidTr="006B18BB">
      <w:trPr>
        <w:cantSplit/>
        <w:trHeight w:val="229"/>
      </w:trPr>
      <w:tc>
        <w:tcPr>
          <w:tcW w:w="790" w:type="dxa"/>
          <w:vMerge w:val="restart"/>
        </w:tcPr>
        <w:p w14:paraId="68BCF34B" w14:textId="77777777" w:rsidR="00064743" w:rsidRDefault="00064743">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064743" w:rsidRDefault="00064743">
          <w:pPr>
            <w:pStyle w:val="HeaderTitle"/>
          </w:pPr>
          <w:r>
            <w:fldChar w:fldCharType="begin"/>
          </w:r>
          <w:r>
            <w:instrText xml:space="preserve"> STYLEREF "*Document Name" \* MERGEFORMAT </w:instrText>
          </w:r>
          <w:r>
            <w:fldChar w:fldCharType="end"/>
          </w:r>
        </w:p>
      </w:tc>
      <w:tc>
        <w:tcPr>
          <w:tcW w:w="4881" w:type="dxa"/>
        </w:tcPr>
        <w:p w14:paraId="147144D1" w14:textId="77777777" w:rsidR="00064743" w:rsidRDefault="00064743">
          <w:pPr>
            <w:pStyle w:val="HeaderTitle"/>
            <w:jc w:val="right"/>
          </w:pPr>
        </w:p>
      </w:tc>
    </w:tr>
    <w:tr w:rsidR="00064743" w14:paraId="7A3EE375" w14:textId="77777777" w:rsidTr="006B18BB">
      <w:trPr>
        <w:cantSplit/>
        <w:trHeight w:val="127"/>
      </w:trPr>
      <w:tc>
        <w:tcPr>
          <w:tcW w:w="790" w:type="dxa"/>
          <w:vMerge/>
        </w:tcPr>
        <w:p w14:paraId="69B88492" w14:textId="77777777" w:rsidR="00064743" w:rsidRDefault="00064743">
          <w:pPr>
            <w:pStyle w:val="TOC6"/>
          </w:pPr>
        </w:p>
      </w:tc>
      <w:tc>
        <w:tcPr>
          <w:tcW w:w="4588" w:type="dxa"/>
        </w:tcPr>
        <w:p w14:paraId="66C2D5FD" w14:textId="77777777" w:rsidR="00064743" w:rsidRDefault="00064743">
          <w:pPr>
            <w:pStyle w:val="HeaderTitle"/>
          </w:pPr>
        </w:p>
      </w:tc>
      <w:tc>
        <w:tcPr>
          <w:tcW w:w="4881" w:type="dxa"/>
        </w:tcPr>
        <w:p w14:paraId="5B983BE7" w14:textId="77777777" w:rsidR="00064743" w:rsidRDefault="00064743">
          <w:pPr>
            <w:pStyle w:val="HeaderTitle"/>
            <w:jc w:val="right"/>
          </w:pPr>
        </w:p>
      </w:tc>
    </w:tr>
  </w:tbl>
  <w:p w14:paraId="59A8F7D6" w14:textId="77777777" w:rsidR="00064743" w:rsidRDefault="0006474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6">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9">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700"/>
        </w:tabs>
        <w:ind w:left="270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0"/>
  </w:num>
  <w:num w:numId="12">
    <w:abstractNumId w:val="13"/>
  </w:num>
  <w:num w:numId="13">
    <w:abstractNumId w:val="14"/>
  </w:num>
  <w:num w:numId="14">
    <w:abstractNumId w:val="20"/>
  </w:num>
  <w:num w:numId="15">
    <w:abstractNumId w:val="11"/>
  </w:num>
  <w:num w:numId="16">
    <w:abstractNumId w:val="6"/>
  </w:num>
  <w:num w:numId="17">
    <w:abstractNumId w:val="10"/>
  </w:num>
  <w:num w:numId="18">
    <w:abstractNumId w:val="17"/>
  </w:num>
  <w:num w:numId="19">
    <w:abstractNumId w:val="1"/>
  </w:num>
  <w:num w:numId="20">
    <w:abstractNumId w:val="9"/>
  </w:num>
  <w:num w:numId="21">
    <w:abstractNumId w:val="21"/>
  </w:num>
  <w:num w:numId="22">
    <w:abstractNumId w:val="4"/>
  </w:num>
  <w:num w:numId="23">
    <w:abstractNumId w:val="16"/>
  </w:num>
  <w:num w:numId="24">
    <w:abstractNumId w:val="2"/>
  </w:num>
  <w:num w:numId="25">
    <w:abstractNumId w:val="19"/>
  </w:num>
  <w:num w:numId="26">
    <w:abstractNumId w:val="18"/>
  </w:num>
  <w:num w:numId="27">
    <w:abstractNumId w:val="7"/>
  </w:num>
  <w:num w:numId="28">
    <w:abstractNumId w:val="15"/>
  </w:num>
  <w:num w:numId="29">
    <w:abstractNumId w:val="5"/>
  </w:num>
  <w:num w:numId="30">
    <w:abstractNumId w:val="3"/>
  </w:num>
  <w:num w:numId="31">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26007"/>
    <w:rsid w:val="000379ED"/>
    <w:rsid w:val="0005642B"/>
    <w:rsid w:val="000568BA"/>
    <w:rsid w:val="00064743"/>
    <w:rsid w:val="00080A72"/>
    <w:rsid w:val="00097EF1"/>
    <w:rsid w:val="000B5F33"/>
    <w:rsid w:val="000E44C0"/>
    <w:rsid w:val="000F682B"/>
    <w:rsid w:val="00100E6F"/>
    <w:rsid w:val="00115D35"/>
    <w:rsid w:val="00122476"/>
    <w:rsid w:val="00132062"/>
    <w:rsid w:val="00166804"/>
    <w:rsid w:val="00167CC1"/>
    <w:rsid w:val="00172DCF"/>
    <w:rsid w:val="00181FF0"/>
    <w:rsid w:val="001B2821"/>
    <w:rsid w:val="001D63AD"/>
    <w:rsid w:val="001F3A42"/>
    <w:rsid w:val="001F6D87"/>
    <w:rsid w:val="00221009"/>
    <w:rsid w:val="00225442"/>
    <w:rsid w:val="002419BF"/>
    <w:rsid w:val="00247396"/>
    <w:rsid w:val="00247692"/>
    <w:rsid w:val="00265888"/>
    <w:rsid w:val="00286A76"/>
    <w:rsid w:val="00295A99"/>
    <w:rsid w:val="002B5C14"/>
    <w:rsid w:val="002C392E"/>
    <w:rsid w:val="002C3EC1"/>
    <w:rsid w:val="002D17BB"/>
    <w:rsid w:val="002E4E61"/>
    <w:rsid w:val="00322E25"/>
    <w:rsid w:val="003522BA"/>
    <w:rsid w:val="00352322"/>
    <w:rsid w:val="003673D9"/>
    <w:rsid w:val="0037777F"/>
    <w:rsid w:val="00386EA6"/>
    <w:rsid w:val="003D5C9E"/>
    <w:rsid w:val="003E0237"/>
    <w:rsid w:val="003E2426"/>
    <w:rsid w:val="004034D5"/>
    <w:rsid w:val="00407C28"/>
    <w:rsid w:val="00413928"/>
    <w:rsid w:val="00420C9F"/>
    <w:rsid w:val="00425FDF"/>
    <w:rsid w:val="00456480"/>
    <w:rsid w:val="00456578"/>
    <w:rsid w:val="00465EA5"/>
    <w:rsid w:val="00490D1B"/>
    <w:rsid w:val="004953DC"/>
    <w:rsid w:val="004C3A9C"/>
    <w:rsid w:val="004C70F3"/>
    <w:rsid w:val="004C7ABE"/>
    <w:rsid w:val="004D3DC2"/>
    <w:rsid w:val="004D5E73"/>
    <w:rsid w:val="004F35C7"/>
    <w:rsid w:val="005200BD"/>
    <w:rsid w:val="00552A4E"/>
    <w:rsid w:val="00556BC7"/>
    <w:rsid w:val="005649F3"/>
    <w:rsid w:val="005709A2"/>
    <w:rsid w:val="00572287"/>
    <w:rsid w:val="00573503"/>
    <w:rsid w:val="005758EB"/>
    <w:rsid w:val="005C502D"/>
    <w:rsid w:val="005C5E16"/>
    <w:rsid w:val="005E3F3E"/>
    <w:rsid w:val="005E5641"/>
    <w:rsid w:val="005F6D10"/>
    <w:rsid w:val="00604C84"/>
    <w:rsid w:val="00622B90"/>
    <w:rsid w:val="00633F6D"/>
    <w:rsid w:val="00655494"/>
    <w:rsid w:val="006774A0"/>
    <w:rsid w:val="00681D88"/>
    <w:rsid w:val="00691287"/>
    <w:rsid w:val="006A415D"/>
    <w:rsid w:val="006B18BB"/>
    <w:rsid w:val="006B3ACA"/>
    <w:rsid w:val="006B6204"/>
    <w:rsid w:val="006D1DF3"/>
    <w:rsid w:val="006E733C"/>
    <w:rsid w:val="0070713D"/>
    <w:rsid w:val="0073073B"/>
    <w:rsid w:val="00752D42"/>
    <w:rsid w:val="00756DF3"/>
    <w:rsid w:val="0076241D"/>
    <w:rsid w:val="0076409D"/>
    <w:rsid w:val="00790D3B"/>
    <w:rsid w:val="00793AE6"/>
    <w:rsid w:val="007B0DED"/>
    <w:rsid w:val="007B425A"/>
    <w:rsid w:val="007B5A9E"/>
    <w:rsid w:val="007C09FC"/>
    <w:rsid w:val="007D1467"/>
    <w:rsid w:val="007F0BB8"/>
    <w:rsid w:val="0080312D"/>
    <w:rsid w:val="00807692"/>
    <w:rsid w:val="008157FF"/>
    <w:rsid w:val="00831E55"/>
    <w:rsid w:val="00872DCB"/>
    <w:rsid w:val="00873162"/>
    <w:rsid w:val="0088669D"/>
    <w:rsid w:val="008B6562"/>
    <w:rsid w:val="008E3E51"/>
    <w:rsid w:val="008E724F"/>
    <w:rsid w:val="008F77CC"/>
    <w:rsid w:val="009102DA"/>
    <w:rsid w:val="009529DA"/>
    <w:rsid w:val="00970B57"/>
    <w:rsid w:val="00971085"/>
    <w:rsid w:val="00971A35"/>
    <w:rsid w:val="00980570"/>
    <w:rsid w:val="00982EA4"/>
    <w:rsid w:val="00987FF1"/>
    <w:rsid w:val="009A3965"/>
    <w:rsid w:val="009A39C8"/>
    <w:rsid w:val="009A763C"/>
    <w:rsid w:val="009B0FDE"/>
    <w:rsid w:val="009C1348"/>
    <w:rsid w:val="009C5432"/>
    <w:rsid w:val="009F1004"/>
    <w:rsid w:val="00A1085D"/>
    <w:rsid w:val="00A218D1"/>
    <w:rsid w:val="00A22973"/>
    <w:rsid w:val="00A250A0"/>
    <w:rsid w:val="00A2664A"/>
    <w:rsid w:val="00A31CDF"/>
    <w:rsid w:val="00A34902"/>
    <w:rsid w:val="00A404E1"/>
    <w:rsid w:val="00A61578"/>
    <w:rsid w:val="00AB4BED"/>
    <w:rsid w:val="00AB510F"/>
    <w:rsid w:val="00AE5587"/>
    <w:rsid w:val="00B31CA3"/>
    <w:rsid w:val="00B35DB6"/>
    <w:rsid w:val="00B44553"/>
    <w:rsid w:val="00B52CD5"/>
    <w:rsid w:val="00B54ADD"/>
    <w:rsid w:val="00B551B5"/>
    <w:rsid w:val="00B55648"/>
    <w:rsid w:val="00B60C8C"/>
    <w:rsid w:val="00B634BB"/>
    <w:rsid w:val="00B85609"/>
    <w:rsid w:val="00B95DD4"/>
    <w:rsid w:val="00BA35CE"/>
    <w:rsid w:val="00BA3959"/>
    <w:rsid w:val="00BD01B0"/>
    <w:rsid w:val="00BD2D3D"/>
    <w:rsid w:val="00BE270D"/>
    <w:rsid w:val="00C0015E"/>
    <w:rsid w:val="00C04986"/>
    <w:rsid w:val="00C21E2F"/>
    <w:rsid w:val="00C23E94"/>
    <w:rsid w:val="00C2755A"/>
    <w:rsid w:val="00C40F7F"/>
    <w:rsid w:val="00C4101E"/>
    <w:rsid w:val="00C468D0"/>
    <w:rsid w:val="00C63C7E"/>
    <w:rsid w:val="00C85486"/>
    <w:rsid w:val="00C87C7C"/>
    <w:rsid w:val="00CA5E15"/>
    <w:rsid w:val="00CB033F"/>
    <w:rsid w:val="00CC0391"/>
    <w:rsid w:val="00CC7055"/>
    <w:rsid w:val="00CD2ED0"/>
    <w:rsid w:val="00CD3180"/>
    <w:rsid w:val="00CE11D2"/>
    <w:rsid w:val="00D24F36"/>
    <w:rsid w:val="00D45D84"/>
    <w:rsid w:val="00D607D5"/>
    <w:rsid w:val="00D722E1"/>
    <w:rsid w:val="00DA25D7"/>
    <w:rsid w:val="00DA39B2"/>
    <w:rsid w:val="00DA438C"/>
    <w:rsid w:val="00DB1EE3"/>
    <w:rsid w:val="00DB5A41"/>
    <w:rsid w:val="00DD05E4"/>
    <w:rsid w:val="00DE772F"/>
    <w:rsid w:val="00DF1EDF"/>
    <w:rsid w:val="00DF50E6"/>
    <w:rsid w:val="00E00D4C"/>
    <w:rsid w:val="00E0509E"/>
    <w:rsid w:val="00E15369"/>
    <w:rsid w:val="00E37C91"/>
    <w:rsid w:val="00E4737D"/>
    <w:rsid w:val="00E5372D"/>
    <w:rsid w:val="00E57162"/>
    <w:rsid w:val="00E6187A"/>
    <w:rsid w:val="00E624E5"/>
    <w:rsid w:val="00E67185"/>
    <w:rsid w:val="00E80124"/>
    <w:rsid w:val="00EE16A9"/>
    <w:rsid w:val="00EF6D90"/>
    <w:rsid w:val="00F01727"/>
    <w:rsid w:val="00F10552"/>
    <w:rsid w:val="00F16585"/>
    <w:rsid w:val="00F20B2E"/>
    <w:rsid w:val="00F505F6"/>
    <w:rsid w:val="00F5226A"/>
    <w:rsid w:val="00F5474B"/>
    <w:rsid w:val="00F560F3"/>
    <w:rsid w:val="00F63BF1"/>
    <w:rsid w:val="00F7103B"/>
    <w:rsid w:val="00F71A76"/>
    <w:rsid w:val="00F747ED"/>
    <w:rsid w:val="00F81FB0"/>
    <w:rsid w:val="00F85F74"/>
    <w:rsid w:val="00FA7D04"/>
    <w:rsid w:val="00FE57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tabs>
        <w:tab w:val="clear" w:pos="2700"/>
        <w:tab w:val="num" w:pos="720"/>
      </w:tabs>
      <w:spacing w:before="240" w:after="60"/>
      <w:ind w:left="72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 w:type="character" w:customStyle="1" w:styleId="apple-converted-space">
    <w:name w:val="apple-converted-space"/>
    <w:basedOn w:val="DefaultParagraphFont"/>
    <w:rsid w:val="009A396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tabs>
        <w:tab w:val="clear" w:pos="2700"/>
        <w:tab w:val="num" w:pos="720"/>
      </w:tabs>
      <w:spacing w:before="240" w:after="60"/>
      <w:ind w:left="72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 w:type="character" w:customStyle="1" w:styleId="apple-converted-space">
    <w:name w:val="apple-converted-space"/>
    <w:basedOn w:val="DefaultParagraphFont"/>
    <w:rsid w:val="009A3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00769565">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648903323">
      <w:bodyDiv w:val="1"/>
      <w:marLeft w:val="0"/>
      <w:marRight w:val="0"/>
      <w:marTop w:val="0"/>
      <w:marBottom w:val="0"/>
      <w:divBdr>
        <w:top w:val="none" w:sz="0" w:space="0" w:color="auto"/>
        <w:left w:val="none" w:sz="0" w:space="0" w:color="auto"/>
        <w:bottom w:val="none" w:sz="0" w:space="0" w:color="auto"/>
        <w:right w:val="none" w:sz="0" w:space="0" w:color="auto"/>
      </w:divBdr>
    </w:div>
    <w:div w:id="664210445">
      <w:bodyDiv w:val="1"/>
      <w:marLeft w:val="0"/>
      <w:marRight w:val="0"/>
      <w:marTop w:val="0"/>
      <w:marBottom w:val="0"/>
      <w:divBdr>
        <w:top w:val="none" w:sz="0" w:space="0" w:color="auto"/>
        <w:left w:val="none" w:sz="0" w:space="0" w:color="auto"/>
        <w:bottom w:val="none" w:sz="0" w:space="0" w:color="auto"/>
        <w:right w:val="none" w:sz="0" w:space="0" w:color="auto"/>
      </w:divBdr>
    </w:div>
    <w:div w:id="866022777">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210191776">
      <w:bodyDiv w:val="1"/>
      <w:marLeft w:val="0"/>
      <w:marRight w:val="0"/>
      <w:marTop w:val="0"/>
      <w:marBottom w:val="0"/>
      <w:divBdr>
        <w:top w:val="none" w:sz="0" w:space="0" w:color="auto"/>
        <w:left w:val="none" w:sz="0" w:space="0" w:color="auto"/>
        <w:bottom w:val="none" w:sz="0" w:space="0" w:color="auto"/>
        <w:right w:val="none" w:sz="0" w:space="0" w:color="auto"/>
      </w:divBdr>
    </w:div>
    <w:div w:id="1350138012">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 w:id="19959150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png"/><Relationship Id="rId49" Type="http://schemas.openxmlformats.org/officeDocument/2006/relationships/image" Target="media/image37.pn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header" Target="header3.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comments" Target="comments.xml"/><Relationship Id="rId18" Type="http://schemas.openxmlformats.org/officeDocument/2006/relationships/image" Target="media/image6.jpg"/><Relationship Id="rId19" Type="http://schemas.openxmlformats.org/officeDocument/2006/relationships/image" Target="media/image7.jp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0E5E4-7514-6C40-88F1-8E8A15E6C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39</Pages>
  <Words>4032</Words>
  <Characters>22988</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26967</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Sean Sinnott</cp:lastModifiedBy>
  <cp:revision>46</cp:revision>
  <cp:lastPrinted>2005-03-10T22:07:00Z</cp:lastPrinted>
  <dcterms:created xsi:type="dcterms:W3CDTF">2015-03-02T04:53:00Z</dcterms:created>
  <dcterms:modified xsi:type="dcterms:W3CDTF">2015-03-04T03:04:00Z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