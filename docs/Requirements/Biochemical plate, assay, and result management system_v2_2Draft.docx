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lastRenderedPageBreak/>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 xml:space="preserve">Alan </w:t>
            </w:r>
            <w:proofErr w:type="spellStart"/>
            <w:r>
              <w:t>Orcharton</w:t>
            </w:r>
            <w:proofErr w:type="spellEnd"/>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BF451F">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BF451F">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7777777" w:rsidR="00115D35" w:rsidRDefault="00115D35" w:rsidP="00BF451F">
            <w:pPr>
              <w:pStyle w:val="TableText"/>
            </w:pPr>
            <w:proofErr w:type="spellStart"/>
            <w:r>
              <w:t>AlanOrcharton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BF451F">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BF451F">
            <w:pPr>
              <w:pStyle w:val="TableText"/>
            </w:pPr>
            <w:r>
              <w:t>Merge comments from Mark and Alex</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686B0F12" w:rsidR="00C4101E" w:rsidRDefault="00115D35">
            <w:pPr>
              <w:pStyle w:val="TableText"/>
            </w:pPr>
            <w:r>
              <w:t>1</w:t>
            </w:r>
            <w:r w:rsidRPr="00115D35">
              <w:rPr>
                <w:vertAlign w:val="superscript"/>
              </w:rPr>
              <w:t>st</w:t>
            </w:r>
            <w:r>
              <w:t xml:space="preserve"> March</w:t>
            </w:r>
            <w:r w:rsidR="00DA25D7">
              <w:t xml:space="preserve">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7E96E618" w:rsidR="00C4101E" w:rsidRDefault="00115D35">
            <w:pPr>
              <w:pStyle w:val="TableText"/>
            </w:pPr>
            <w:r>
              <w:t>Alex Zaman</w:t>
            </w:r>
          </w:p>
        </w:tc>
        <w:tc>
          <w:tcPr>
            <w:tcW w:w="1376" w:type="dxa"/>
            <w:tcBorders>
              <w:top w:val="single" w:sz="8" w:space="0" w:color="808080"/>
              <w:left w:val="single" w:sz="8" w:space="0" w:color="808080"/>
              <w:bottom w:val="single" w:sz="12" w:space="0" w:color="000000"/>
              <w:right w:val="single" w:sz="8" w:space="0" w:color="808080"/>
            </w:tcBorders>
          </w:tcPr>
          <w:p w14:paraId="35AD6752" w14:textId="76108C6E" w:rsidR="00C4101E" w:rsidRDefault="00115D35">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5861832A" w14:textId="257B12EA" w:rsidR="00C4101E" w:rsidRDefault="00115D35">
            <w:pPr>
              <w:pStyle w:val="TableText"/>
            </w:pPr>
            <w:r>
              <w:t>Updated Plate Editor Text and mockups.</w:t>
            </w: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 xml:space="preserve">Alan </w:t>
            </w:r>
            <w:proofErr w:type="spellStart"/>
            <w:r>
              <w:t>Orcharton</w:t>
            </w:r>
            <w:proofErr w:type="spellEnd"/>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lastRenderedPageBreak/>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 xml:space="preserve">Alan </w:t>
            </w:r>
            <w:proofErr w:type="spellStart"/>
            <w:r>
              <w:t>Orcharton</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12B579AC" w14:textId="57097D6C" w:rsidR="00100E6F" w:rsidRDefault="00100E6F" w:rsidP="000E44C0">
      <w:pPr>
        <w:pStyle w:val="Heading2"/>
      </w:pPr>
      <w:r>
        <w:t>Project Vision</w:t>
      </w:r>
    </w:p>
    <w:p w14:paraId="689F058D" w14:textId="381CFF38" w:rsidR="000E44C0" w:rsidRDefault="000E44C0" w:rsidP="000E44C0">
      <w:pPr>
        <w:pStyle w:val="Heading2"/>
      </w:pPr>
      <w:r>
        <w:t>Introduction</w:t>
      </w:r>
    </w:p>
    <w:p w14:paraId="4D28FA73" w14:textId="09DC4F02" w:rsid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w:t>
      </w:r>
      <w:proofErr w:type="spellStart"/>
      <w:r>
        <w:t>a users</w:t>
      </w:r>
      <w:proofErr w:type="spellEnd"/>
      <w:r>
        <w:t xml:space="preserve"> point of view. </w:t>
      </w:r>
    </w:p>
    <w:p w14:paraId="221D6C15" w14:textId="77777777" w:rsidR="00100E6F" w:rsidRDefault="00100E6F" w:rsidP="000E44C0">
      <w:pPr>
        <w:pStyle w:val="BodyText"/>
      </w:pPr>
    </w:p>
    <w:p w14:paraId="5DC81EEB" w14:textId="38C44685" w:rsidR="00100E6F" w:rsidRPr="000E44C0" w:rsidRDefault="00100E6F" w:rsidP="00100E6F">
      <w:pPr>
        <w:pStyle w:val="Heading1"/>
      </w:pPr>
      <w:r>
        <w:lastRenderedPageBreak/>
        <w:t>Project Overview</w:t>
      </w:r>
    </w:p>
    <w:p w14:paraId="65B1949C" w14:textId="77777777" w:rsidR="000E44C0" w:rsidRDefault="000E44C0">
      <w:pPr>
        <w:pStyle w:val="BodyText"/>
      </w:pPr>
    </w:p>
    <w:p w14:paraId="4964C105" w14:textId="060FFE3E" w:rsidR="00C4101E" w:rsidRDefault="00100E6F" w:rsidP="00100E6F">
      <w:pPr>
        <w:pStyle w:val="Heading2"/>
      </w:pPr>
      <w:r>
        <w:t>Project Vision</w:t>
      </w:r>
    </w:p>
    <w:p w14:paraId="5E3B4D23" w14:textId="77777777" w:rsidR="00100E6F" w:rsidRDefault="00100E6F" w:rsidP="00100E6F">
      <w:pPr>
        <w:pStyle w:val="BodyText"/>
      </w:pPr>
    </w:p>
    <w:p w14:paraId="5442FC4E" w14:textId="77777777" w:rsidR="00100E6F" w:rsidRDefault="00100E6F" w:rsidP="00100E6F">
      <w:pPr>
        <w:rPr>
          <w:rFonts w:ascii="Helvetica Neue" w:hAnsi="Helvetica Neue"/>
          <w:color w:val="333333"/>
          <w:shd w:val="clear" w:color="auto" w:fill="FFFFFF"/>
        </w:rPr>
      </w:pPr>
      <w:r w:rsidRPr="00100E6F">
        <w:rPr>
          <w:rFonts w:ascii="Helvetica Neue" w:hAnsi="Helvetica Neue"/>
          <w:color w:val="333333"/>
          <w:shd w:val="clear" w:color="auto" w:fill="FFFFFF"/>
        </w:rPr>
        <w:t xml:space="preserve">Our overall vision is to create a responsive web application that can assist scientists with managing the data associated with their experiments. We have decided to develop our project as a Java web application with REST web services. A web application will easily allow multiple users to access our program from whatever internet-capable device they have available, such a workstation or a mobile device. The Front end will be </w:t>
      </w:r>
      <w:proofErr w:type="spellStart"/>
      <w:r w:rsidRPr="00100E6F">
        <w:rPr>
          <w:rFonts w:ascii="Helvetica Neue" w:hAnsi="Helvetica Neue"/>
          <w:color w:val="333333"/>
          <w:shd w:val="clear" w:color="auto" w:fill="FFFFFF"/>
        </w:rPr>
        <w:t>a</w:t>
      </w:r>
      <w:proofErr w:type="spellEnd"/>
      <w:r w:rsidRPr="00100E6F">
        <w:rPr>
          <w:rFonts w:ascii="Helvetica Neue" w:hAnsi="Helvetica Neue"/>
          <w:color w:val="333333"/>
          <w:shd w:val="clear" w:color="auto" w:fill="FFFFFF"/>
        </w:rPr>
        <w:t xml:space="preserve"> Angular single page application to provide a desktop like response.</w:t>
      </w:r>
    </w:p>
    <w:p w14:paraId="2E994FD7" w14:textId="77777777" w:rsidR="00100E6F" w:rsidRDefault="00100E6F" w:rsidP="00100E6F">
      <w:pPr>
        <w:rPr>
          <w:rFonts w:ascii="Helvetica Neue" w:hAnsi="Helvetica Neue"/>
          <w:color w:val="333333"/>
          <w:shd w:val="clear" w:color="auto" w:fill="FFFFFF"/>
        </w:rPr>
      </w:pPr>
    </w:p>
    <w:p w14:paraId="3B273C5A" w14:textId="77777777" w:rsidR="00100E6F" w:rsidRPr="00100E6F" w:rsidRDefault="00100E6F" w:rsidP="00100E6F">
      <w:pPr>
        <w:rPr>
          <w:rFonts w:ascii="Times" w:hAnsi="Times"/>
          <w:sz w:val="20"/>
          <w:szCs w:val="20"/>
        </w:rPr>
      </w:pPr>
      <w:r w:rsidRPr="00100E6F">
        <w:rPr>
          <w:rFonts w:ascii="Helvetica Neue" w:hAnsi="Helvetica Neue"/>
          <w:color w:val="333333"/>
          <w:shd w:val="clear" w:color="auto" w:fill="FFFFFF"/>
        </w:rPr>
        <w:t>A low maintenance web based Biochemical plate and assay management system with specialized visual tools to enable scientists to quickly QC and analyze experiment results. We propose including some beautiful visual tools to assist the scientist in the analysis experiment results.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Pr="00100E6F" w:rsidRDefault="00100E6F" w:rsidP="00100E6F">
      <w:pPr>
        <w:pStyle w:val="Heading2"/>
      </w:pPr>
      <w:r>
        <w:t>Current Process Problem being solved</w:t>
      </w: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7" w:name="_Toc77147653"/>
      <w:bookmarkStart w:id="18" w:name="_Toc286359795"/>
      <w:bookmarkStart w:id="19" w:name="_Toc516369892"/>
      <w:bookmarkStart w:id="20" w:name="_Toc73946772"/>
      <w:r>
        <w:lastRenderedPageBreak/>
        <w:t>Assumptions and Constraints</w:t>
      </w:r>
      <w:bookmarkEnd w:id="17"/>
      <w:bookmarkEnd w:id="18"/>
    </w:p>
    <w:p w14:paraId="7861BA4D" w14:textId="77777777" w:rsidR="00CA5E15" w:rsidRPr="00CA5E15" w:rsidRDefault="00C4101E" w:rsidP="00E00D4C">
      <w:pPr>
        <w:pStyle w:val="Heading2"/>
      </w:pPr>
      <w:bookmarkStart w:id="21" w:name="_Toc77147654"/>
      <w:bookmarkStart w:id="22" w:name="_Toc286359796"/>
      <w:r>
        <w:t>Assumptions</w:t>
      </w:r>
      <w:bookmarkEnd w:id="21"/>
      <w:bookmarkEnd w:id="22"/>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3" w:name="_Toc77147655"/>
      <w:bookmarkStart w:id="24" w:name="_Toc286359797"/>
      <w:r>
        <w:t>Constraints</w:t>
      </w:r>
      <w:bookmarkEnd w:id="23"/>
      <w:bookmarkEnd w:id="24"/>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5" w:name="_Toc286359798"/>
      <w:r>
        <w:lastRenderedPageBreak/>
        <w:t>Scope</w:t>
      </w:r>
      <w:bookmarkEnd w:id="25"/>
    </w:p>
    <w:p w14:paraId="499B660C" w14:textId="77777777" w:rsidR="00C4101E" w:rsidRDefault="00C4101E" w:rsidP="00E00D4C">
      <w:pPr>
        <w:pStyle w:val="Heading2"/>
      </w:pPr>
      <w:bookmarkStart w:id="26" w:name="_Toc286359799"/>
      <w:r>
        <w:t>In Scope</w:t>
      </w:r>
      <w:bookmarkEnd w:id="26"/>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7" w:name="_Toc286359800"/>
      <w:r>
        <w:t>Out of Scope</w:t>
      </w:r>
      <w:bookmarkEnd w:id="27"/>
    </w:p>
    <w:p w14:paraId="0747301A" w14:textId="77777777" w:rsidR="00C4101E" w:rsidRDefault="00C4101E">
      <w:pPr>
        <w:pStyle w:val="Heading1"/>
      </w:pPr>
      <w:bookmarkStart w:id="28" w:name="_Toc516369901"/>
      <w:bookmarkStart w:id="29" w:name="_Toc73946777"/>
      <w:bookmarkStart w:id="30" w:name="_Toc286359801"/>
      <w:bookmarkStart w:id="31" w:name="_Toc317384677"/>
      <w:bookmarkStart w:id="32" w:name="_Toc322235328"/>
      <w:bookmarkStart w:id="33" w:name="_Toc322235370"/>
      <w:bookmarkStart w:id="34" w:name="_Toc322236101"/>
      <w:bookmarkStart w:id="35" w:name="_Toc322245043"/>
      <w:bookmarkStart w:id="36" w:name="_Toc322253273"/>
      <w:bookmarkStart w:id="37" w:name="_Toc322394658"/>
      <w:bookmarkStart w:id="38" w:name="_Toc322919899"/>
      <w:bookmarkStart w:id="39" w:name="_Toc322926395"/>
      <w:bookmarkStart w:id="40" w:name="_Toc497787416"/>
      <w:bookmarkEnd w:id="19"/>
      <w:bookmarkEnd w:id="20"/>
      <w:r>
        <w:lastRenderedPageBreak/>
        <w:t xml:space="preserve">Proposed </w:t>
      </w:r>
      <w:bookmarkEnd w:id="28"/>
      <w:bookmarkEnd w:id="29"/>
      <w:r w:rsidR="004C3A9C">
        <w:t>Functionality</w:t>
      </w:r>
      <w:bookmarkEnd w:id="30"/>
    </w:p>
    <w:p w14:paraId="510D11FD" w14:textId="77777777" w:rsidR="00C4101E" w:rsidRDefault="00C4101E">
      <w:pPr>
        <w:ind w:left="450"/>
      </w:pPr>
    </w:p>
    <w:p w14:paraId="7D77E7C1" w14:textId="77777777" w:rsidR="00C4101E" w:rsidRDefault="004C3A9C" w:rsidP="00E00D4C">
      <w:pPr>
        <w:pStyle w:val="Heading2"/>
      </w:pPr>
      <w:bookmarkStart w:id="41" w:name="_Toc286359802"/>
      <w:bookmarkEnd w:id="31"/>
      <w:bookmarkEnd w:id="32"/>
      <w:bookmarkEnd w:id="33"/>
      <w:bookmarkEnd w:id="34"/>
      <w:bookmarkEnd w:id="35"/>
      <w:bookmarkEnd w:id="36"/>
      <w:bookmarkEnd w:id="37"/>
      <w:bookmarkEnd w:id="38"/>
      <w:bookmarkEnd w:id="39"/>
      <w:bookmarkEnd w:id="40"/>
      <w:r>
        <w:t>Overview</w:t>
      </w:r>
      <w:bookmarkEnd w:id="41"/>
    </w:p>
    <w:p w14:paraId="7C02D6F0" w14:textId="28A23A69" w:rsidR="00C4101E" w:rsidRDefault="004C3A9C" w:rsidP="00655494">
      <w:pPr>
        <w:pStyle w:val="BodyText"/>
      </w:pPr>
      <w:bookmarkStart w:id="42"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3" w:name="_Toc511624237"/>
      <w:bookmarkStart w:id="44" w:name="_Toc514228812"/>
      <w:bookmarkStart w:id="45" w:name="_Toc73946781"/>
      <w:bookmarkStart w:id="46" w:name="_Toc286359803"/>
      <w:bookmarkEnd w:id="42"/>
      <w:r>
        <w:lastRenderedPageBreak/>
        <w:t xml:space="preserve">Business </w:t>
      </w:r>
      <w:r w:rsidR="00B54ADD">
        <w:t xml:space="preserve">(Functional) </w:t>
      </w:r>
      <w:r>
        <w:t>Requirements</w:t>
      </w:r>
      <w:bookmarkEnd w:id="43"/>
      <w:bookmarkEnd w:id="44"/>
      <w:bookmarkEnd w:id="45"/>
      <w:bookmarkEnd w:id="46"/>
    </w:p>
    <w:p w14:paraId="0113DAB3" w14:textId="77777777" w:rsidR="00C4101E" w:rsidRDefault="00B54ADD" w:rsidP="00E00D4C">
      <w:pPr>
        <w:pStyle w:val="Heading2"/>
      </w:pPr>
      <w:bookmarkStart w:id="47" w:name="_Toc286359804"/>
      <w:bookmarkStart w:id="48" w:name="_Toc73946782"/>
      <w:r>
        <w:t>Security</w:t>
      </w:r>
      <w:r w:rsidR="00C4101E">
        <w:t xml:space="preserve"> Functional Requirements</w:t>
      </w:r>
      <w:bookmarkEnd w:id="47"/>
    </w:p>
    <w:p w14:paraId="71B9A8C4" w14:textId="77777777" w:rsidR="00B54ADD" w:rsidRDefault="00B54ADD" w:rsidP="00B54ADD">
      <w:pPr>
        <w:pStyle w:val="BodyText"/>
      </w:pPr>
    </w:p>
    <w:p w14:paraId="7A8C59B1" w14:textId="77777777" w:rsidR="00B54ADD" w:rsidRDefault="00F5226A" w:rsidP="00B54ADD">
      <w:pPr>
        <w:pStyle w:val="Heading3"/>
      </w:pPr>
      <w:bookmarkStart w:id="49" w:name="_Toc286359805"/>
      <w:r>
        <w:t xml:space="preserve">Security </w:t>
      </w:r>
      <w:r w:rsidR="00B54ADD">
        <w:t>Overview</w:t>
      </w:r>
      <w:bookmarkEnd w:id="49"/>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w:t>
      </w:r>
      <w:proofErr w:type="spellStart"/>
      <w:r>
        <w:t>by</w:t>
      </w:r>
      <w:proofErr w:type="spellEnd"/>
      <w:r>
        <w:t xml:space="preserve">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0" w:name="_Toc286359806"/>
      <w:r>
        <w:lastRenderedPageBreak/>
        <w:t>Sample Screens</w:t>
      </w:r>
      <w:r w:rsidR="004D5E73">
        <w:t xml:space="preserve"> / Story</w:t>
      </w:r>
      <w:r w:rsidR="00B52CD5">
        <w:t xml:space="preserve"> </w:t>
      </w:r>
      <w:r w:rsidR="004D5E73">
        <w:t>Board</w:t>
      </w:r>
      <w:bookmarkEnd w:id="50"/>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lastRenderedPageBreak/>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1" w:name="_Toc286359807"/>
      <w:bookmarkEnd w:id="48"/>
      <w:r>
        <w:t>O</w:t>
      </w:r>
      <w:r w:rsidR="00B31CA3">
        <w:t xml:space="preserve">pen Issues / Questions </w:t>
      </w:r>
      <w:r w:rsidR="002B5C14">
        <w:t>S</w:t>
      </w:r>
      <w:r>
        <w:t>ecurity</w:t>
      </w:r>
      <w:r w:rsidR="002B5C14">
        <w:t xml:space="preserve"> Section</w:t>
      </w:r>
      <w:bookmarkEnd w:id="51"/>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2" w:name="_Toc73946788"/>
      <w:bookmarkStart w:id="53"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4" w:name="_Toc286359808"/>
      <w:r>
        <w:lastRenderedPageBreak/>
        <w:t>Plate Management Requirements</w:t>
      </w:r>
      <w:bookmarkEnd w:id="54"/>
    </w:p>
    <w:p w14:paraId="36A550A3" w14:textId="77777777" w:rsidR="0076409D" w:rsidRDefault="0076409D" w:rsidP="0076409D">
      <w:pPr>
        <w:pStyle w:val="BodyText"/>
      </w:pPr>
    </w:p>
    <w:p w14:paraId="7F135AB9" w14:textId="248C5F6C" w:rsidR="0076409D" w:rsidRDefault="0076409D" w:rsidP="0076409D">
      <w:pPr>
        <w:pStyle w:val="Heading3"/>
      </w:pPr>
      <w:bookmarkStart w:id="55" w:name="_Toc286359809"/>
      <w:r>
        <w:t>Plate Management Overview</w:t>
      </w:r>
      <w:bookmarkEnd w:id="55"/>
    </w:p>
    <w:p w14:paraId="72A7A309" w14:textId="4CD764B5" w:rsidR="00322E25" w:rsidRDefault="00322E25" w:rsidP="00322E25">
      <w:pPr>
        <w:pStyle w:val="BodyText"/>
      </w:pPr>
      <w:r>
        <w:t xml:space="preserve">Plate Management covers creating specification of the contents of </w:t>
      </w:r>
      <w:proofErr w:type="spellStart"/>
      <w:r>
        <w:t>microtitre</w:t>
      </w:r>
      <w:proofErr w:type="spellEnd"/>
      <w:r>
        <w:t xml:space="preserv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7596501" w14:textId="4C461FA6" w:rsidR="00F81FB0" w:rsidRDefault="00F81FB0" w:rsidP="00322E25">
      <w:pPr>
        <w:pStyle w:val="BodyText"/>
      </w:pPr>
      <w:r>
        <w:t>The plate management service offers a central place for the user to manage and create plate sets for their experiment. The initial screen offers an overview of existing sets and their status. It also offers quick access to create new plates and advance their plates to the next stage.</w:t>
      </w:r>
    </w:p>
    <w:p w14:paraId="37A937DF" w14:textId="77777777" w:rsidR="00B44553" w:rsidRPr="00790D3B" w:rsidRDefault="00B44553" w:rsidP="00B44553">
      <w:pPr>
        <w:pStyle w:val="BodyText"/>
        <w:rPr>
          <w:b/>
        </w:rPr>
      </w:pPr>
      <w:r w:rsidRPr="00790D3B">
        <w:rPr>
          <w:b/>
        </w:rPr>
        <w:t>Plate Details</w:t>
      </w:r>
    </w:p>
    <w:p w14:paraId="71D13908" w14:textId="3AA9C1C7" w:rsidR="00B44553" w:rsidRDefault="00B44553" w:rsidP="00B44553">
      <w:pPr>
        <w:pStyle w:val="BodyText"/>
      </w:pPr>
      <w:r>
        <w:t>Pl</w:t>
      </w:r>
      <w:r>
        <w:t xml:space="preserve">ates are identified with a </w:t>
      </w:r>
      <w:proofErr w:type="spellStart"/>
      <w:r>
        <w:t>plateId</w:t>
      </w:r>
      <w:proofErr w:type="spellEnd"/>
      <w:r>
        <w:t xml:space="preserve"> (</w:t>
      </w:r>
      <w:proofErr w:type="spellStart"/>
      <w:r>
        <w:t>a.k.a</w:t>
      </w:r>
      <w:proofErr w:type="spellEnd"/>
      <w:r>
        <w:t xml:space="preserve"> </w:t>
      </w:r>
      <w:r>
        <w:t>barcode</w:t>
      </w:r>
      <w:r>
        <w:t>)</w:t>
      </w:r>
      <w:r>
        <w:t>. Plates are assumed to be rectangular and can be created in any rectangular dimension. The dimension is specified using the number of rows and the number of columns. The product of rows x columns defines the number of wells that a plate possesses. wells themselves are identified by the plate to which they belong and their row and column coordinates.</w:t>
      </w:r>
    </w:p>
    <w:p w14:paraId="0285CBA4" w14:textId="700F350A" w:rsidR="00B44553" w:rsidRDefault="00B44553" w:rsidP="00B44553">
      <w:pPr>
        <w:pStyle w:val="BodyText"/>
      </w:pPr>
      <w:r>
        <w:t xml:space="preserve">Plates are made ready for experiment by filling </w:t>
      </w:r>
      <w:r>
        <w:t>its wells with a specific concentration of a compound.</w:t>
      </w:r>
    </w:p>
    <w:p w14:paraId="61E1FD10" w14:textId="156C44F8" w:rsidR="00B44553" w:rsidRDefault="00B44553" w:rsidP="00B44553">
      <w:pPr>
        <w:pStyle w:val="BodyText"/>
      </w:pPr>
      <w:r>
        <w:t>Compounds</w:t>
      </w:r>
      <w:r>
        <w:t xml:space="preserve"> on plates are identified by an experiment specific code and classification</w:t>
      </w:r>
      <w:r>
        <w:t xml:space="preserve">. Compounds are classified with user defined classifications </w:t>
      </w:r>
      <w:r>
        <w:t xml:space="preserve">representing their role in the experiment </w:t>
      </w:r>
      <w:r>
        <w:t>for example:</w:t>
      </w:r>
    </w:p>
    <w:p w14:paraId="35B62848" w14:textId="77777777" w:rsidR="00B44553" w:rsidRDefault="00B44553" w:rsidP="00B44553">
      <w:pPr>
        <w:pStyle w:val="BodyText"/>
        <w:numPr>
          <w:ilvl w:val="0"/>
          <w:numId w:val="25"/>
        </w:numPr>
      </w:pPr>
      <w:r>
        <w:t>EXP – experimental compound</w:t>
      </w:r>
    </w:p>
    <w:p w14:paraId="283417FE" w14:textId="77777777" w:rsidR="00B44553" w:rsidRDefault="00B44553" w:rsidP="00B44553">
      <w:pPr>
        <w:pStyle w:val="BodyText"/>
        <w:numPr>
          <w:ilvl w:val="0"/>
          <w:numId w:val="25"/>
        </w:numPr>
      </w:pPr>
      <w:r>
        <w:t>POS – positive control</w:t>
      </w:r>
    </w:p>
    <w:p w14:paraId="718929D6" w14:textId="77777777" w:rsidR="00B44553" w:rsidRPr="00322E25" w:rsidRDefault="00B44553" w:rsidP="00B44553">
      <w:pPr>
        <w:pStyle w:val="BodyText"/>
        <w:numPr>
          <w:ilvl w:val="0"/>
          <w:numId w:val="25"/>
        </w:numPr>
      </w:pPr>
      <w:r>
        <w:t>NEG – negative control</w:t>
      </w:r>
    </w:p>
    <w:p w14:paraId="14CDD676" w14:textId="25F4CCC8" w:rsidR="00B44553" w:rsidRDefault="00B44553" w:rsidP="00322E25">
      <w:pPr>
        <w:pStyle w:val="BodyText"/>
        <w:rPr>
          <w:b/>
        </w:rPr>
      </w:pPr>
      <w:r>
        <w:t>The concentration of a compound is specified via a number and a unit of measure</w:t>
      </w:r>
      <w:r>
        <w:t xml:space="preserve"> (e.g., 20 </w:t>
      </w:r>
      <w:proofErr w:type="spellStart"/>
      <w:r>
        <w:t>uM</w:t>
      </w:r>
      <w:proofErr w:type="spellEnd"/>
      <w:r>
        <w:t>)</w:t>
      </w:r>
      <w:r>
        <w:t>.</w:t>
      </w: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77777777" w:rsidR="00F10552" w:rsidRDefault="00F81FB0" w:rsidP="00B52CD5">
      <w:pPr>
        <w:pStyle w:val="BodyText"/>
      </w:pPr>
      <w:r>
        <w:t>New plates can be created using the ‘Add New’ button. This leads to a plate set creation wizard. The user uses this wizard to provide relevant information such as</w:t>
      </w:r>
      <w:r w:rsidR="00F10552">
        <w:t>:</w:t>
      </w:r>
    </w:p>
    <w:p w14:paraId="34BDC4A1" w14:textId="02930B75" w:rsidR="00F81FB0" w:rsidRDefault="00F81FB0" w:rsidP="00F10552">
      <w:pPr>
        <w:pStyle w:val="BodyText"/>
        <w:numPr>
          <w:ilvl w:val="0"/>
          <w:numId w:val="29"/>
        </w:numPr>
      </w:pPr>
      <w:r>
        <w:t>the name of the plate</w:t>
      </w:r>
    </w:p>
    <w:p w14:paraId="5E2B44A5" w14:textId="2A119DD9" w:rsidR="00F10552" w:rsidRDefault="00F10552" w:rsidP="00F10552">
      <w:pPr>
        <w:pStyle w:val="BodyText"/>
        <w:numPr>
          <w:ilvl w:val="0"/>
          <w:numId w:val="29"/>
        </w:numPr>
      </w:pPr>
      <w:r>
        <w:t>plate type (make / model)</w:t>
      </w:r>
    </w:p>
    <w:p w14:paraId="60B7F5A6" w14:textId="312EDFFE" w:rsidR="00F10552" w:rsidRDefault="00F10552" w:rsidP="00F10552">
      <w:pPr>
        <w:pStyle w:val="BodyText"/>
        <w:numPr>
          <w:ilvl w:val="0"/>
          <w:numId w:val="29"/>
        </w:numPr>
      </w:pPr>
      <w:r>
        <w:t># of plates</w:t>
      </w:r>
      <w:r w:rsidR="00790D3B">
        <w:t xml:space="preserve"> and their IDs</w:t>
      </w:r>
    </w:p>
    <w:p w14:paraId="65CAE1F7" w14:textId="7ABFB34E" w:rsidR="00080A72" w:rsidRDefault="00080A72" w:rsidP="00F10552">
      <w:pPr>
        <w:pStyle w:val="BodyText"/>
        <w:numPr>
          <w:ilvl w:val="0"/>
          <w:numId w:val="29"/>
        </w:numPr>
      </w:pPr>
      <w:r>
        <w:t>Dosages per plate</w:t>
      </w:r>
    </w:p>
    <w:p w14:paraId="4566B087" w14:textId="7DA9B909" w:rsidR="00080A72" w:rsidRDefault="00080A72" w:rsidP="00080A72">
      <w:pPr>
        <w:pStyle w:val="BodyText"/>
      </w:pPr>
      <w:r>
        <w:t>Along with information entered in the forms, the wizard also asks the user to provide the following information by uploading a csv file representing values in a reference table or plate map:</w:t>
      </w:r>
    </w:p>
    <w:p w14:paraId="732C913E" w14:textId="4984355F" w:rsidR="00080A72" w:rsidRDefault="00080A72" w:rsidP="00080A72">
      <w:pPr>
        <w:pStyle w:val="BodyText"/>
        <w:numPr>
          <w:ilvl w:val="0"/>
          <w:numId w:val="30"/>
        </w:numPr>
      </w:pPr>
      <w:r>
        <w:t>Compound – Symbol mapping table</w:t>
      </w:r>
    </w:p>
    <w:p w14:paraId="127DC937" w14:textId="2D69E0E1" w:rsidR="00080A72" w:rsidRDefault="00080A72" w:rsidP="00080A72">
      <w:pPr>
        <w:pStyle w:val="BodyText"/>
        <w:numPr>
          <w:ilvl w:val="0"/>
          <w:numId w:val="30"/>
        </w:numPr>
      </w:pPr>
      <w:r>
        <w:t>Symbol – well mapping of plates</w:t>
      </w:r>
    </w:p>
    <w:p w14:paraId="51306C20" w14:textId="68F04B6B" w:rsidR="00080A72" w:rsidRDefault="00080A72" w:rsidP="00080A72">
      <w:pPr>
        <w:pStyle w:val="BodyText"/>
        <w:numPr>
          <w:ilvl w:val="0"/>
          <w:numId w:val="30"/>
        </w:numPr>
      </w:pPr>
      <w:r>
        <w:t>Dosage – well mappings of plates</w:t>
      </w:r>
    </w:p>
    <w:p w14:paraId="7459E2AD" w14:textId="506FC89A" w:rsidR="00790D3B" w:rsidRDefault="00790D3B" w:rsidP="00681D88">
      <w:pPr>
        <w:pStyle w:val="BodyText"/>
      </w:pPr>
      <w:r>
        <w:lastRenderedPageBreak/>
        <w:t>The specific layout of the wizard can be seen in the mockups part of this section.</w:t>
      </w:r>
    </w:p>
    <w:p w14:paraId="658A28C0" w14:textId="004A48A3" w:rsidR="00080A72" w:rsidRDefault="00080A72" w:rsidP="00B52CD5">
      <w:pPr>
        <w:pStyle w:val="BodyText"/>
        <w:rPr>
          <w:b/>
        </w:rPr>
      </w:pPr>
      <w:r w:rsidRPr="00790D3B">
        <w:rPr>
          <w:b/>
        </w:rPr>
        <w:t>Plate Import / Export</w:t>
      </w:r>
    </w:p>
    <w:p w14:paraId="357442A3" w14:textId="77777777" w:rsidR="006774A0" w:rsidRDefault="00790D3B" w:rsidP="00B44553">
      <w:pPr>
        <w:pStyle w:val="BodyText"/>
      </w:pPr>
      <w:r>
        <w:t>Plate set setup information can be save and reused using the import and export feature.</w:t>
      </w:r>
      <w:r w:rsidR="00B44553">
        <w:t xml:space="preserve"> Imports and exports are stored in </w:t>
      </w:r>
      <w:proofErr w:type="spellStart"/>
      <w:r w:rsidR="00B44553">
        <w:t>cleartext</w:t>
      </w:r>
      <w:proofErr w:type="spellEnd"/>
      <w:r w:rsidR="00B44553">
        <w:t xml:space="preserve"> </w:t>
      </w:r>
      <w:proofErr w:type="spellStart"/>
      <w:r w:rsidR="00B44553">
        <w:t>json</w:t>
      </w:r>
      <w:proofErr w:type="spellEnd"/>
      <w:r w:rsidR="00B44553">
        <w:t xml:space="preserve">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commentRangeStart w:id="56"/>
      <w:r>
        <w:t xml:space="preserve">The Import feature receives a </w:t>
      </w:r>
      <w:proofErr w:type="spellStart"/>
      <w:r>
        <w:t>json</w:t>
      </w:r>
      <w:proofErr w:type="spellEnd"/>
      <w:r>
        <w:t xml:space="preserve"> export and asks the user to reassign some of the unique fields (plate set name and plate Ids). It will populate the database based on the associated </w:t>
      </w:r>
      <w:proofErr w:type="spellStart"/>
      <w:r>
        <w:t>json</w:t>
      </w:r>
      <w:proofErr w:type="spellEnd"/>
      <w:r>
        <w:t>.</w:t>
      </w:r>
      <w:commentRangeEnd w:id="56"/>
      <w:r>
        <w:rPr>
          <w:rStyle w:val="CommentReference"/>
          <w:rFonts w:ascii="Times New Roman" w:hAnsi="Times New Roman"/>
        </w:rPr>
        <w:commentReference w:id="56"/>
      </w: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20D6C36A" w:rsidR="00681D88" w:rsidRDefault="00E37C91" w:rsidP="00B44553">
      <w:pPr>
        <w:pStyle w:val="BodyText"/>
      </w:pPr>
      <w:r>
        <w:t xml:space="preserve">When a plate created, it reaches a preparing state. ‘Mark prepared’ will mark the plate as prepared and assign the marker as the preparer </w:t>
      </w:r>
      <w:r w:rsidRPr="00987FF1">
        <w:rPr>
          <w:color w:val="FF0000"/>
        </w:rPr>
        <w:t>[ASSUMPTION: marker == preparer]</w:t>
      </w:r>
    </w:p>
    <w:p w14:paraId="47E3DBFC" w14:textId="7A0E27F4"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Pr="00987FF1">
        <w:rPr>
          <w:color w:val="FF0000"/>
        </w:rPr>
        <w:t xml:space="preserve">. </w:t>
      </w:r>
      <w:r w:rsidRPr="00987FF1">
        <w:rPr>
          <w:color w:val="FF0000"/>
        </w:rPr>
        <w:t xml:space="preserve">[ASSUMPTION: marker == </w:t>
      </w:r>
      <w:r w:rsidRPr="00987FF1">
        <w:rPr>
          <w:color w:val="FF0000"/>
        </w:rPr>
        <w:t>tester</w:t>
      </w:r>
      <w:r w:rsidRPr="00987FF1">
        <w:rPr>
          <w:color w:val="FF0000"/>
        </w:rPr>
        <w:t>]</w:t>
      </w:r>
    </w:p>
    <w:p w14:paraId="0C1FB34E" w14:textId="5C35B387" w:rsidR="00E37C91" w:rsidRDefault="00E37C91" w:rsidP="00B44553">
      <w:pPr>
        <w:pStyle w:val="BodyText"/>
      </w:pPr>
      <w:r>
        <w:t xml:space="preserve">When the plate is ‘in testing’ the upload analysis will become available. this link raises a popup allowing the user to upload the </w:t>
      </w:r>
      <w:r w:rsidR="00225442">
        <w:t>analysis provided by the machine</w:t>
      </w:r>
      <w:r w:rsidR="00225442" w:rsidRPr="00987FF1">
        <w:rPr>
          <w:color w:val="FF0000"/>
        </w:rPr>
        <w:t>. [DETAILS NOT FLUSHED OUT. is the analysis parsed, what other information is needed along with the file?]</w:t>
      </w:r>
      <w:r w:rsidR="00225442">
        <w:t xml:space="preserve"> . Upon upload, the state will change to ‘tested’. </w:t>
      </w:r>
      <w:r w:rsidR="00225442" w:rsidRPr="00987FF1">
        <w:rPr>
          <w:color w:val="FF0000"/>
        </w:rPr>
        <w:t>[ASSUMPTION: tester == uploader]</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7" w:name="_Toc286359810"/>
      <w:r>
        <w:t>Sample Screens / Story Board</w:t>
      </w:r>
      <w:bookmarkEnd w:id="57"/>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8">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9">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lastRenderedPageBreak/>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20">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1">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1898E7DD" w14:textId="77777777" w:rsidR="006B6204" w:rsidRDefault="006B6204" w:rsidP="006B6204">
      <w:pPr>
        <w:rPr>
          <w:ins w:id="58" w:author="Alex" w:date="2015-02-25T09:16:00Z"/>
          <w:rFonts w:ascii="Arial" w:hAnsi="Arial"/>
          <w:sz w:val="22"/>
        </w:rPr>
      </w:pPr>
      <w:commentRangeStart w:id="59"/>
      <w:ins w:id="60" w:author="Alex" w:date="2015-02-25T09:16:00Z">
        <w:r>
          <w:rPr>
            <w:rFonts w:ascii="Arial" w:hAnsi="Arial"/>
            <w:sz w:val="22"/>
          </w:rPr>
          <w:t>PROPOSAL: Shared plate button.</w:t>
        </w:r>
      </w:ins>
    </w:p>
    <w:p w14:paraId="3D03CCCC" w14:textId="77777777" w:rsidR="006B6204" w:rsidRDefault="006B6204" w:rsidP="006B6204">
      <w:pPr>
        <w:rPr>
          <w:ins w:id="61" w:author="Alex" w:date="2015-02-25T09:16:00Z"/>
          <w:rFonts w:ascii="Arial" w:hAnsi="Arial"/>
          <w:sz w:val="22"/>
        </w:rPr>
      </w:pPr>
    </w:p>
    <w:p w14:paraId="55D47AD6" w14:textId="77777777" w:rsidR="006B6204" w:rsidRDefault="006B6204" w:rsidP="006B6204">
      <w:pPr>
        <w:rPr>
          <w:ins w:id="62" w:author="Alex" w:date="2015-02-25T09:16:00Z"/>
          <w:rFonts w:ascii="Arial" w:hAnsi="Arial"/>
          <w:sz w:val="22"/>
        </w:rPr>
      </w:pPr>
      <w:ins w:id="63" w:author="Alex" w:date="2015-02-25T09:16:00Z">
        <w:r>
          <w:rPr>
            <w:rFonts w:ascii="Arial" w:hAnsi="Arial"/>
            <w:sz w:val="22"/>
          </w:rPr>
          <w:t xml:space="preserve">A shared plate could be produced here. </w:t>
        </w:r>
      </w:ins>
    </w:p>
    <w:p w14:paraId="53793D95" w14:textId="77777777" w:rsidR="006B6204" w:rsidRDefault="006B6204" w:rsidP="006B6204">
      <w:pPr>
        <w:rPr>
          <w:ins w:id="64" w:author="Alex" w:date="2015-02-25T09:16:00Z"/>
          <w:rFonts w:ascii="Arial" w:hAnsi="Arial"/>
          <w:sz w:val="22"/>
        </w:rPr>
      </w:pPr>
      <w:ins w:id="65" w:author="Alex" w:date="2015-02-25T09:16:00Z">
        <w:r>
          <w:rPr>
            <w:rFonts w:ascii="Arial" w:hAnsi="Arial"/>
            <w:sz w:val="22"/>
          </w:rPr>
          <w:t>- click the shared plate button</w:t>
        </w:r>
      </w:ins>
    </w:p>
    <w:p w14:paraId="6D3C4ECC" w14:textId="77777777" w:rsidR="006B6204" w:rsidRDefault="006B6204" w:rsidP="006B6204">
      <w:pPr>
        <w:rPr>
          <w:ins w:id="66" w:author="Alex" w:date="2015-02-25T09:16:00Z"/>
          <w:rFonts w:ascii="Arial" w:hAnsi="Arial"/>
          <w:sz w:val="22"/>
        </w:rPr>
      </w:pPr>
      <w:ins w:id="67" w:author="Alex" w:date="2015-02-25T09:16:00Z">
        <w:r>
          <w:rPr>
            <w:rFonts w:ascii="Arial" w:hAnsi="Arial"/>
            <w:sz w:val="22"/>
          </w:rPr>
          <w:t>- Goes to page asking for which experiments to share with</w:t>
        </w:r>
      </w:ins>
    </w:p>
    <w:p w14:paraId="3DA7E7DD" w14:textId="77777777" w:rsidR="006B6204" w:rsidRDefault="006B6204" w:rsidP="006B6204">
      <w:pPr>
        <w:rPr>
          <w:ins w:id="68" w:author="Alex" w:date="2015-02-25T09:16:00Z"/>
          <w:rFonts w:ascii="Arial" w:hAnsi="Arial"/>
          <w:sz w:val="22"/>
        </w:rPr>
      </w:pPr>
      <w:ins w:id="69" w:author="Alex" w:date="2015-02-25T09:16:00Z">
        <w:r>
          <w:rPr>
            <w:rFonts w:ascii="Arial" w:hAnsi="Arial"/>
            <w:sz w:val="22"/>
          </w:rPr>
          <w:t>- Goes to the select plate page</w:t>
        </w:r>
      </w:ins>
    </w:p>
    <w:p w14:paraId="6D76D795" w14:textId="77777777" w:rsidR="006B6204" w:rsidRDefault="006B6204" w:rsidP="006B6204">
      <w:pPr>
        <w:rPr>
          <w:ins w:id="70" w:author="Alex" w:date="2015-02-25T09:16:00Z"/>
          <w:rFonts w:ascii="Arial" w:hAnsi="Arial"/>
          <w:sz w:val="22"/>
        </w:rPr>
      </w:pPr>
      <w:ins w:id="71" w:author="Alex" w:date="2015-02-25T09:16:00Z">
        <w:r>
          <w:rPr>
            <w:rFonts w:ascii="Arial" w:hAnsi="Arial"/>
            <w:sz w:val="22"/>
          </w:rPr>
          <w:t xml:space="preserve">- Goes to page asking to select rows and columns. Shows the mapping and allow users to select rows and columns that they want. Ideally the user could highlight a cell and click and drag to get the range they want. However, if we can’t do that </w:t>
        </w:r>
        <w:proofErr w:type="spellStart"/>
        <w:r>
          <w:rPr>
            <w:rFonts w:ascii="Arial" w:hAnsi="Arial"/>
            <w:sz w:val="22"/>
          </w:rPr>
          <w:t>then</w:t>
        </w:r>
        <w:proofErr w:type="spellEnd"/>
        <w:r>
          <w:rPr>
            <w:rFonts w:ascii="Arial" w:hAnsi="Arial"/>
            <w:sz w:val="22"/>
          </w:rPr>
          <w:t xml:space="preserve"> just select the rows and columns with checkboxes, their intersect is what is selected.</w:t>
        </w:r>
      </w:ins>
    </w:p>
    <w:p w14:paraId="03396838" w14:textId="77777777" w:rsidR="006B6204" w:rsidRDefault="006B6204" w:rsidP="006B6204">
      <w:pPr>
        <w:rPr>
          <w:ins w:id="72" w:author="Alex" w:date="2015-02-25T09:16:00Z"/>
          <w:rFonts w:ascii="Arial" w:hAnsi="Arial"/>
          <w:sz w:val="22"/>
        </w:rPr>
      </w:pPr>
      <w:ins w:id="73" w:author="Alex" w:date="2015-02-25T09:16:00Z">
        <w:r>
          <w:rPr>
            <w:rFonts w:ascii="Arial" w:hAnsi="Arial"/>
            <w:sz w:val="22"/>
          </w:rPr>
          <w:t>- The user is taken to the select substance page and the rest of the wizard is the same as the regular plate creation wizard.</w:t>
        </w:r>
      </w:ins>
    </w:p>
    <w:p w14:paraId="4C5FCDD6" w14:textId="77777777" w:rsidR="006B6204" w:rsidRDefault="006B6204" w:rsidP="006B6204">
      <w:pPr>
        <w:rPr>
          <w:ins w:id="74" w:author="Alex" w:date="2015-02-25T09:16:00Z"/>
          <w:rFonts w:ascii="Arial" w:hAnsi="Arial"/>
          <w:sz w:val="22"/>
        </w:rPr>
      </w:pPr>
    </w:p>
    <w:p w14:paraId="12686C01" w14:textId="77777777" w:rsidR="006B6204" w:rsidRDefault="006B6204" w:rsidP="006B6204">
      <w:pPr>
        <w:rPr>
          <w:ins w:id="75" w:author="Alex" w:date="2015-02-25T09:16:00Z"/>
          <w:rFonts w:ascii="Arial" w:hAnsi="Arial"/>
          <w:sz w:val="22"/>
        </w:rPr>
      </w:pPr>
      <w:ins w:id="76" w:author="Alex" w:date="2015-02-25T09:16:00Z">
        <w:r>
          <w:rPr>
            <w:rFonts w:ascii="Arial" w:hAnsi="Arial"/>
            <w:sz w:val="22"/>
          </w:rPr>
          <w:t>For now, imports and exports of shared plates are not supported.</w:t>
        </w:r>
      </w:ins>
    </w:p>
    <w:p w14:paraId="4B042400" w14:textId="77777777" w:rsidR="006B6204" w:rsidRDefault="006B6204" w:rsidP="006B6204">
      <w:pPr>
        <w:rPr>
          <w:ins w:id="77" w:author="Alex" w:date="2015-02-25T09:16:00Z"/>
          <w:rFonts w:ascii="Arial" w:hAnsi="Arial"/>
          <w:sz w:val="22"/>
        </w:rPr>
      </w:pPr>
      <w:ins w:id="78" w:author="Alex" w:date="2015-02-25T09:16:00Z">
        <w:r>
          <w:rPr>
            <w:rFonts w:ascii="Arial" w:hAnsi="Arial"/>
            <w:sz w:val="22"/>
          </w:rPr>
          <w:t>Shared Plate Edit:</w:t>
        </w:r>
      </w:ins>
    </w:p>
    <w:p w14:paraId="78E5F255" w14:textId="77777777" w:rsidR="006B6204" w:rsidRDefault="006B6204" w:rsidP="006B6204">
      <w:pPr>
        <w:rPr>
          <w:ins w:id="79" w:author="Alex" w:date="2015-02-25T09:16:00Z"/>
          <w:rFonts w:ascii="Arial" w:hAnsi="Arial"/>
          <w:sz w:val="22"/>
        </w:rPr>
      </w:pPr>
      <w:ins w:id="80" w:author="Alex" w:date="2015-02-25T09:16:00Z">
        <w:r>
          <w:rPr>
            <w:rFonts w:ascii="Arial" w:hAnsi="Arial"/>
            <w:sz w:val="22"/>
          </w:rPr>
          <w:t>Editing plates is currently not supported.</w:t>
        </w:r>
      </w:ins>
    </w:p>
    <w:p w14:paraId="288E9B05" w14:textId="77777777" w:rsidR="006B6204" w:rsidRDefault="006B6204" w:rsidP="006B6204">
      <w:pPr>
        <w:rPr>
          <w:ins w:id="81" w:author="Alex" w:date="2015-02-25T09:16:00Z"/>
          <w:rFonts w:ascii="Arial" w:hAnsi="Arial"/>
          <w:sz w:val="22"/>
        </w:rPr>
      </w:pPr>
    </w:p>
    <w:p w14:paraId="01DDD720" w14:textId="77777777" w:rsidR="006B6204" w:rsidRDefault="006B6204" w:rsidP="006B6204">
      <w:pPr>
        <w:rPr>
          <w:ins w:id="82" w:author="Alex" w:date="2015-02-25T09:16:00Z"/>
          <w:rFonts w:ascii="Arial" w:hAnsi="Arial"/>
          <w:sz w:val="22"/>
        </w:rPr>
      </w:pPr>
    </w:p>
    <w:p w14:paraId="3692A4F7" w14:textId="77777777" w:rsidR="006B6204" w:rsidRDefault="006B6204" w:rsidP="006B6204">
      <w:pPr>
        <w:rPr>
          <w:ins w:id="83" w:author="Alex" w:date="2015-02-25T09:16:00Z"/>
          <w:rFonts w:ascii="Arial" w:hAnsi="Arial"/>
          <w:sz w:val="22"/>
        </w:rPr>
      </w:pPr>
      <w:ins w:id="84" w:author="Alex" w:date="2015-02-25T09:16:00Z">
        <w:r>
          <w:rPr>
            <w:rFonts w:ascii="Arial" w:hAnsi="Arial"/>
            <w:sz w:val="22"/>
          </w:rPr>
          <w:t>Shared Plate Deletion:</w:t>
        </w:r>
      </w:ins>
    </w:p>
    <w:p w14:paraId="25F03301" w14:textId="32CF765E" w:rsidR="006B6204" w:rsidRDefault="006B6204" w:rsidP="006B6204">
      <w:pPr>
        <w:rPr>
          <w:rFonts w:ascii="Arial" w:hAnsi="Arial"/>
          <w:sz w:val="22"/>
        </w:rPr>
      </w:pPr>
      <w:ins w:id="85" w:author="Alex" w:date="2015-02-25T09:16:00Z">
        <w:r>
          <w:rPr>
            <w:rFonts w:ascii="Arial" w:hAnsi="Arial"/>
            <w:sz w:val="22"/>
          </w:rPr>
          <w:t>If the delete button is selected, a shared plate is only removed from the list of available plates and only visibility to the experiment is removed. The plate is only truly deleted when all experiments remove access</w:t>
        </w:r>
      </w:ins>
      <w:commentRangeEnd w:id="59"/>
      <w:r w:rsidR="00681D88">
        <w:rPr>
          <w:rStyle w:val="CommentReference"/>
        </w:rPr>
        <w:commentReference w:id="59"/>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86" w:name="_Toc286359811"/>
      <w:r>
        <w:lastRenderedPageBreak/>
        <w:t>Open Issues / Questions Plate Management</w:t>
      </w:r>
      <w:bookmarkEnd w:id="86"/>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52DA0015" w14:textId="77777777" w:rsidTr="00DA25D7">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DA25D7">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DA25D7">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0635DF92" w:rsidR="0076409D" w:rsidRDefault="00DA25D7" w:rsidP="00DA25D7">
            <w:pPr>
              <w:pStyle w:val="TableText"/>
            </w:pPr>
            <w:r>
              <w:t>Plate templates and cloning can coexist. When creating an initial plate, plate templates are the list of available plate structures. There are only a few of them that are sourced from manufacturers. Plates are created from the templates by deciding what substance goes where. Cloning will clone plates not templates and give the option of editing the mappings. This will allow scientist to make new plates more quickly but would not replace the need for plate templates</w:t>
            </w:r>
          </w:p>
        </w:tc>
      </w:tr>
      <w:tr w:rsidR="0076409D" w14:paraId="3B74AE6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DA25D7">
            <w:pPr>
              <w:pStyle w:val="TableText"/>
            </w:pPr>
            <w:commentRangeStart w:id="87"/>
            <w:r>
              <w:t>For dose response analysis. Applying doses or concentrations of compounds. Is there a shorthand e.g</w:t>
            </w:r>
            <w:r w:rsidR="00456480">
              <w:t>.</w:t>
            </w:r>
            <w:r>
              <w:t xml:space="preserve"> 20uM 5-</w:t>
            </w:r>
            <w:r w:rsidR="00CD2ED0">
              <w:t xml:space="preserve">fold? </w:t>
            </w:r>
            <w:commentRangeEnd w:id="87"/>
            <w:r w:rsidR="006774A0">
              <w:rPr>
                <w:rStyle w:val="CommentReference"/>
                <w:rFonts w:ascii="Times New Roman" w:hAnsi="Times New Roman"/>
              </w:rPr>
              <w:commentReference w:id="87"/>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DA25D7">
            <w:pPr>
              <w:pStyle w:val="TableText"/>
            </w:pP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does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77777777" w:rsidR="00DA25D7" w:rsidRDefault="00DA25D7"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76409D"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72D86996" w:rsidR="0076409D" w:rsidRDefault="00DA25D7" w:rsidP="00DA25D7">
            <w:pPr>
              <w:pStyle w:val="TableText"/>
              <w:rPr>
                <w:sz w:val="18"/>
              </w:rPr>
            </w:pPr>
            <w:r>
              <w:rPr>
                <w:sz w:val="18"/>
              </w:rPr>
              <w:t>5</w:t>
            </w:r>
          </w:p>
        </w:tc>
        <w:tc>
          <w:tcPr>
            <w:tcW w:w="3510" w:type="dxa"/>
            <w:tcBorders>
              <w:top w:val="single" w:sz="8" w:space="0" w:color="808080"/>
              <w:left w:val="single" w:sz="8" w:space="0" w:color="808080"/>
              <w:bottom w:val="single" w:sz="8" w:space="0" w:color="808080"/>
              <w:right w:val="single" w:sz="8" w:space="0" w:color="808080"/>
            </w:tcBorders>
          </w:tcPr>
          <w:p w14:paraId="7A2AB3E7" w14:textId="04231B01" w:rsidR="0076409D" w:rsidRDefault="00DA25D7" w:rsidP="00DA25D7">
            <w:pPr>
              <w:pStyle w:val="TableText"/>
            </w:pPr>
            <w:commentRangeStart w:id="88"/>
            <w:r>
              <w:t>Picture 1 will also list shared plates. A new status of ‘not started’ will exist. when clicked, user will be taken to a page where they can select their plate region. Then they are taken to substance selection page and continue the rest of the wizard the same way</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DA25D7">
            <w:pPr>
              <w:pStyle w:val="TableText"/>
            </w:pPr>
          </w:p>
          <w:p w14:paraId="0926A31E" w14:textId="15973817" w:rsidR="0076409D" w:rsidRDefault="00DA25D7" w:rsidP="00DA25D7">
            <w:pPr>
              <w:pStyle w:val="TableText"/>
            </w:pPr>
            <w:r>
              <w:t>For shared plates the plate setup page will not show the entire mapping, instead it will show the part of the mapping that is available to the user and the rest will be grey boxes</w:t>
            </w:r>
            <w:commentRangeEnd w:id="88"/>
            <w:r w:rsidR="006774A0">
              <w:rPr>
                <w:rStyle w:val="CommentReference"/>
                <w:rFonts w:ascii="Times New Roman" w:hAnsi="Times New Roman"/>
              </w:rPr>
              <w:commentReference w:id="88"/>
            </w:r>
          </w:p>
        </w:tc>
      </w:tr>
      <w:tr w:rsidR="006774A0"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48150C3B" w:rsidR="006774A0" w:rsidRDefault="006774A0" w:rsidP="00DA25D7">
            <w:pPr>
              <w:pStyle w:val="TableText"/>
              <w:rPr>
                <w:sz w:val="18"/>
              </w:rPr>
            </w:pPr>
            <w:r>
              <w:rPr>
                <w:sz w:val="18"/>
              </w:rPr>
              <w:t>6</w:t>
            </w:r>
          </w:p>
        </w:tc>
        <w:tc>
          <w:tcPr>
            <w:tcW w:w="3510" w:type="dxa"/>
            <w:tcBorders>
              <w:top w:val="single" w:sz="8" w:space="0" w:color="808080"/>
              <w:left w:val="single" w:sz="8" w:space="0" w:color="808080"/>
              <w:bottom w:val="single" w:sz="8" w:space="0" w:color="808080"/>
              <w:right w:val="single" w:sz="8" w:space="0" w:color="808080"/>
            </w:tcBorders>
          </w:tcPr>
          <w:p w14:paraId="66E21D84" w14:textId="41789E67" w:rsidR="006774A0" w:rsidRDefault="006774A0" w:rsidP="006774A0">
            <w:pPr>
              <w:pStyle w:val="CommentText"/>
            </w:pPr>
            <w:r>
              <w:rPr>
                <w:rStyle w:val="CommentReference"/>
              </w:rPr>
              <w:annotationRef/>
            </w:r>
            <w:r>
              <w:t xml:space="preserve">We should consider having add plate set wizard to produce a </w:t>
            </w:r>
            <w:proofErr w:type="spellStart"/>
            <w:r>
              <w:t>json</w:t>
            </w:r>
            <w:proofErr w:type="spellEnd"/>
            <w:r>
              <w:t xml:space="preserve"> document server side. then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6774A0" w:rsidRDefault="006774A0" w:rsidP="00DA25D7">
            <w:pPr>
              <w:pStyle w:val="TableText"/>
            </w:pPr>
          </w:p>
        </w:tc>
      </w:tr>
    </w:tbl>
    <w:p w14:paraId="200A0283" w14:textId="7611BC66" w:rsidR="00DA25D7" w:rsidRDefault="00DA25D7">
      <w:pPr>
        <w:pStyle w:val="BodyText"/>
      </w:pPr>
      <w:r>
        <w:br w:type="textWrapping" w:clear="all"/>
      </w:r>
    </w:p>
    <w:p w14:paraId="028F8FEE" w14:textId="77777777" w:rsidR="00DA25D7" w:rsidRDefault="00DA25D7">
      <w:pPr>
        <w:rPr>
          <w:rFonts w:ascii="Arial" w:hAnsi="Arial"/>
          <w:sz w:val="22"/>
        </w:rPr>
      </w:pPr>
      <w:r>
        <w:br w:type="page"/>
      </w:r>
    </w:p>
    <w:p w14:paraId="7178B128" w14:textId="77777777" w:rsidR="00C4101E" w:rsidRDefault="00C4101E">
      <w:pPr>
        <w:pStyle w:val="BodyText"/>
      </w:pPr>
    </w:p>
    <w:p w14:paraId="3B0F2133" w14:textId="7A7AF9D2" w:rsidR="00C4101E" w:rsidRDefault="001B2821" w:rsidP="00E00D4C">
      <w:pPr>
        <w:pStyle w:val="Heading2"/>
      </w:pPr>
      <w:bookmarkStart w:id="89" w:name="_Toc286359812"/>
      <w:r>
        <w:t>Experiment Man</w:t>
      </w:r>
      <w:r w:rsidR="0076409D">
        <w:t>agement</w:t>
      </w:r>
      <w:r>
        <w:t xml:space="preserve"> Requirements</w:t>
      </w:r>
      <w:bookmarkEnd w:id="89"/>
    </w:p>
    <w:p w14:paraId="1E2E21D0" w14:textId="77777777" w:rsidR="001B2821" w:rsidRDefault="001B2821" w:rsidP="001B2821">
      <w:pPr>
        <w:pStyle w:val="BodyText"/>
      </w:pPr>
    </w:p>
    <w:p w14:paraId="6AD3F0A4" w14:textId="5FC3B9BD" w:rsidR="001B2821" w:rsidRDefault="001B2821" w:rsidP="001B2821">
      <w:pPr>
        <w:pStyle w:val="Heading3"/>
      </w:pPr>
      <w:bookmarkStart w:id="90" w:name="_Toc286359813"/>
      <w:r>
        <w:t>Overview</w:t>
      </w:r>
      <w:bookmarkEnd w:id="90"/>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91" w:author="Alex" w:date="2015-02-25T09:17:00Z"/>
        </w:rPr>
      </w:pPr>
      <w:ins w:id="92"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93" w:author="Alex" w:date="2015-02-25T09:17:00Z"/>
        </w:rPr>
      </w:pPr>
      <w:ins w:id="94"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95"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ins w:id="96" w:author="Alex" w:date="2015-02-25T09:17:00Z">
        <w:r w:rsidRPr="00DA25D7">
          <w:rPr>
            <w:b/>
          </w:rPr>
          <w:t>n/a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97" w:name="_Toc286359814"/>
      <w:r>
        <w:t>Sample Screens / Story Board</w:t>
      </w:r>
      <w:bookmarkEnd w:id="97"/>
    </w:p>
    <w:p w14:paraId="6BF7062A" w14:textId="77777777" w:rsidR="00B95DD4" w:rsidRDefault="00B95DD4" w:rsidP="00B95DD4">
      <w:pPr>
        <w:pStyle w:val="BodyText"/>
      </w:pPr>
    </w:p>
    <w:p w14:paraId="51702E8C" w14:textId="5B249AB5" w:rsidR="00295A99" w:rsidRPr="00295A99" w:rsidRDefault="00295A99" w:rsidP="00B95DD4">
      <w:pPr>
        <w:pStyle w:val="BodyText"/>
        <w:rPr>
          <w:b/>
        </w:rPr>
      </w:pPr>
      <w:r w:rsidRPr="00295A99">
        <w:rPr>
          <w:b/>
        </w:rPr>
        <w:t>Plate Management Screen and Import / Export Popups</w:t>
      </w:r>
    </w:p>
    <w:p w14:paraId="57B682C1" w14:textId="77777777" w:rsidR="00295A99" w:rsidRPr="00B95DD4" w:rsidRDefault="00295A99" w:rsidP="00B95DD4">
      <w:pPr>
        <w:pStyle w:val="BodyText"/>
      </w:pPr>
    </w:p>
    <w:p w14:paraId="47DB8B6D" w14:textId="2C5C8490" w:rsidR="001B2821" w:rsidRDefault="00295A99" w:rsidP="001B2821">
      <w:pPr>
        <w:pStyle w:val="BodyText"/>
      </w:pPr>
      <w:r>
        <w:rPr>
          <w:noProof/>
        </w:rPr>
        <w:drawing>
          <wp:inline distT="0" distB="0" distL="0" distR="0" wp14:anchorId="74565C4E" wp14:editId="5A3BF4D7">
            <wp:extent cx="4899660" cy="5662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0750" cy="5663614"/>
                    </a:xfrm>
                    <a:prstGeom prst="rect">
                      <a:avLst/>
                    </a:prstGeom>
                  </pic:spPr>
                </pic:pic>
              </a:graphicData>
            </a:graphic>
          </wp:inline>
        </w:drawing>
      </w:r>
    </w:p>
    <w:p w14:paraId="552A011E" w14:textId="77777777" w:rsidR="00295A99" w:rsidRDefault="00295A99">
      <w:r>
        <w:br w:type="page"/>
      </w:r>
    </w:p>
    <w:p w14:paraId="4E9A3530" w14:textId="492CC262" w:rsidR="00295A99" w:rsidRPr="00295A99" w:rsidRDefault="00295A99" w:rsidP="00295A99">
      <w:pPr>
        <w:ind w:firstLine="720"/>
        <w:rPr>
          <w:b/>
        </w:rPr>
      </w:pPr>
      <w:r w:rsidRPr="00295A99">
        <w:rPr>
          <w:b/>
        </w:rPr>
        <w:lastRenderedPageBreak/>
        <w:t>Add New plate wizard</w:t>
      </w:r>
    </w:p>
    <w:p w14:paraId="4779BBBB" w14:textId="77777777" w:rsidR="00295A99" w:rsidRDefault="00295A99">
      <w:r>
        <w:rPr>
          <w:noProof/>
        </w:rPr>
        <w:drawing>
          <wp:inline distT="0" distB="0" distL="0" distR="0" wp14:anchorId="0D625E1D" wp14:editId="2AB6D0E3">
            <wp:extent cx="6375400" cy="320404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75400" cy="3204047"/>
                    </a:xfrm>
                    <a:prstGeom prst="rect">
                      <a:avLst/>
                    </a:prstGeom>
                  </pic:spPr>
                </pic:pic>
              </a:graphicData>
            </a:graphic>
          </wp:inline>
        </w:drawing>
      </w:r>
    </w:p>
    <w:p w14:paraId="2F4AA30C" w14:textId="77777777" w:rsidR="00295A99" w:rsidRDefault="00295A99"/>
    <w:p w14:paraId="5D5DD27B" w14:textId="77777777" w:rsidR="00295A99" w:rsidRDefault="00295A99">
      <w:bookmarkStart w:id="98" w:name="_GoBack"/>
      <w:bookmarkEnd w:id="98"/>
    </w:p>
    <w:p w14:paraId="5ACEDBCF" w14:textId="7679C31E" w:rsidR="001B2821" w:rsidRDefault="00295A99">
      <w:pPr>
        <w:rPr>
          <w:rFonts w:ascii="Arial" w:hAnsi="Arial"/>
          <w:sz w:val="22"/>
        </w:rPr>
      </w:pPr>
      <w:r>
        <w:rPr>
          <w:noProof/>
        </w:rPr>
        <w:drawing>
          <wp:inline distT="0" distB="0" distL="0" distR="0" wp14:anchorId="383F56ED" wp14:editId="10D750FD">
            <wp:extent cx="6299200" cy="3232378"/>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03137" cy="3234398"/>
                    </a:xfrm>
                    <a:prstGeom prst="rect">
                      <a:avLst/>
                    </a:prstGeom>
                  </pic:spPr>
                </pic:pic>
              </a:graphicData>
            </a:graphic>
          </wp:inline>
        </w:drawing>
      </w:r>
      <w:r w:rsidR="001B2821">
        <w:br w:type="page"/>
      </w:r>
    </w:p>
    <w:p w14:paraId="1451C025" w14:textId="13602BCE" w:rsidR="00B95DD4" w:rsidRDefault="00B95DD4" w:rsidP="00B95DD4">
      <w:pPr>
        <w:pStyle w:val="Heading3"/>
      </w:pPr>
      <w:bookmarkStart w:id="99" w:name="_Toc286359815"/>
      <w:r>
        <w:lastRenderedPageBreak/>
        <w:t>Open Issues / Questions Experiment Management</w:t>
      </w:r>
      <w:bookmarkEnd w:id="99"/>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r>
              <w:t>note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100" w:author="Alex" w:date="2015-02-25T09:18:00Z">
              <w:r>
                <w:t xml:space="preserve">Might need </w:t>
              </w:r>
              <w:proofErr w:type="spellStart"/>
              <w:r>
                <w:t>Need</w:t>
              </w:r>
              <w:proofErr w:type="spellEnd"/>
              <w:r>
                <w:t xml:space="preserve">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ins w:id="101" w:author="Alex" w:date="2015-02-25T09:18:00Z">
              <w:r>
                <w:t>e.g.,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102" w:name="_Toc286359816"/>
      <w:bookmarkEnd w:id="52"/>
      <w:r>
        <w:t>Results Analysis</w:t>
      </w:r>
      <w:r w:rsidR="00B31CA3">
        <w:t xml:space="preserve"> Requirements</w:t>
      </w:r>
      <w:bookmarkEnd w:id="102"/>
    </w:p>
    <w:p w14:paraId="69630E74" w14:textId="77777777" w:rsidR="00B95DD4" w:rsidRDefault="00B95DD4" w:rsidP="00B95DD4">
      <w:pPr>
        <w:pStyle w:val="BodyText"/>
      </w:pPr>
    </w:p>
    <w:p w14:paraId="182E6A8F" w14:textId="47BAB170" w:rsidR="00B95DD4" w:rsidRDefault="00B95DD4" w:rsidP="00B95DD4">
      <w:pPr>
        <w:pStyle w:val="Heading3"/>
      </w:pPr>
      <w:bookmarkStart w:id="103" w:name="_Toc286359817"/>
      <w:r>
        <w:t>Overview</w:t>
      </w:r>
      <w:bookmarkEnd w:id="103"/>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104" w:name="_Toc286359818"/>
      <w:r>
        <w:t>Sample Screens / Story Boards</w:t>
      </w:r>
      <w:bookmarkEnd w:id="104"/>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F10552" w:rsidRPr="00572287" w:rsidRDefault="00F10552">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F10552" w:rsidRPr="00572287" w:rsidRDefault="00F10552"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F10552" w:rsidRPr="00572287" w:rsidRDefault="00F10552"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23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">
                <v:group id="Group 30" o:spid="_x0000_s1027" style="position:absolute;width:37998;height:23806" coordsize="37998,23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C3AAAAA2wAAAA8AAABkcnMvZG93bnJldi54bWxET01rwkAQvQv9D8sUvEidGKGW1DUU0eJV&#10;2x56G7LTbGh2NmRXE/vr3YPQ4+N9r8vRterCfWi8aFjMM1AslTeN1Bo+P/ZPL6BCJDHUemENVw5Q&#10;bh4mayqMH+TIl1OsVQqRUJAGG2NXIIbKsqMw9x1L4n587ygm2NdoehpSuGsxz7JndNRIarDU8dZy&#10;9Xs6Ow271V+3fHetdauIOFt+4374Qq2nj+PbK6jIY/wX390HoyFP69OX9ANw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NgLcAAAADbAAAADwAAAAAAAAAAAAAAAACfAgAA&#10;ZHJzL2Rvd25yZXYueG1sUEsFBgAAAAAEAAQA9wAAAIwDAAAAAA==&#10;">
                    <v:imagedata r:id="rId28" o:title=""/>
                    <v:path arrowok="t"/>
                  </v:shape>
                  <v:shape id="Picture 6" o:spid="_x0000_s1029" type="#_x0000_t75" style="position:absolute;left:1187;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kXN/EAAAA2wAAAA8AAABkcnMvZG93bnJldi54bWxEj1FrwkAQhN8L/Q/HCn0RvRjESvQiVRBK&#10;kdKm/oAltyYxd3shd2r67z2h0Mdhdr7ZWW8Ga8SVet84VjCbJiCIS6cbrhQcf/aTJQgfkDUax6Tg&#10;lzxs8uenNWba3fibrkWoRISwz1BBHUKXSenLmiz6qeuIo3dyvcUQZV9J3eMtwq2RaZIspMWGY0ON&#10;He1qKtviYuMbtt2mRfG5Wx5MEmbmPP6af1yUehkNbysQgYbwf/yXftcK0ld4bIkAk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kXN/EAAAA2wAAAA8AAAAAAAAAAAAAAAAA&#10;nwIAAGRycy9kb3ducmV2LnhtbFBLBQYAAAAABAAEAPcAAACQAwAAAAA=&#10;">
                    <v:imagedata r:id="rId29" o:title=""/>
                    <v:path arrowok="t"/>
                  </v:shape>
                  <v:shape id="Picture 6" o:spid="_x0000_s1030" type="#_x0000_t75" style="position:absolute;left:13061;top:8312;width:10910;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yK3EAAAA2wAAAA8AAABkcnMvZG93bnJldi54bWxEj9FqwkAQRd8L/YdlCn0pdWOQItFVVBCK&#10;FGnTfsCQHZPo7mzIrhr/vvMg+DjcuWfOzJeDd+pCfWwDGxiPMlDEVbAt1wb+frfvU1AxIVt0gcnA&#10;jSIsF89PcyxsuPIPXcpUK4FwLNBAk1JXaB2rhjzGUeiIJTuE3mOSsa+17fEqcO90nmUf2mPLcqHB&#10;jjYNVafy7EXDn9Z5We430y+XpbE7vn1PdmdjXl+G1QxUoiE9lu/tT2sgF1n5RQC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7yK3EAAAA2wAAAA8AAAAAAAAAAAAAAAAA&#10;nwIAAGRycy9kb3ducmV2LnhtbFBLBQYAAAAABAAEAPcAAACQAwAAAAA=&#10;">
                    <v:imagedata r:id="rId29" o:title=""/>
                    <v:path arrowok="t"/>
                  </v:shape>
                  <v:shape id="Picture 6" o:spid="_x0000_s1031" type="#_x0000_t75" style="position:absolute;left:24936;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bTbEAAAA2wAAAA8AAABkcnMvZG93bnJldi54bWxEj1FrwkAQhN8L/odjBV+KXgxSNHqKFQoi&#10;UtroD1hyaxK92wu5U+O/94RCH4fZ+WZnseqsETdqfe1YwXiUgCAunK65VHA8fA2nIHxA1mgck4IH&#10;eVgte28LzLS78y/d8lCKCGGfoYIqhCaT0hcVWfQj1xBH7+RaiyHKtpS6xXuEWyPTJPmQFmuODRU2&#10;tKmouORXG9+wl880z783071Jwtic338mu6tSg363noMI1IX/47/0VitIZ/DaEgE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3bTbEAAAA2wAAAA8AAAAAAAAAAAAAAAAA&#10;nwIAAGRycy9kb3ducmV2LnhtbFBLBQYAAAAABAAEAPcAAACQAwAAAAA=&#10;">
                    <v:imagedata r:id="rId29" o:title=""/>
                    <v:path arrowok="t"/>
                  </v:shape>
                </v:group>
                <v:group id="Group 34" o:spid="_x0000_s1032" style="position:absolute;left:3562;top:19062;width:30874;height:2375" coordsize="30873,2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33" type="#_x0000_t202" style="position:absolute;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27BFB7F6" w14:textId="6B7068AE" w:rsidR="00F10552" w:rsidRPr="00572287" w:rsidRDefault="00F10552">
                          <w:pPr>
                            <w:rPr>
                              <w:sz w:val="16"/>
                              <w:szCs w:val="16"/>
                            </w:rPr>
                          </w:pPr>
                          <w:r w:rsidRPr="00572287">
                            <w:rPr>
                              <w:sz w:val="16"/>
                              <w:szCs w:val="16"/>
                            </w:rPr>
                            <w:t>Plate 1</w:t>
                          </w:r>
                        </w:p>
                      </w:txbxContent>
                    </v:textbox>
                  </v:shape>
                  <v:shape id="Text Box 32" o:spid="_x0000_s1034" type="#_x0000_t202" style="position:absolute;left:11874;width:712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109137F7" w14:textId="726F4C83" w:rsidR="00F10552" w:rsidRPr="00572287" w:rsidRDefault="00F10552"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64073302" w14:textId="514BFA1E" w:rsidR="00F10552" w:rsidRPr="00572287" w:rsidRDefault="00F10552"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105" w:name="_Toc286359819"/>
      <w:r>
        <w:t>Open Issues / Questions Results Analysis</w:t>
      </w:r>
      <w:bookmarkEnd w:id="105"/>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106" w:name="_Toc286359820"/>
      <w:r>
        <w:t>Special Feature Proposals</w:t>
      </w:r>
      <w:bookmarkEnd w:id="106"/>
    </w:p>
    <w:p w14:paraId="5E4B12FA" w14:textId="77777777" w:rsidR="00B31CA3" w:rsidRDefault="00B31CA3" w:rsidP="00B95DD4">
      <w:pPr>
        <w:pStyle w:val="BodyText"/>
      </w:pPr>
    </w:p>
    <w:p w14:paraId="6405180A" w14:textId="488FFA7D" w:rsidR="00B31CA3" w:rsidRDefault="00B31CA3" w:rsidP="00B31CA3">
      <w:pPr>
        <w:pStyle w:val="Heading3"/>
      </w:pPr>
      <w:bookmarkStart w:id="107" w:name="_Toc286359821"/>
      <w:r>
        <w:t>Overview</w:t>
      </w:r>
      <w:bookmarkEnd w:id="107"/>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108" w:name="_Toc286359822"/>
      <w:r w:rsidRPr="00B31CA3">
        <w:t>Interactive Visualization</w:t>
      </w:r>
      <w:bookmarkEnd w:id="108"/>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30">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1">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109" w:name="_Toc286359823"/>
      <w:r>
        <w:t>Audit Trail</w:t>
      </w:r>
      <w:bookmarkEnd w:id="109"/>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2">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110" w:name="_Toc286359824"/>
      <w:r>
        <w:lastRenderedPageBreak/>
        <w:t>Four Eyes Protocol</w:t>
      </w:r>
      <w:bookmarkEnd w:id="110"/>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3">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111" w:name="_Toc286359825"/>
      <w:r>
        <w:lastRenderedPageBreak/>
        <w:t>Flexible Plate Template Editor</w:t>
      </w:r>
      <w:bookmarkEnd w:id="111"/>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 xml:space="preserve">Plate templates can be saved and loaded so that they can be shared. The save file is a clear format (e.g., csv) that could be edited directly with a text editor/excel. Alternatively the </w:t>
      </w:r>
      <w:proofErr w:type="spellStart"/>
      <w:r w:rsidRPr="00456480">
        <w:rPr>
          <w:rFonts w:ascii="Helvetica Neue" w:hAnsi="Helvetica Neue"/>
          <w:color w:val="333333"/>
          <w:shd w:val="clear" w:color="auto" w:fill="FFFFFF"/>
        </w:rPr>
        <w:t>webapp</w:t>
      </w:r>
      <w:proofErr w:type="spellEnd"/>
      <w:r w:rsidRPr="00456480">
        <w:rPr>
          <w:rFonts w:ascii="Helvetica Neue" w:hAnsi="Helvetica Neue"/>
          <w:color w:val="333333"/>
          <w:shd w:val="clear" w:color="auto" w:fill="FFFFFF"/>
        </w:rPr>
        <w:t xml:space="preserve">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112" w:name="_Toc286359826"/>
      <w:r>
        <w:t>Plate Sharing</w:t>
      </w:r>
      <w:bookmarkEnd w:id="112"/>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113" w:name="_Toc286359827"/>
      <w:r>
        <w:t>Support Machine / Equipment File parsers</w:t>
      </w:r>
      <w:bookmarkEnd w:id="113"/>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114" w:name="_Toc286359828"/>
      <w:r>
        <w:t xml:space="preserve">Open Issues / Questions </w:t>
      </w:r>
      <w:r w:rsidR="00456480">
        <w:t>Special Features</w:t>
      </w:r>
      <w:bookmarkEnd w:id="114"/>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3"/>
    <w:p w14:paraId="19300C45" w14:textId="0A096E03" w:rsidR="00C4101E" w:rsidRDefault="00100E6F" w:rsidP="00100E6F">
      <w:pPr>
        <w:pStyle w:val="Heading1"/>
      </w:pPr>
      <w:r>
        <w:lastRenderedPageBreak/>
        <w:t>High Level Design</w:t>
      </w:r>
    </w:p>
    <w:p w14:paraId="26CE2EDA" w14:textId="77777777" w:rsidR="00100E6F" w:rsidRDefault="00100E6F" w:rsidP="00100E6F">
      <w:pPr>
        <w:pStyle w:val="BodyText"/>
      </w:pPr>
    </w:p>
    <w:p w14:paraId="4EE818CB" w14:textId="7137EC56" w:rsidR="00100E6F" w:rsidRDefault="0005642B" w:rsidP="0005642B">
      <w:pPr>
        <w:pStyle w:val="Heading2"/>
      </w:pPr>
      <w:r>
        <w:t>Architecture</w:t>
      </w:r>
    </w:p>
    <w:p w14:paraId="1B980BA1" w14:textId="11387ED1" w:rsidR="0005642B" w:rsidRPr="0005642B" w:rsidRDefault="0005642B" w:rsidP="0005642B">
      <w:pPr>
        <w:pStyle w:val="Heading2"/>
      </w:pPr>
      <w:r>
        <w:t>Web Services</w:t>
      </w:r>
    </w:p>
    <w:p w14:paraId="63537E71" w14:textId="301A2367" w:rsidR="00C4101E" w:rsidRDefault="0005642B" w:rsidP="00100E6F">
      <w:pPr>
        <w:pStyle w:val="Heading1"/>
      </w:pPr>
      <w:r>
        <w:lastRenderedPageBreak/>
        <w:t>Project Planning and Estimating</w:t>
      </w:r>
    </w:p>
    <w:p w14:paraId="3AA2D03E" w14:textId="131BB2B8" w:rsidR="0005642B" w:rsidRDefault="0005642B" w:rsidP="0005642B">
      <w:pPr>
        <w:pStyle w:val="Heading2"/>
      </w:pPr>
      <w:r>
        <w:t>Iterations</w:t>
      </w:r>
    </w:p>
    <w:p w14:paraId="09728419" w14:textId="5639AD08" w:rsidR="0005642B" w:rsidRDefault="0005642B" w:rsidP="0005642B">
      <w:pPr>
        <w:pStyle w:val="Heading3"/>
      </w:pPr>
      <w:r>
        <w:t>Overview</w:t>
      </w:r>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r w:rsidR="00F747ED">
        <w:t xml:space="preserve">Every </w:t>
      </w:r>
      <w:r w:rsidR="00F20B2E">
        <w:t>iteration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r>
        <w:t>Iteration Calendar</w:t>
      </w:r>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r>
        <w:t>Stories and Estimates</w:t>
      </w:r>
    </w:p>
    <w:p w14:paraId="16B884F5" w14:textId="77777777" w:rsidR="0005642B" w:rsidRPr="0005642B" w:rsidRDefault="0005642B" w:rsidP="0005642B">
      <w:pPr>
        <w:pStyle w:val="BodyText"/>
      </w:pPr>
    </w:p>
    <w:p w14:paraId="3313B94D" w14:textId="61E27B29" w:rsidR="0005642B" w:rsidRPr="0005642B" w:rsidRDefault="0005642B" w:rsidP="0005642B">
      <w:pPr>
        <w:pStyle w:val="Heading2"/>
      </w:pPr>
      <w:r>
        <w:t>Main deliverables</w:t>
      </w:r>
    </w:p>
    <w:p w14:paraId="1526AAEA" w14:textId="390BF50B" w:rsidR="00C4101E" w:rsidRDefault="00100E6F" w:rsidP="0005642B">
      <w:pPr>
        <w:pStyle w:val="Heading1"/>
      </w:pPr>
      <w:r>
        <w:lastRenderedPageBreak/>
        <w:t>Project Risks</w:t>
      </w:r>
    </w:p>
    <w:p w14:paraId="75CCE25C" w14:textId="1805CFBB" w:rsidR="0005642B" w:rsidRPr="0005642B" w:rsidRDefault="0005642B" w:rsidP="0005642B">
      <w:pPr>
        <w:pStyle w:val="Heading1"/>
      </w:pPr>
      <w:r>
        <w:lastRenderedPageBreak/>
        <w:t>Project Tools and Technical Stack</w:t>
      </w:r>
    </w:p>
    <w:sectPr w:rsidR="0005642B" w:rsidRPr="0005642B" w:rsidSect="004D5E73">
      <w:headerReference w:type="default" r:id="rId34"/>
      <w:pgSz w:w="12240" w:h="15840" w:code="1"/>
      <w:pgMar w:top="1008" w:right="1008" w:bottom="810" w:left="792" w:header="576" w:footer="576"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Alex" w:date="2015-03-01T16:26:00Z" w:initials="SZ">
    <w:p w14:paraId="337059F7" w14:textId="0E53DB82" w:rsidR="006774A0" w:rsidRDefault="006774A0">
      <w:pPr>
        <w:pStyle w:val="CommentText"/>
      </w:pPr>
      <w:r>
        <w:rPr>
          <w:rStyle w:val="CommentReference"/>
        </w:rPr>
        <w:annotationRef/>
      </w:r>
      <w:r>
        <w:t xml:space="preserve">We should consider having add plate set wizard to produce a </w:t>
      </w:r>
      <w:proofErr w:type="spellStart"/>
      <w:r>
        <w:t>json</w:t>
      </w:r>
      <w:proofErr w:type="spellEnd"/>
      <w:r>
        <w:t xml:space="preserve"> document server side. then the import wizard and the add new plate wizard would both use the same call to populate the database</w:t>
      </w:r>
    </w:p>
  </w:comment>
  <w:comment w:id="59" w:author="Alex" w:date="2015-03-01T16:29:00Z" w:initials="SZ">
    <w:p w14:paraId="1096D01A" w14:textId="4882A06B" w:rsidR="00681D88" w:rsidRDefault="00681D88">
      <w:pPr>
        <w:pStyle w:val="CommentText"/>
      </w:pPr>
      <w:r>
        <w:rPr>
          <w:rStyle w:val="CommentReference"/>
        </w:rPr>
        <w:annotationRef/>
      </w:r>
      <w:r>
        <w:t>Shared plates is not in scope…. delete this?</w:t>
      </w:r>
    </w:p>
  </w:comment>
  <w:comment w:id="87" w:author="Alex" w:date="2015-03-01T16:46:00Z" w:initials="SZ">
    <w:p w14:paraId="68818634" w14:textId="03BD7D23" w:rsidR="006774A0" w:rsidRDefault="006774A0">
      <w:pPr>
        <w:pStyle w:val="CommentText"/>
      </w:pPr>
      <w:r>
        <w:rPr>
          <w:rStyle w:val="CommentReference"/>
        </w:rPr>
        <w:annotationRef/>
      </w:r>
      <w:r w:rsidR="00573503">
        <w:t xml:space="preserve">is this relevant? </w:t>
      </w:r>
      <w:r>
        <w:t>can we delete?</w:t>
      </w:r>
    </w:p>
  </w:comment>
  <w:comment w:id="88" w:author="Alex" w:date="2015-03-01T16:28:00Z" w:initials="SZ">
    <w:p w14:paraId="7D28AD2C" w14:textId="37F840CB" w:rsidR="006774A0" w:rsidRDefault="006774A0">
      <w:pPr>
        <w:pStyle w:val="CommentText"/>
      </w:pPr>
      <w:r>
        <w:rPr>
          <w:rStyle w:val="CommentReference"/>
        </w:rPr>
        <w:annotationRef/>
      </w:r>
      <w:r>
        <w:t>shared plates seems no longer a desirable feature. can we delete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3D5C9E" w:rsidRDefault="003D5C9E">
      <w:r>
        <w:separator/>
      </w:r>
    </w:p>
  </w:endnote>
  <w:endnote w:type="continuationSeparator" w:id="0">
    <w:p w14:paraId="6D008E44" w14:textId="77777777" w:rsidR="003D5C9E" w:rsidRDefault="003D5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Neue">
    <w:altName w:val="Malgun Gothic"/>
    <w:charset w:val="00"/>
    <w:family w:val="auto"/>
    <w:pitch w:val="variable"/>
    <w:sig w:usb0="00000003" w:usb1="500079DB" w:usb2="00000010" w:usb3="00000000" w:csb0="00000001" w:csb1="00000000"/>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F10552" w:rsidRPr="00B35DB6" w14:paraId="34AF0FED" w14:textId="77777777" w:rsidTr="00322E25">
      <w:trPr>
        <w:cantSplit/>
        <w:trHeight w:val="499"/>
      </w:trPr>
      <w:tc>
        <w:tcPr>
          <w:tcW w:w="4679" w:type="dxa"/>
          <w:tcBorders>
            <w:top w:val="nil"/>
          </w:tcBorders>
        </w:tcPr>
        <w:p w14:paraId="424B8C0B" w14:textId="1D6B5E63" w:rsidR="00F10552" w:rsidRPr="00B35DB6" w:rsidRDefault="00F10552" w:rsidP="00322E25">
          <w:pPr>
            <w:pStyle w:val="Footer"/>
            <w:rPr>
              <w:rFonts w:ascii="Calibri" w:hAnsi="Calibri"/>
              <w:sz w:val="18"/>
            </w:rPr>
          </w:pPr>
        </w:p>
      </w:tc>
      <w:tc>
        <w:tcPr>
          <w:tcW w:w="2246" w:type="dxa"/>
          <w:tcBorders>
            <w:top w:val="nil"/>
          </w:tcBorders>
        </w:tcPr>
        <w:p w14:paraId="5F5C6260" w14:textId="417C69D2" w:rsidR="00F10552" w:rsidRPr="00970B57" w:rsidRDefault="00F10552"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295A99">
            <w:rPr>
              <w:rStyle w:val="PageNumber"/>
              <w:rFonts w:ascii="Calibri" w:hAnsi="Calibri"/>
              <w:noProof/>
              <w:sz w:val="18"/>
            </w:rPr>
            <w:t>17</w:t>
          </w:r>
          <w:r w:rsidRPr="00B35DB6">
            <w:rPr>
              <w:rStyle w:val="PageNumber"/>
              <w:rFonts w:ascii="Calibri" w:hAnsi="Calibri"/>
              <w:sz w:val="18"/>
            </w:rPr>
            <w:fldChar w:fldCharType="end"/>
          </w:r>
        </w:p>
      </w:tc>
    </w:tr>
  </w:tbl>
  <w:p w14:paraId="3B02B42A" w14:textId="77777777" w:rsidR="00F10552" w:rsidRDefault="00F10552" w:rsidP="00322E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3D5C9E" w:rsidRDefault="003D5C9E">
      <w:r>
        <w:separator/>
      </w:r>
    </w:p>
  </w:footnote>
  <w:footnote w:type="continuationSeparator" w:id="0">
    <w:p w14:paraId="3E3FB6CC" w14:textId="77777777" w:rsidR="003D5C9E" w:rsidRDefault="003D5C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F10552" w:rsidRDefault="00F10552">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F10552" w14:paraId="4CC6026A" w14:textId="77777777" w:rsidTr="00970B57">
      <w:trPr>
        <w:cantSplit/>
        <w:trHeight w:val="215"/>
      </w:trPr>
      <w:tc>
        <w:tcPr>
          <w:tcW w:w="843" w:type="dxa"/>
        </w:tcPr>
        <w:p w14:paraId="4241E997" w14:textId="77777777" w:rsidR="00F10552" w:rsidRDefault="00F10552"/>
      </w:tc>
      <w:tc>
        <w:tcPr>
          <w:tcW w:w="4398" w:type="dxa"/>
        </w:tcPr>
        <w:p w14:paraId="75AB260F" w14:textId="77777777" w:rsidR="00F10552" w:rsidRPr="00970B57" w:rsidRDefault="00F10552">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F10552" w:rsidRPr="00970B57" w:rsidRDefault="00F10552" w:rsidP="00322E25">
          <w:pPr>
            <w:pStyle w:val="HeaderTitle"/>
            <w:jc w:val="center"/>
            <w:rPr>
              <w:sz w:val="20"/>
              <w:szCs w:val="20"/>
            </w:rPr>
          </w:pPr>
          <w:r w:rsidRPr="00970B57">
            <w:rPr>
              <w:sz w:val="20"/>
              <w:szCs w:val="20"/>
            </w:rPr>
            <w:t>Biochemical plate, assay, and result management system</w:t>
          </w:r>
        </w:p>
      </w:tc>
    </w:tr>
  </w:tbl>
  <w:p w14:paraId="63576B2E" w14:textId="77777777" w:rsidR="00F10552" w:rsidRPr="00B35DB6" w:rsidRDefault="00F10552">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F10552" w14:paraId="5869B102" w14:textId="77777777" w:rsidTr="006B18BB">
      <w:trPr>
        <w:cantSplit/>
        <w:trHeight w:val="229"/>
      </w:trPr>
      <w:tc>
        <w:tcPr>
          <w:tcW w:w="790" w:type="dxa"/>
          <w:vMerge w:val="restart"/>
        </w:tcPr>
        <w:p w14:paraId="68BCF34B" w14:textId="77777777" w:rsidR="00F10552" w:rsidRDefault="00F10552">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F10552" w:rsidRDefault="00F10552">
          <w:pPr>
            <w:pStyle w:val="HeaderTitle"/>
          </w:pPr>
          <w:r>
            <w:fldChar w:fldCharType="begin"/>
          </w:r>
          <w:r>
            <w:instrText xml:space="preserve"> STYLEREF "*Document Name" \* MERGEFORMAT </w:instrText>
          </w:r>
          <w:r>
            <w:fldChar w:fldCharType="end"/>
          </w:r>
        </w:p>
      </w:tc>
      <w:tc>
        <w:tcPr>
          <w:tcW w:w="4881" w:type="dxa"/>
        </w:tcPr>
        <w:p w14:paraId="147144D1" w14:textId="77777777" w:rsidR="00F10552" w:rsidRDefault="00F10552">
          <w:pPr>
            <w:pStyle w:val="HeaderTitle"/>
            <w:jc w:val="right"/>
          </w:pPr>
        </w:p>
      </w:tc>
    </w:tr>
    <w:tr w:rsidR="00F10552" w14:paraId="7A3EE375" w14:textId="77777777" w:rsidTr="006B18BB">
      <w:trPr>
        <w:cantSplit/>
        <w:trHeight w:val="127"/>
      </w:trPr>
      <w:tc>
        <w:tcPr>
          <w:tcW w:w="790" w:type="dxa"/>
          <w:vMerge/>
        </w:tcPr>
        <w:p w14:paraId="69B88492" w14:textId="77777777" w:rsidR="00F10552" w:rsidRDefault="00F10552">
          <w:pPr>
            <w:pStyle w:val="TOC6"/>
          </w:pPr>
        </w:p>
      </w:tc>
      <w:tc>
        <w:tcPr>
          <w:tcW w:w="4588" w:type="dxa"/>
        </w:tcPr>
        <w:p w14:paraId="66C2D5FD" w14:textId="77777777" w:rsidR="00F10552" w:rsidRDefault="00F10552">
          <w:pPr>
            <w:pStyle w:val="HeaderTitle"/>
          </w:pPr>
        </w:p>
      </w:tc>
      <w:tc>
        <w:tcPr>
          <w:tcW w:w="4881" w:type="dxa"/>
        </w:tcPr>
        <w:p w14:paraId="5B983BE7" w14:textId="77777777" w:rsidR="00F10552" w:rsidRDefault="00F10552">
          <w:pPr>
            <w:pStyle w:val="HeaderTitle"/>
            <w:jc w:val="right"/>
          </w:pPr>
        </w:p>
      </w:tc>
    </w:tr>
  </w:tbl>
  <w:p w14:paraId="59A8F7D6" w14:textId="77777777" w:rsidR="00F10552" w:rsidRDefault="00F105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6">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9">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0"/>
  </w:num>
  <w:num w:numId="12">
    <w:abstractNumId w:val="12"/>
  </w:num>
  <w:num w:numId="13">
    <w:abstractNumId w:val="13"/>
  </w:num>
  <w:num w:numId="14">
    <w:abstractNumId w:val="19"/>
  </w:num>
  <w:num w:numId="15">
    <w:abstractNumId w:val="11"/>
  </w:num>
  <w:num w:numId="16">
    <w:abstractNumId w:val="6"/>
  </w:num>
  <w:num w:numId="17">
    <w:abstractNumId w:val="10"/>
  </w:num>
  <w:num w:numId="18">
    <w:abstractNumId w:val="16"/>
  </w:num>
  <w:num w:numId="19">
    <w:abstractNumId w:val="1"/>
  </w:num>
  <w:num w:numId="20">
    <w:abstractNumId w:val="9"/>
  </w:num>
  <w:num w:numId="21">
    <w:abstractNumId w:val="20"/>
  </w:num>
  <w:num w:numId="22">
    <w:abstractNumId w:val="4"/>
  </w:num>
  <w:num w:numId="23">
    <w:abstractNumId w:val="15"/>
  </w:num>
  <w:num w:numId="24">
    <w:abstractNumId w:val="2"/>
  </w:num>
  <w:num w:numId="25">
    <w:abstractNumId w:val="18"/>
  </w:num>
  <w:num w:numId="26">
    <w:abstractNumId w:val="17"/>
  </w:num>
  <w:num w:numId="27">
    <w:abstractNumId w:val="7"/>
  </w:num>
  <w:num w:numId="28">
    <w:abstractNumId w:val="14"/>
  </w:num>
  <w:num w:numId="29">
    <w:abstractNumId w:val="5"/>
  </w:num>
  <w:num w:numId="30">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42B"/>
    <w:rsid w:val="000568BA"/>
    <w:rsid w:val="00080A72"/>
    <w:rsid w:val="00097EF1"/>
    <w:rsid w:val="000B5F33"/>
    <w:rsid w:val="000E44C0"/>
    <w:rsid w:val="000F682B"/>
    <w:rsid w:val="00100E6F"/>
    <w:rsid w:val="00115D35"/>
    <w:rsid w:val="00122476"/>
    <w:rsid w:val="00132062"/>
    <w:rsid w:val="00166804"/>
    <w:rsid w:val="00167CC1"/>
    <w:rsid w:val="00181FF0"/>
    <w:rsid w:val="001B2821"/>
    <w:rsid w:val="001D63AD"/>
    <w:rsid w:val="001F3A42"/>
    <w:rsid w:val="00225442"/>
    <w:rsid w:val="00247396"/>
    <w:rsid w:val="00295A99"/>
    <w:rsid w:val="002B5C14"/>
    <w:rsid w:val="002C392E"/>
    <w:rsid w:val="002D17BB"/>
    <w:rsid w:val="002E4E61"/>
    <w:rsid w:val="00322E25"/>
    <w:rsid w:val="003522BA"/>
    <w:rsid w:val="00352322"/>
    <w:rsid w:val="0037777F"/>
    <w:rsid w:val="00386EA6"/>
    <w:rsid w:val="003D5C9E"/>
    <w:rsid w:val="003E0237"/>
    <w:rsid w:val="003E242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52A4E"/>
    <w:rsid w:val="005709A2"/>
    <w:rsid w:val="00572287"/>
    <w:rsid w:val="00573503"/>
    <w:rsid w:val="005758EB"/>
    <w:rsid w:val="005C5E16"/>
    <w:rsid w:val="005E3F3E"/>
    <w:rsid w:val="005E5641"/>
    <w:rsid w:val="00604C84"/>
    <w:rsid w:val="00622B90"/>
    <w:rsid w:val="00633F6D"/>
    <w:rsid w:val="00655494"/>
    <w:rsid w:val="006774A0"/>
    <w:rsid w:val="00681D88"/>
    <w:rsid w:val="006A415D"/>
    <w:rsid w:val="006B18BB"/>
    <w:rsid w:val="006B6204"/>
    <w:rsid w:val="006D1DF3"/>
    <w:rsid w:val="006E733C"/>
    <w:rsid w:val="0070713D"/>
    <w:rsid w:val="00756DF3"/>
    <w:rsid w:val="0076409D"/>
    <w:rsid w:val="00790D3B"/>
    <w:rsid w:val="00793AE6"/>
    <w:rsid w:val="007B0DED"/>
    <w:rsid w:val="007B425A"/>
    <w:rsid w:val="007C09FC"/>
    <w:rsid w:val="007D1467"/>
    <w:rsid w:val="00807692"/>
    <w:rsid w:val="008157FF"/>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5432"/>
    <w:rsid w:val="009F1004"/>
    <w:rsid w:val="00A1085D"/>
    <w:rsid w:val="00A218D1"/>
    <w:rsid w:val="00A31CDF"/>
    <w:rsid w:val="00A34902"/>
    <w:rsid w:val="00A61578"/>
    <w:rsid w:val="00AB510F"/>
    <w:rsid w:val="00B31CA3"/>
    <w:rsid w:val="00B35DB6"/>
    <w:rsid w:val="00B44553"/>
    <w:rsid w:val="00B52CD5"/>
    <w:rsid w:val="00B54ADD"/>
    <w:rsid w:val="00B551B5"/>
    <w:rsid w:val="00B55648"/>
    <w:rsid w:val="00B60C8C"/>
    <w:rsid w:val="00B95DD4"/>
    <w:rsid w:val="00BA35CE"/>
    <w:rsid w:val="00BA3959"/>
    <w:rsid w:val="00BD01B0"/>
    <w:rsid w:val="00BD2D3D"/>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45D84"/>
    <w:rsid w:val="00D607D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F01727"/>
    <w:rsid w:val="00F10552"/>
    <w:rsid w:val="00F16585"/>
    <w:rsid w:val="00F20B2E"/>
    <w:rsid w:val="00F505F6"/>
    <w:rsid w:val="00F5226A"/>
    <w:rsid w:val="00F5474B"/>
    <w:rsid w:val="00F560F3"/>
    <w:rsid w:val="00F63BF1"/>
    <w:rsid w:val="00F71A76"/>
    <w:rsid w:val="00F747ED"/>
    <w:rsid w:val="00F81FB0"/>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5F224-A946-4770-BC4E-531C94718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35</Pages>
  <Words>3307</Words>
  <Characters>18851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22114</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Alex</cp:lastModifiedBy>
  <cp:revision>8</cp:revision>
  <cp:lastPrinted>2005-03-10T22:07:00Z</cp:lastPrinted>
  <dcterms:created xsi:type="dcterms:W3CDTF">2015-03-01T22:08:00Z</dcterms:created>
  <dcterms:modified xsi:type="dcterms:W3CDTF">2015-03-01T22:58:00Z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