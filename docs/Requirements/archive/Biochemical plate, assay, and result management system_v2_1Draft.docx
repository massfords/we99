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02" w:type="dxa"/>
        <w:tblInd w:w="288" w:type="dxa"/>
        <w:tblLayout w:type="fixed"/>
        <w:tblLook w:val="0000" w:firstRow="0" w:lastRow="0" w:firstColumn="0" w:lastColumn="0" w:noHBand="0" w:noVBand="0"/>
      </w:tblPr>
      <w:tblGrid>
        <w:gridCol w:w="2592"/>
        <w:gridCol w:w="293"/>
        <w:gridCol w:w="293"/>
        <w:gridCol w:w="2762"/>
        <w:gridCol w:w="3762"/>
      </w:tblGrid>
      <w:tr w:rsidR="00C4101E" w14:paraId="65100D16" w14:textId="77777777">
        <w:trPr>
          <w:trHeight w:val="1195"/>
        </w:trPr>
        <w:tc>
          <w:tcPr>
            <w:tcW w:w="2592" w:type="dxa"/>
          </w:tcPr>
          <w:p w14:paraId="18720B01" w14:textId="21EF839C" w:rsidR="00C4101E" w:rsidRDefault="00C4101E">
            <w:pPr>
              <w:pStyle w:val="FootnoteText"/>
            </w:pPr>
          </w:p>
        </w:tc>
        <w:tc>
          <w:tcPr>
            <w:tcW w:w="293" w:type="dxa"/>
            <w:tcBorders>
              <w:right w:val="single" w:sz="24" w:space="0" w:color="808080"/>
            </w:tcBorders>
          </w:tcPr>
          <w:p w14:paraId="6A1CE56D" w14:textId="77777777" w:rsidR="00C4101E" w:rsidRDefault="00C4101E"/>
        </w:tc>
        <w:tc>
          <w:tcPr>
            <w:tcW w:w="293" w:type="dxa"/>
            <w:tcBorders>
              <w:left w:val="single" w:sz="24" w:space="0" w:color="808080"/>
            </w:tcBorders>
          </w:tcPr>
          <w:p w14:paraId="719A6C0C" w14:textId="77777777" w:rsidR="00C4101E" w:rsidRDefault="00C4101E"/>
        </w:tc>
        <w:tc>
          <w:tcPr>
            <w:tcW w:w="6524" w:type="dxa"/>
            <w:gridSpan w:val="2"/>
          </w:tcPr>
          <w:p w14:paraId="4C300650" w14:textId="01020580" w:rsidR="00C4101E" w:rsidRDefault="00100E6F">
            <w:pPr>
              <w:pStyle w:val="DocumentName"/>
              <w:rPr>
                <w:rFonts w:cs="Arial"/>
                <w:noProof w:val="0"/>
              </w:rPr>
            </w:pPr>
            <w:r>
              <w:rPr>
                <w:rFonts w:cs="Arial"/>
                <w:noProof w:val="0"/>
              </w:rPr>
              <w:t>Project Milestone 1</w:t>
            </w:r>
          </w:p>
          <w:p w14:paraId="696F11F0" w14:textId="77777777" w:rsidR="00C4101E" w:rsidRDefault="00C4101E">
            <w:pPr>
              <w:pStyle w:val="DocumentName"/>
              <w:jc w:val="center"/>
              <w:rPr>
                <w:rFonts w:ascii="Perpetua" w:hAnsi="Perpetua" w:cs="Arial"/>
                <w:noProof w:val="0"/>
                <w:color w:val="808080"/>
                <w:sz w:val="24"/>
              </w:rPr>
            </w:pPr>
          </w:p>
        </w:tc>
      </w:tr>
      <w:tr w:rsidR="00C4101E" w14:paraId="39B665FA" w14:textId="77777777" w:rsidTr="00100E6F">
        <w:trPr>
          <w:cantSplit/>
          <w:trHeight w:hRule="exact" w:val="1195"/>
        </w:trPr>
        <w:tc>
          <w:tcPr>
            <w:tcW w:w="2592" w:type="dxa"/>
          </w:tcPr>
          <w:p w14:paraId="33D2EA39" w14:textId="77777777" w:rsidR="00C4101E" w:rsidRDefault="00C4101E"/>
        </w:tc>
        <w:tc>
          <w:tcPr>
            <w:tcW w:w="293" w:type="dxa"/>
            <w:tcBorders>
              <w:right w:val="single" w:sz="24" w:space="0" w:color="808080"/>
            </w:tcBorders>
          </w:tcPr>
          <w:p w14:paraId="3D704F65" w14:textId="77777777" w:rsidR="00C4101E" w:rsidRDefault="00C4101E"/>
        </w:tc>
        <w:tc>
          <w:tcPr>
            <w:tcW w:w="293" w:type="dxa"/>
            <w:tcBorders>
              <w:left w:val="single" w:sz="24" w:space="0" w:color="808080"/>
            </w:tcBorders>
          </w:tcPr>
          <w:p w14:paraId="18A2A27F" w14:textId="77777777" w:rsidR="00C4101E" w:rsidRDefault="00C4101E"/>
        </w:tc>
        <w:tc>
          <w:tcPr>
            <w:tcW w:w="2762" w:type="dxa"/>
          </w:tcPr>
          <w:p w14:paraId="32409C95" w14:textId="77777777" w:rsidR="00C4101E" w:rsidRDefault="00C4101E"/>
        </w:tc>
        <w:tc>
          <w:tcPr>
            <w:tcW w:w="3762" w:type="dxa"/>
          </w:tcPr>
          <w:p w14:paraId="73C3CDAD" w14:textId="77777777" w:rsidR="00C4101E" w:rsidRDefault="00C4101E"/>
        </w:tc>
      </w:tr>
      <w:tr w:rsidR="00C4101E" w14:paraId="7806552C" w14:textId="77777777" w:rsidTr="00100E6F">
        <w:trPr>
          <w:cantSplit/>
          <w:trHeight w:hRule="exact" w:val="1200"/>
        </w:trPr>
        <w:tc>
          <w:tcPr>
            <w:tcW w:w="2592" w:type="dxa"/>
          </w:tcPr>
          <w:p w14:paraId="2572F2AD" w14:textId="77777777" w:rsidR="00C4101E" w:rsidRDefault="00C4101E"/>
        </w:tc>
        <w:tc>
          <w:tcPr>
            <w:tcW w:w="293" w:type="dxa"/>
            <w:vMerge w:val="restart"/>
            <w:tcBorders>
              <w:right w:val="single" w:sz="24" w:space="0" w:color="808080"/>
            </w:tcBorders>
          </w:tcPr>
          <w:p w14:paraId="45D49BEE" w14:textId="77777777" w:rsidR="00C4101E" w:rsidRDefault="00C4101E"/>
        </w:tc>
        <w:tc>
          <w:tcPr>
            <w:tcW w:w="293" w:type="dxa"/>
            <w:vMerge w:val="restart"/>
            <w:tcBorders>
              <w:left w:val="single" w:sz="24" w:space="0" w:color="808080"/>
            </w:tcBorders>
          </w:tcPr>
          <w:p w14:paraId="086EE570" w14:textId="77777777" w:rsidR="00C4101E" w:rsidRDefault="00C4101E"/>
        </w:tc>
        <w:tc>
          <w:tcPr>
            <w:tcW w:w="2762" w:type="dxa"/>
          </w:tcPr>
          <w:p w14:paraId="2164A35A" w14:textId="77777777" w:rsidR="00C4101E" w:rsidRDefault="00C4101E">
            <w:pPr>
              <w:pStyle w:val="Covinfo"/>
              <w:rPr>
                <w:rFonts w:cs="Arial"/>
              </w:rPr>
            </w:pPr>
            <w:r>
              <w:rPr>
                <w:rFonts w:cs="Arial"/>
              </w:rPr>
              <w:t>Project Name:</w:t>
            </w:r>
          </w:p>
        </w:tc>
        <w:tc>
          <w:tcPr>
            <w:tcW w:w="3762" w:type="dxa"/>
          </w:tcPr>
          <w:p w14:paraId="2CDB66DF" w14:textId="1A72BD33" w:rsidR="00C4101E" w:rsidRPr="006D1DF3" w:rsidRDefault="006D1DF3" w:rsidP="006D1DF3">
            <w:pPr>
              <w:pStyle w:val="Byline"/>
              <w:rPr>
                <w:highlight w:val="yellow"/>
              </w:rPr>
            </w:pPr>
            <w:r>
              <w:rPr>
                <w:sz w:val="28"/>
                <w:szCs w:val="28"/>
              </w:rPr>
              <w:t>Biochemical Plate, Assay, and Result M</w:t>
            </w:r>
            <w:r w:rsidRPr="006D1DF3">
              <w:rPr>
                <w:sz w:val="28"/>
                <w:szCs w:val="28"/>
              </w:rPr>
              <w:t>anagement</w:t>
            </w:r>
            <w:r w:rsidRPr="006D1DF3">
              <w:t xml:space="preserve"> </w:t>
            </w:r>
            <w:r w:rsidRPr="006D1DF3">
              <w:rPr>
                <w:sz w:val="28"/>
                <w:szCs w:val="28"/>
              </w:rPr>
              <w:t>system</w:t>
            </w:r>
            <w:r w:rsidR="009102DA" w:rsidRPr="006D1DF3">
              <w:rPr>
                <w:sz w:val="28"/>
                <w:szCs w:val="28"/>
              </w:rPr>
              <w:t xml:space="preserve"> </w:t>
            </w:r>
          </w:p>
        </w:tc>
      </w:tr>
      <w:tr w:rsidR="00C4101E" w14:paraId="39285BB1" w14:textId="77777777" w:rsidTr="00100E6F">
        <w:trPr>
          <w:cantSplit/>
          <w:trHeight w:hRule="exact" w:val="100"/>
        </w:trPr>
        <w:tc>
          <w:tcPr>
            <w:tcW w:w="2592" w:type="dxa"/>
          </w:tcPr>
          <w:p w14:paraId="25FE62DC" w14:textId="77777777" w:rsidR="00C4101E" w:rsidRDefault="00C4101E">
            <w:pPr>
              <w:pStyle w:val="Covinfo"/>
              <w:rPr>
                <w:rFonts w:cs="Arial"/>
                <w:b w:val="0"/>
              </w:rPr>
            </w:pPr>
          </w:p>
        </w:tc>
        <w:tc>
          <w:tcPr>
            <w:tcW w:w="293" w:type="dxa"/>
            <w:vMerge/>
            <w:tcBorders>
              <w:right w:val="single" w:sz="24" w:space="0" w:color="808080"/>
            </w:tcBorders>
          </w:tcPr>
          <w:p w14:paraId="2B235EBA"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06F5C005" w14:textId="77777777" w:rsidR="00C4101E" w:rsidRDefault="00C4101E">
            <w:pPr>
              <w:tabs>
                <w:tab w:val="num" w:pos="720"/>
              </w:tabs>
              <w:ind w:left="720" w:hanging="720"/>
              <w:rPr>
                <w:rFonts w:cs="Arial"/>
              </w:rPr>
            </w:pPr>
          </w:p>
        </w:tc>
        <w:tc>
          <w:tcPr>
            <w:tcW w:w="2762" w:type="dxa"/>
          </w:tcPr>
          <w:p w14:paraId="1CD42702" w14:textId="77777777" w:rsidR="00C4101E" w:rsidRDefault="00C4101E">
            <w:pPr>
              <w:pStyle w:val="Covinfo"/>
              <w:rPr>
                <w:rFonts w:cs="Arial"/>
              </w:rPr>
            </w:pPr>
          </w:p>
        </w:tc>
        <w:tc>
          <w:tcPr>
            <w:tcW w:w="3762" w:type="dxa"/>
            <w:shd w:val="clear" w:color="auto" w:fill="FFFFFF"/>
          </w:tcPr>
          <w:p w14:paraId="44542533" w14:textId="77777777" w:rsidR="00C4101E" w:rsidRDefault="00C4101E" w:rsidP="006D1DF3">
            <w:pPr>
              <w:pStyle w:val="Byline"/>
            </w:pPr>
          </w:p>
          <w:p w14:paraId="11E92B21" w14:textId="77777777" w:rsidR="006D1DF3" w:rsidRPr="006D1DF3" w:rsidRDefault="006D1DF3" w:rsidP="006D1DF3"/>
        </w:tc>
      </w:tr>
      <w:tr w:rsidR="00C4101E" w14:paraId="695617BF" w14:textId="77777777" w:rsidTr="00100E6F">
        <w:trPr>
          <w:cantSplit/>
          <w:trHeight w:hRule="exact" w:val="711"/>
        </w:trPr>
        <w:tc>
          <w:tcPr>
            <w:tcW w:w="2592" w:type="dxa"/>
          </w:tcPr>
          <w:p w14:paraId="5C5272CF" w14:textId="77777777" w:rsidR="00C4101E" w:rsidRDefault="00C4101E">
            <w:pPr>
              <w:pStyle w:val="Covinfo"/>
              <w:rPr>
                <w:rFonts w:cs="Arial"/>
                <w:b w:val="0"/>
              </w:rPr>
            </w:pPr>
          </w:p>
        </w:tc>
        <w:tc>
          <w:tcPr>
            <w:tcW w:w="293" w:type="dxa"/>
            <w:vMerge/>
            <w:tcBorders>
              <w:right w:val="single" w:sz="24" w:space="0" w:color="808080"/>
            </w:tcBorders>
          </w:tcPr>
          <w:p w14:paraId="620B6369"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69F1A8C8" w14:textId="77777777" w:rsidR="00C4101E" w:rsidRDefault="00C4101E">
            <w:pPr>
              <w:tabs>
                <w:tab w:val="num" w:pos="720"/>
              </w:tabs>
              <w:ind w:left="720" w:hanging="720"/>
              <w:rPr>
                <w:rFonts w:cs="Arial"/>
              </w:rPr>
            </w:pPr>
          </w:p>
        </w:tc>
        <w:tc>
          <w:tcPr>
            <w:tcW w:w="2762" w:type="dxa"/>
          </w:tcPr>
          <w:p w14:paraId="76E4E13C" w14:textId="218D5CAE" w:rsidR="00C4101E" w:rsidRDefault="00100E6F">
            <w:pPr>
              <w:pStyle w:val="Covinfo"/>
              <w:rPr>
                <w:rFonts w:cs="Arial"/>
              </w:rPr>
            </w:pPr>
            <w:r>
              <w:rPr>
                <w:rFonts w:cs="Arial"/>
              </w:rPr>
              <w:t xml:space="preserve">Team: </w:t>
            </w:r>
          </w:p>
        </w:tc>
        <w:tc>
          <w:tcPr>
            <w:tcW w:w="3762" w:type="dxa"/>
          </w:tcPr>
          <w:p w14:paraId="45A1C02B" w14:textId="472933CF" w:rsidR="00C4101E" w:rsidRDefault="00100E6F" w:rsidP="006D1DF3">
            <w:pPr>
              <w:pStyle w:val="Byline"/>
              <w:ind w:left="0" w:firstLine="0"/>
            </w:pPr>
            <w:r>
              <w:t>West-East99 (We99)</w:t>
            </w:r>
          </w:p>
        </w:tc>
      </w:tr>
      <w:tr w:rsidR="00C4101E" w14:paraId="3423201A" w14:textId="77777777" w:rsidTr="00100E6F">
        <w:trPr>
          <w:cantSplit/>
          <w:trHeight w:hRule="exact" w:val="1200"/>
        </w:trPr>
        <w:tc>
          <w:tcPr>
            <w:tcW w:w="2592" w:type="dxa"/>
          </w:tcPr>
          <w:p w14:paraId="26D9EA55" w14:textId="77777777" w:rsidR="00C4101E" w:rsidRDefault="00C4101E">
            <w:pPr>
              <w:pStyle w:val="Covinfo"/>
              <w:rPr>
                <w:rFonts w:cs="Arial"/>
                <w:b w:val="0"/>
              </w:rPr>
            </w:pPr>
          </w:p>
        </w:tc>
        <w:tc>
          <w:tcPr>
            <w:tcW w:w="293" w:type="dxa"/>
            <w:vMerge/>
            <w:tcBorders>
              <w:right w:val="single" w:sz="24" w:space="0" w:color="808080"/>
            </w:tcBorders>
          </w:tcPr>
          <w:p w14:paraId="10FF8098"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4F50629" w14:textId="77777777" w:rsidR="00C4101E" w:rsidRDefault="00C4101E">
            <w:pPr>
              <w:tabs>
                <w:tab w:val="num" w:pos="720"/>
              </w:tabs>
              <w:ind w:left="720" w:hanging="720"/>
              <w:rPr>
                <w:rFonts w:cs="Arial"/>
              </w:rPr>
            </w:pPr>
          </w:p>
        </w:tc>
        <w:tc>
          <w:tcPr>
            <w:tcW w:w="2762" w:type="dxa"/>
          </w:tcPr>
          <w:p w14:paraId="36FA1C8D" w14:textId="77777777" w:rsidR="00C4101E" w:rsidRDefault="00C4101E">
            <w:pPr>
              <w:pStyle w:val="Covinfo"/>
              <w:rPr>
                <w:rFonts w:cs="Arial"/>
              </w:rPr>
            </w:pPr>
            <w:r>
              <w:rPr>
                <w:rFonts w:cs="Arial"/>
              </w:rPr>
              <w:t>Date:</w:t>
            </w:r>
          </w:p>
        </w:tc>
        <w:tc>
          <w:tcPr>
            <w:tcW w:w="3762" w:type="dxa"/>
          </w:tcPr>
          <w:p w14:paraId="342615E7" w14:textId="77777777" w:rsidR="00C4101E" w:rsidRDefault="009102DA" w:rsidP="006D1DF3">
            <w:pPr>
              <w:pStyle w:val="Byline"/>
            </w:pPr>
            <w:r>
              <w:t>23</w:t>
            </w:r>
            <w:r w:rsidRPr="009102DA">
              <w:rPr>
                <w:vertAlign w:val="superscript"/>
              </w:rPr>
              <w:t>rd</w:t>
            </w:r>
            <w:r>
              <w:t xml:space="preserve"> Feb 2015</w:t>
            </w:r>
          </w:p>
        </w:tc>
      </w:tr>
      <w:tr w:rsidR="00C4101E" w14:paraId="457576EB" w14:textId="77777777" w:rsidTr="00100E6F">
        <w:trPr>
          <w:cantSplit/>
          <w:trHeight w:hRule="exact" w:val="1278"/>
        </w:trPr>
        <w:tc>
          <w:tcPr>
            <w:tcW w:w="2592" w:type="dxa"/>
            <w:vMerge w:val="restart"/>
            <w:vAlign w:val="bottom"/>
          </w:tcPr>
          <w:p w14:paraId="42934F7A" w14:textId="5B58C027" w:rsidR="00C4101E" w:rsidRDefault="00C4101E">
            <w:pPr>
              <w:pStyle w:val="ITPLCLogo"/>
            </w:pPr>
          </w:p>
          <w:p w14:paraId="76D08017" w14:textId="37CEF016" w:rsidR="00970B57" w:rsidRDefault="00970B57">
            <w:pPr>
              <w:pStyle w:val="ITPLCLogo"/>
            </w:pPr>
            <w:r>
              <w:t>CSCIE-99</w:t>
            </w:r>
          </w:p>
          <w:p w14:paraId="0950FB44" w14:textId="7D07AB7F" w:rsidR="00C4101E" w:rsidRPr="00970B57" w:rsidRDefault="00C4101E" w:rsidP="00970B57">
            <w:pPr>
              <w:pStyle w:val="ITPLCLogo"/>
            </w:pPr>
            <w:r>
              <w:t>Project</w:t>
            </w:r>
          </w:p>
        </w:tc>
        <w:tc>
          <w:tcPr>
            <w:tcW w:w="293" w:type="dxa"/>
            <w:vMerge/>
            <w:tcBorders>
              <w:right w:val="single" w:sz="24" w:space="0" w:color="808080"/>
            </w:tcBorders>
          </w:tcPr>
          <w:p w14:paraId="02C4053F"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509F570" w14:textId="77777777" w:rsidR="00C4101E" w:rsidRDefault="00C4101E">
            <w:pPr>
              <w:tabs>
                <w:tab w:val="num" w:pos="720"/>
              </w:tabs>
              <w:ind w:left="720" w:hanging="720"/>
              <w:rPr>
                <w:rFonts w:cs="Arial"/>
              </w:rPr>
            </w:pPr>
          </w:p>
        </w:tc>
        <w:tc>
          <w:tcPr>
            <w:tcW w:w="2762" w:type="dxa"/>
          </w:tcPr>
          <w:p w14:paraId="5A19A254" w14:textId="77777777" w:rsidR="00C4101E" w:rsidRDefault="009102DA">
            <w:pPr>
              <w:pStyle w:val="Covinfo"/>
              <w:rPr>
                <w:rFonts w:cs="Arial"/>
              </w:rPr>
            </w:pPr>
            <w:r>
              <w:rPr>
                <w:rFonts w:cs="Arial"/>
              </w:rPr>
              <w:t>Customer</w:t>
            </w:r>
            <w:r w:rsidR="00C4101E">
              <w:rPr>
                <w:rFonts w:cs="Arial"/>
              </w:rPr>
              <w:t>:</w:t>
            </w:r>
          </w:p>
        </w:tc>
        <w:tc>
          <w:tcPr>
            <w:tcW w:w="3762" w:type="dxa"/>
          </w:tcPr>
          <w:p w14:paraId="24755CCA" w14:textId="405727AC" w:rsidR="00C4101E" w:rsidRDefault="00970B57" w:rsidP="006D1DF3">
            <w:pPr>
              <w:pStyle w:val="Byline"/>
            </w:pPr>
            <w:r>
              <w:t>Peter Henstock</w:t>
            </w:r>
          </w:p>
        </w:tc>
      </w:tr>
      <w:tr w:rsidR="00C4101E" w14:paraId="6B118707" w14:textId="77777777" w:rsidTr="00100E6F">
        <w:trPr>
          <w:cantSplit/>
          <w:trHeight w:val="3204"/>
        </w:trPr>
        <w:tc>
          <w:tcPr>
            <w:tcW w:w="2592" w:type="dxa"/>
            <w:vMerge/>
          </w:tcPr>
          <w:p w14:paraId="465FDE6D" w14:textId="77777777" w:rsidR="00C4101E" w:rsidRDefault="00C4101E">
            <w:pPr>
              <w:pStyle w:val="Covinfo"/>
              <w:jc w:val="center"/>
              <w:rPr>
                <w:rFonts w:cs="Arial"/>
              </w:rPr>
            </w:pPr>
          </w:p>
        </w:tc>
        <w:tc>
          <w:tcPr>
            <w:tcW w:w="293" w:type="dxa"/>
            <w:vMerge w:val="restart"/>
            <w:tcBorders>
              <w:right w:val="single" w:sz="24" w:space="0" w:color="808080"/>
            </w:tcBorders>
          </w:tcPr>
          <w:p w14:paraId="66E4D942" w14:textId="77777777" w:rsidR="00C4101E" w:rsidRDefault="00C4101E">
            <w:pPr>
              <w:pStyle w:val="Covinfo"/>
              <w:rPr>
                <w:rFonts w:cs="Arial"/>
              </w:rPr>
            </w:pPr>
          </w:p>
        </w:tc>
        <w:tc>
          <w:tcPr>
            <w:tcW w:w="293" w:type="dxa"/>
            <w:vMerge w:val="restart"/>
            <w:tcBorders>
              <w:left w:val="single" w:sz="24" w:space="0" w:color="808080"/>
            </w:tcBorders>
          </w:tcPr>
          <w:p w14:paraId="746F94C3" w14:textId="77777777" w:rsidR="00C4101E" w:rsidRDefault="00C4101E">
            <w:pPr>
              <w:pStyle w:val="Covinfo"/>
              <w:rPr>
                <w:rFonts w:cs="Arial"/>
              </w:rPr>
            </w:pPr>
          </w:p>
        </w:tc>
        <w:tc>
          <w:tcPr>
            <w:tcW w:w="2762" w:type="dxa"/>
          </w:tcPr>
          <w:p w14:paraId="77AAEA3B" w14:textId="77777777" w:rsidR="00C4101E" w:rsidRDefault="00C4101E">
            <w:pPr>
              <w:pStyle w:val="Covinfo"/>
              <w:rPr>
                <w:rFonts w:cs="Arial"/>
              </w:rPr>
            </w:pPr>
          </w:p>
        </w:tc>
        <w:tc>
          <w:tcPr>
            <w:tcW w:w="3762" w:type="dxa"/>
          </w:tcPr>
          <w:p w14:paraId="72E8E120" w14:textId="77777777" w:rsidR="00C4101E" w:rsidRDefault="00C4101E" w:rsidP="006D1DF3">
            <w:pPr>
              <w:pStyle w:val="Byline"/>
            </w:pPr>
          </w:p>
        </w:tc>
      </w:tr>
      <w:tr w:rsidR="00C4101E" w14:paraId="2AF19B64" w14:textId="77777777" w:rsidTr="00100E6F">
        <w:trPr>
          <w:cantSplit/>
          <w:trHeight w:hRule="exact" w:val="1195"/>
        </w:trPr>
        <w:tc>
          <w:tcPr>
            <w:tcW w:w="2592" w:type="dxa"/>
            <w:vMerge/>
          </w:tcPr>
          <w:p w14:paraId="1A7601DE" w14:textId="77777777" w:rsidR="00C4101E" w:rsidRDefault="00C4101E">
            <w:pPr>
              <w:pStyle w:val="Covinfo"/>
              <w:jc w:val="center"/>
              <w:rPr>
                <w:rFonts w:cs="Arial"/>
              </w:rPr>
            </w:pPr>
          </w:p>
        </w:tc>
        <w:tc>
          <w:tcPr>
            <w:tcW w:w="293" w:type="dxa"/>
            <w:vMerge/>
            <w:tcBorders>
              <w:right w:val="single" w:sz="24" w:space="0" w:color="808080"/>
            </w:tcBorders>
          </w:tcPr>
          <w:p w14:paraId="3C3271E6" w14:textId="77777777" w:rsidR="00C4101E" w:rsidRDefault="00C4101E">
            <w:pPr>
              <w:pStyle w:val="Covinfo"/>
              <w:rPr>
                <w:rFonts w:cs="Arial"/>
              </w:rPr>
            </w:pPr>
          </w:p>
        </w:tc>
        <w:tc>
          <w:tcPr>
            <w:tcW w:w="293" w:type="dxa"/>
            <w:vMerge/>
            <w:tcBorders>
              <w:left w:val="single" w:sz="24" w:space="0" w:color="808080"/>
            </w:tcBorders>
          </w:tcPr>
          <w:p w14:paraId="76484CA2" w14:textId="77777777" w:rsidR="00C4101E" w:rsidRDefault="00C4101E">
            <w:pPr>
              <w:pStyle w:val="Covinfo"/>
              <w:rPr>
                <w:rFonts w:cs="Arial"/>
              </w:rPr>
            </w:pPr>
          </w:p>
        </w:tc>
        <w:tc>
          <w:tcPr>
            <w:tcW w:w="2762" w:type="dxa"/>
          </w:tcPr>
          <w:p w14:paraId="4EB0D903" w14:textId="77777777" w:rsidR="00C4101E" w:rsidRDefault="00C4101E" w:rsidP="006D1DF3">
            <w:pPr>
              <w:pStyle w:val="Byline"/>
            </w:pPr>
          </w:p>
        </w:tc>
        <w:tc>
          <w:tcPr>
            <w:tcW w:w="3762" w:type="dxa"/>
          </w:tcPr>
          <w:p w14:paraId="71823329" w14:textId="77777777" w:rsidR="00C4101E" w:rsidRDefault="00C4101E" w:rsidP="006D1DF3">
            <w:pPr>
              <w:pStyle w:val="Byline"/>
            </w:pPr>
          </w:p>
        </w:tc>
      </w:tr>
      <w:tr w:rsidR="00C4101E" w14:paraId="5A645C03" w14:textId="77777777">
        <w:trPr>
          <w:cantSplit/>
          <w:trHeight w:hRule="exact" w:val="1035"/>
        </w:trPr>
        <w:tc>
          <w:tcPr>
            <w:tcW w:w="2592" w:type="dxa"/>
            <w:vMerge/>
            <w:vAlign w:val="bottom"/>
          </w:tcPr>
          <w:p w14:paraId="11E30999" w14:textId="77777777" w:rsidR="00C4101E" w:rsidRDefault="00C4101E">
            <w:pPr>
              <w:pStyle w:val="Covinfomethodologynote"/>
              <w:rPr>
                <w:rFonts w:ascii="Arial" w:hAnsi="Arial"/>
              </w:rPr>
            </w:pPr>
          </w:p>
        </w:tc>
        <w:tc>
          <w:tcPr>
            <w:tcW w:w="293" w:type="dxa"/>
            <w:tcBorders>
              <w:right w:val="single" w:sz="24" w:space="0" w:color="808080"/>
            </w:tcBorders>
          </w:tcPr>
          <w:p w14:paraId="4DF3E3E2" w14:textId="77777777" w:rsidR="00C4101E" w:rsidRDefault="00C4101E">
            <w:pPr>
              <w:pStyle w:val="Covinfo"/>
              <w:rPr>
                <w:rFonts w:cs="Arial"/>
              </w:rPr>
            </w:pPr>
          </w:p>
        </w:tc>
        <w:tc>
          <w:tcPr>
            <w:tcW w:w="293" w:type="dxa"/>
            <w:tcBorders>
              <w:left w:val="single" w:sz="24" w:space="0" w:color="808080"/>
            </w:tcBorders>
          </w:tcPr>
          <w:p w14:paraId="207A42E0" w14:textId="77777777" w:rsidR="00C4101E" w:rsidRDefault="00C4101E">
            <w:pPr>
              <w:pStyle w:val="Covinfo"/>
              <w:rPr>
                <w:rFonts w:cs="Arial"/>
              </w:rPr>
            </w:pPr>
          </w:p>
        </w:tc>
        <w:tc>
          <w:tcPr>
            <w:tcW w:w="6524" w:type="dxa"/>
            <w:gridSpan w:val="2"/>
            <w:vAlign w:val="bottom"/>
          </w:tcPr>
          <w:p w14:paraId="0D6442D3" w14:textId="77777777" w:rsidR="00C4101E" w:rsidRDefault="00C4101E">
            <w:pPr>
              <w:pStyle w:val="Covinfosecuritynote"/>
              <w:rPr>
                <w:rFonts w:ascii="Arial" w:hAnsi="Arial"/>
                <w:sz w:val="22"/>
              </w:rPr>
            </w:pPr>
          </w:p>
        </w:tc>
      </w:tr>
      <w:tr w:rsidR="00C4101E" w14:paraId="0F237BBD" w14:textId="77777777">
        <w:trPr>
          <w:cantSplit/>
          <w:trHeight w:hRule="exact" w:val="1080"/>
        </w:trPr>
        <w:tc>
          <w:tcPr>
            <w:tcW w:w="2592" w:type="dxa"/>
            <w:vAlign w:val="center"/>
          </w:tcPr>
          <w:p w14:paraId="7C01EB3A" w14:textId="77777777" w:rsidR="00C4101E" w:rsidRDefault="00C4101E">
            <w:pPr>
              <w:pStyle w:val="Covinfomethodologynote"/>
              <w:rPr>
                <w:rFonts w:ascii="Arial" w:hAnsi="Arial"/>
                <w:sz w:val="17"/>
              </w:rPr>
            </w:pPr>
          </w:p>
          <w:p w14:paraId="70AA16DD" w14:textId="2A4B2D7C" w:rsidR="00C4101E" w:rsidRDefault="00C4101E">
            <w:pPr>
              <w:pStyle w:val="Covinfomethodologynote"/>
              <w:rPr>
                <w:rFonts w:ascii="Arial" w:hAnsi="Arial"/>
                <w:i w:val="0"/>
                <w:iCs w:val="0"/>
                <w:sz w:val="17"/>
              </w:rPr>
            </w:pPr>
          </w:p>
        </w:tc>
        <w:tc>
          <w:tcPr>
            <w:tcW w:w="293" w:type="dxa"/>
            <w:tcBorders>
              <w:right w:val="single" w:sz="24" w:space="0" w:color="808080"/>
            </w:tcBorders>
          </w:tcPr>
          <w:p w14:paraId="483C13CC" w14:textId="77777777" w:rsidR="00C4101E" w:rsidRDefault="00C4101E">
            <w:pPr>
              <w:pStyle w:val="Covinfo"/>
              <w:rPr>
                <w:rFonts w:cs="Arial"/>
              </w:rPr>
            </w:pPr>
          </w:p>
        </w:tc>
        <w:tc>
          <w:tcPr>
            <w:tcW w:w="293" w:type="dxa"/>
            <w:tcBorders>
              <w:left w:val="single" w:sz="24" w:space="0" w:color="808080"/>
            </w:tcBorders>
          </w:tcPr>
          <w:p w14:paraId="43D04829" w14:textId="77777777" w:rsidR="00C4101E" w:rsidRDefault="00C4101E">
            <w:pPr>
              <w:pStyle w:val="Covinfo"/>
              <w:rPr>
                <w:rFonts w:cs="Arial"/>
              </w:rPr>
            </w:pPr>
          </w:p>
        </w:tc>
        <w:tc>
          <w:tcPr>
            <w:tcW w:w="6524" w:type="dxa"/>
            <w:gridSpan w:val="2"/>
            <w:vAlign w:val="bottom"/>
          </w:tcPr>
          <w:p w14:paraId="51689526" w14:textId="211CBBC0" w:rsidR="00C4101E" w:rsidRDefault="00C4101E">
            <w:pPr>
              <w:pStyle w:val="Covinfosecuritynote"/>
              <w:rPr>
                <w:color w:val="333333"/>
              </w:rPr>
            </w:pPr>
          </w:p>
          <w:p w14:paraId="342EA6F3" w14:textId="77777777" w:rsidR="00C4101E" w:rsidRDefault="00C4101E">
            <w:pPr>
              <w:pStyle w:val="Covinfosecuritynote"/>
            </w:pPr>
          </w:p>
          <w:p w14:paraId="7CC79170" w14:textId="77777777" w:rsidR="00C4101E" w:rsidRDefault="00C4101E">
            <w:pPr>
              <w:pStyle w:val="Covinfosecuritynote"/>
              <w:spacing w:after="0"/>
              <w:rPr>
                <w:rFonts w:ascii="Arial" w:hAnsi="Arial"/>
              </w:rPr>
            </w:pPr>
          </w:p>
        </w:tc>
      </w:tr>
    </w:tbl>
    <w:p w14:paraId="5F4EB37C" w14:textId="77777777" w:rsidR="00C4101E" w:rsidRDefault="00C4101E"/>
    <w:p w14:paraId="6948943B" w14:textId="77777777" w:rsidR="00C4101E" w:rsidRDefault="00C4101E">
      <w:pPr>
        <w:rPr>
          <w:sz w:val="32"/>
        </w:rPr>
      </w:pPr>
    </w:p>
    <w:p w14:paraId="206B82C3" w14:textId="77777777" w:rsidR="00C4101E" w:rsidRDefault="00C4101E">
      <w:pPr>
        <w:rPr>
          <w:sz w:val="32"/>
        </w:rPr>
        <w:sectPr w:rsidR="00C4101E" w:rsidSect="00F71A76">
          <w:headerReference w:type="default" r:id="rId9"/>
          <w:pgSz w:w="12240" w:h="15840" w:code="1"/>
          <w:pgMar w:top="1152" w:right="1152" w:bottom="1152" w:left="1152" w:header="576" w:footer="576" w:gutter="0"/>
          <w:pgNumType w:start="1"/>
          <w:cols w:space="720"/>
        </w:sectPr>
      </w:pPr>
    </w:p>
    <w:p w14:paraId="578438D2" w14:textId="77777777" w:rsidR="00C4101E" w:rsidRDefault="00C4101E" w:rsidP="006D1DF3">
      <w:pPr>
        <w:pStyle w:val="Byline"/>
      </w:pPr>
      <w:r>
        <w:lastRenderedPageBreak/>
        <w:t>Contents</w:t>
      </w:r>
    </w:p>
    <w:p w14:paraId="0A372797" w14:textId="77777777" w:rsidR="00970B57" w:rsidRDefault="00C4101E">
      <w:pPr>
        <w:pStyle w:val="TOC1"/>
        <w:tabs>
          <w:tab w:val="left" w:pos="480"/>
        </w:tabs>
        <w:rPr>
          <w:rFonts w:asciiTheme="minorHAnsi" w:eastAsiaTheme="minorEastAsia" w:hAnsiTheme="minorHAnsi" w:cstheme="minorBidi"/>
          <w:caps w:val="0"/>
          <w:noProof/>
          <w:color w:val="auto"/>
          <w:lang w:eastAsia="ja-JP"/>
        </w:rPr>
      </w:pPr>
      <w:r>
        <w:fldChar w:fldCharType="begin"/>
      </w:r>
      <w:r>
        <w:instrText xml:space="preserve"> TOC \o "1-3" \h \z </w:instrText>
      </w:r>
      <w:r>
        <w:fldChar w:fldCharType="separate"/>
      </w:r>
      <w:r w:rsidR="00970B57">
        <w:rPr>
          <w:noProof/>
        </w:rPr>
        <w:t>1.</w:t>
      </w:r>
      <w:r w:rsidR="00970B57">
        <w:rPr>
          <w:rFonts w:asciiTheme="minorHAnsi" w:eastAsiaTheme="minorEastAsia" w:hAnsiTheme="minorHAnsi" w:cstheme="minorBidi"/>
          <w:caps w:val="0"/>
          <w:noProof/>
          <w:color w:val="auto"/>
          <w:lang w:eastAsia="ja-JP"/>
        </w:rPr>
        <w:tab/>
      </w:r>
      <w:r w:rsidR="00970B57">
        <w:rPr>
          <w:noProof/>
        </w:rPr>
        <w:t>Document Administration</w:t>
      </w:r>
      <w:r w:rsidR="00970B57">
        <w:rPr>
          <w:noProof/>
        </w:rPr>
        <w:tab/>
      </w:r>
      <w:r w:rsidR="00970B57">
        <w:rPr>
          <w:noProof/>
        </w:rPr>
        <w:fldChar w:fldCharType="begin"/>
      </w:r>
      <w:r w:rsidR="00970B57">
        <w:rPr>
          <w:noProof/>
        </w:rPr>
        <w:instrText xml:space="preserve"> PAGEREF _Toc286359790 \h </w:instrText>
      </w:r>
      <w:r w:rsidR="00970B57">
        <w:rPr>
          <w:noProof/>
        </w:rPr>
      </w:r>
      <w:r w:rsidR="00970B57">
        <w:rPr>
          <w:noProof/>
        </w:rPr>
        <w:fldChar w:fldCharType="separate"/>
      </w:r>
      <w:r w:rsidR="00CD2ED0">
        <w:rPr>
          <w:noProof/>
        </w:rPr>
        <w:t>3</w:t>
      </w:r>
      <w:r w:rsidR="00970B57">
        <w:rPr>
          <w:noProof/>
        </w:rPr>
        <w:fldChar w:fldCharType="end"/>
      </w:r>
    </w:p>
    <w:p w14:paraId="00F680AF"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1.1</w:t>
      </w:r>
      <w:r>
        <w:rPr>
          <w:rFonts w:asciiTheme="minorHAnsi" w:eastAsiaTheme="minorEastAsia" w:hAnsiTheme="minorHAnsi" w:cstheme="minorBidi"/>
          <w:b w:val="0"/>
          <w:smallCaps w:val="0"/>
          <w:noProof/>
          <w:lang w:eastAsia="ja-JP"/>
        </w:rPr>
        <w:tab/>
      </w:r>
      <w:r>
        <w:rPr>
          <w:noProof/>
        </w:rPr>
        <w:t>Document Change History</w:t>
      </w:r>
      <w:r>
        <w:rPr>
          <w:noProof/>
        </w:rPr>
        <w:tab/>
      </w:r>
      <w:r>
        <w:rPr>
          <w:noProof/>
        </w:rPr>
        <w:fldChar w:fldCharType="begin"/>
      </w:r>
      <w:r>
        <w:rPr>
          <w:noProof/>
        </w:rPr>
        <w:instrText xml:space="preserve"> PAGEREF _Toc286359791 \h </w:instrText>
      </w:r>
      <w:r>
        <w:rPr>
          <w:noProof/>
        </w:rPr>
      </w:r>
      <w:r>
        <w:rPr>
          <w:noProof/>
        </w:rPr>
        <w:fldChar w:fldCharType="separate"/>
      </w:r>
      <w:r w:rsidR="00CD2ED0">
        <w:rPr>
          <w:noProof/>
        </w:rPr>
        <w:t>3</w:t>
      </w:r>
      <w:r>
        <w:rPr>
          <w:noProof/>
        </w:rPr>
        <w:fldChar w:fldCharType="end"/>
      </w:r>
    </w:p>
    <w:p w14:paraId="0BB36F3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1.2</w:t>
      </w:r>
      <w:r>
        <w:rPr>
          <w:rFonts w:asciiTheme="minorHAnsi" w:eastAsiaTheme="minorEastAsia" w:hAnsiTheme="minorHAnsi" w:cstheme="minorBidi"/>
          <w:b w:val="0"/>
          <w:smallCaps w:val="0"/>
          <w:noProof/>
          <w:lang w:eastAsia="ja-JP"/>
        </w:rPr>
        <w:tab/>
      </w:r>
      <w:r>
        <w:rPr>
          <w:noProof/>
        </w:rPr>
        <w:t>Document Content Owners</w:t>
      </w:r>
      <w:r>
        <w:rPr>
          <w:noProof/>
        </w:rPr>
        <w:tab/>
      </w:r>
      <w:r>
        <w:rPr>
          <w:noProof/>
        </w:rPr>
        <w:fldChar w:fldCharType="begin"/>
      </w:r>
      <w:r>
        <w:rPr>
          <w:noProof/>
        </w:rPr>
        <w:instrText xml:space="preserve"> PAGEREF _Toc286359792 \h </w:instrText>
      </w:r>
      <w:r>
        <w:rPr>
          <w:noProof/>
        </w:rPr>
      </w:r>
      <w:r>
        <w:rPr>
          <w:noProof/>
        </w:rPr>
        <w:fldChar w:fldCharType="separate"/>
      </w:r>
      <w:r w:rsidR="00CD2ED0">
        <w:rPr>
          <w:noProof/>
        </w:rPr>
        <w:t>3</w:t>
      </w:r>
      <w:r>
        <w:rPr>
          <w:noProof/>
        </w:rPr>
        <w:fldChar w:fldCharType="end"/>
      </w:r>
    </w:p>
    <w:p w14:paraId="7DBEB9A4"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1.3</w:t>
      </w:r>
      <w:r>
        <w:rPr>
          <w:rFonts w:asciiTheme="minorHAnsi" w:eastAsiaTheme="minorEastAsia" w:hAnsiTheme="minorHAnsi" w:cstheme="minorBidi"/>
          <w:b w:val="0"/>
          <w:smallCaps w:val="0"/>
          <w:noProof/>
          <w:lang w:eastAsia="ja-JP"/>
        </w:rPr>
        <w:tab/>
      </w:r>
      <w:r>
        <w:rPr>
          <w:noProof/>
        </w:rPr>
        <w:t>Document Reviewers</w:t>
      </w:r>
      <w:r>
        <w:rPr>
          <w:noProof/>
        </w:rPr>
        <w:tab/>
      </w:r>
      <w:r>
        <w:rPr>
          <w:noProof/>
        </w:rPr>
        <w:fldChar w:fldCharType="begin"/>
      </w:r>
      <w:r>
        <w:rPr>
          <w:noProof/>
        </w:rPr>
        <w:instrText xml:space="preserve"> PAGEREF _Toc286359793 \h </w:instrText>
      </w:r>
      <w:r>
        <w:rPr>
          <w:noProof/>
        </w:rPr>
      </w:r>
      <w:r>
        <w:rPr>
          <w:noProof/>
        </w:rPr>
        <w:fldChar w:fldCharType="separate"/>
      </w:r>
      <w:r w:rsidR="00CD2ED0">
        <w:rPr>
          <w:noProof/>
        </w:rPr>
        <w:t>4</w:t>
      </w:r>
      <w:r>
        <w:rPr>
          <w:noProof/>
        </w:rPr>
        <w:fldChar w:fldCharType="end"/>
      </w:r>
    </w:p>
    <w:p w14:paraId="18E4CF6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1.4</w:t>
      </w:r>
      <w:r>
        <w:rPr>
          <w:rFonts w:asciiTheme="minorHAnsi" w:eastAsiaTheme="minorEastAsia" w:hAnsiTheme="minorHAnsi" w:cstheme="minorBidi"/>
          <w:b w:val="0"/>
          <w:smallCaps w:val="0"/>
          <w:noProof/>
          <w:lang w:eastAsia="ja-JP"/>
        </w:rPr>
        <w:tab/>
      </w:r>
      <w:r>
        <w:rPr>
          <w:noProof/>
        </w:rPr>
        <w:t>Document Approvers</w:t>
      </w:r>
      <w:r>
        <w:rPr>
          <w:noProof/>
        </w:rPr>
        <w:tab/>
      </w:r>
      <w:r>
        <w:rPr>
          <w:noProof/>
        </w:rPr>
        <w:fldChar w:fldCharType="begin"/>
      </w:r>
      <w:r>
        <w:rPr>
          <w:noProof/>
        </w:rPr>
        <w:instrText xml:space="preserve"> PAGEREF _Toc286359794 \h </w:instrText>
      </w:r>
      <w:r>
        <w:rPr>
          <w:noProof/>
        </w:rPr>
      </w:r>
      <w:r>
        <w:rPr>
          <w:noProof/>
        </w:rPr>
        <w:fldChar w:fldCharType="separate"/>
      </w:r>
      <w:r w:rsidR="00CD2ED0">
        <w:rPr>
          <w:noProof/>
        </w:rPr>
        <w:t>4</w:t>
      </w:r>
      <w:r>
        <w:rPr>
          <w:noProof/>
        </w:rPr>
        <w:fldChar w:fldCharType="end"/>
      </w:r>
    </w:p>
    <w:p w14:paraId="1CF5D6EC"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2.</w:t>
      </w:r>
      <w:r>
        <w:rPr>
          <w:rFonts w:asciiTheme="minorHAnsi" w:eastAsiaTheme="minorEastAsia" w:hAnsiTheme="minorHAnsi" w:cstheme="minorBidi"/>
          <w:caps w:val="0"/>
          <w:noProof/>
          <w:color w:val="auto"/>
          <w:lang w:eastAsia="ja-JP"/>
        </w:rPr>
        <w:tab/>
      </w:r>
      <w:r>
        <w:rPr>
          <w:noProof/>
        </w:rPr>
        <w:t>Assumptions and Constraints</w:t>
      </w:r>
      <w:r>
        <w:rPr>
          <w:noProof/>
        </w:rPr>
        <w:tab/>
      </w:r>
      <w:r>
        <w:rPr>
          <w:noProof/>
        </w:rPr>
        <w:fldChar w:fldCharType="begin"/>
      </w:r>
      <w:r>
        <w:rPr>
          <w:noProof/>
        </w:rPr>
        <w:instrText xml:space="preserve"> PAGEREF _Toc286359795 \h </w:instrText>
      </w:r>
      <w:r>
        <w:rPr>
          <w:noProof/>
        </w:rPr>
      </w:r>
      <w:r>
        <w:rPr>
          <w:noProof/>
        </w:rPr>
        <w:fldChar w:fldCharType="separate"/>
      </w:r>
      <w:r w:rsidR="00CD2ED0">
        <w:rPr>
          <w:noProof/>
        </w:rPr>
        <w:t>5</w:t>
      </w:r>
      <w:r>
        <w:rPr>
          <w:noProof/>
        </w:rPr>
        <w:fldChar w:fldCharType="end"/>
      </w:r>
    </w:p>
    <w:p w14:paraId="1E42E52B"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2.1</w:t>
      </w:r>
      <w:r>
        <w:rPr>
          <w:rFonts w:asciiTheme="minorHAnsi" w:eastAsiaTheme="minorEastAsia" w:hAnsiTheme="minorHAnsi" w:cstheme="minorBidi"/>
          <w:b w:val="0"/>
          <w:smallCaps w:val="0"/>
          <w:noProof/>
          <w:lang w:eastAsia="ja-JP"/>
        </w:rPr>
        <w:tab/>
      </w:r>
      <w:r>
        <w:rPr>
          <w:noProof/>
        </w:rPr>
        <w:t>Assumptions</w:t>
      </w:r>
      <w:r>
        <w:rPr>
          <w:noProof/>
        </w:rPr>
        <w:tab/>
      </w:r>
      <w:r>
        <w:rPr>
          <w:noProof/>
        </w:rPr>
        <w:fldChar w:fldCharType="begin"/>
      </w:r>
      <w:r>
        <w:rPr>
          <w:noProof/>
        </w:rPr>
        <w:instrText xml:space="preserve"> PAGEREF _Toc286359796 \h </w:instrText>
      </w:r>
      <w:r>
        <w:rPr>
          <w:noProof/>
        </w:rPr>
      </w:r>
      <w:r>
        <w:rPr>
          <w:noProof/>
        </w:rPr>
        <w:fldChar w:fldCharType="separate"/>
      </w:r>
      <w:r w:rsidR="00CD2ED0">
        <w:rPr>
          <w:noProof/>
        </w:rPr>
        <w:t>5</w:t>
      </w:r>
      <w:r>
        <w:rPr>
          <w:noProof/>
        </w:rPr>
        <w:fldChar w:fldCharType="end"/>
      </w:r>
    </w:p>
    <w:p w14:paraId="075E566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2.2</w:t>
      </w:r>
      <w:r>
        <w:rPr>
          <w:rFonts w:asciiTheme="minorHAnsi" w:eastAsiaTheme="minorEastAsia" w:hAnsiTheme="minorHAnsi" w:cstheme="minorBidi"/>
          <w:b w:val="0"/>
          <w:smallCaps w:val="0"/>
          <w:noProof/>
          <w:lang w:eastAsia="ja-JP"/>
        </w:rPr>
        <w:tab/>
      </w:r>
      <w:r>
        <w:rPr>
          <w:noProof/>
        </w:rPr>
        <w:t>Constraints</w:t>
      </w:r>
      <w:r>
        <w:rPr>
          <w:noProof/>
        </w:rPr>
        <w:tab/>
      </w:r>
      <w:r>
        <w:rPr>
          <w:noProof/>
        </w:rPr>
        <w:fldChar w:fldCharType="begin"/>
      </w:r>
      <w:r>
        <w:rPr>
          <w:noProof/>
        </w:rPr>
        <w:instrText xml:space="preserve"> PAGEREF _Toc286359797 \h </w:instrText>
      </w:r>
      <w:r>
        <w:rPr>
          <w:noProof/>
        </w:rPr>
      </w:r>
      <w:r>
        <w:rPr>
          <w:noProof/>
        </w:rPr>
        <w:fldChar w:fldCharType="separate"/>
      </w:r>
      <w:r w:rsidR="00CD2ED0">
        <w:rPr>
          <w:noProof/>
        </w:rPr>
        <w:t>5</w:t>
      </w:r>
      <w:r>
        <w:rPr>
          <w:noProof/>
        </w:rPr>
        <w:fldChar w:fldCharType="end"/>
      </w:r>
    </w:p>
    <w:p w14:paraId="49254E3D"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3.</w:t>
      </w:r>
      <w:r>
        <w:rPr>
          <w:rFonts w:asciiTheme="minorHAnsi" w:eastAsiaTheme="minorEastAsia" w:hAnsiTheme="minorHAnsi" w:cstheme="minorBidi"/>
          <w:caps w:val="0"/>
          <w:noProof/>
          <w:color w:val="auto"/>
          <w:lang w:eastAsia="ja-JP"/>
        </w:rPr>
        <w:tab/>
      </w:r>
      <w:r>
        <w:rPr>
          <w:noProof/>
        </w:rPr>
        <w:t>Scope</w:t>
      </w:r>
      <w:r>
        <w:rPr>
          <w:noProof/>
        </w:rPr>
        <w:tab/>
      </w:r>
      <w:r>
        <w:rPr>
          <w:noProof/>
        </w:rPr>
        <w:fldChar w:fldCharType="begin"/>
      </w:r>
      <w:r>
        <w:rPr>
          <w:noProof/>
        </w:rPr>
        <w:instrText xml:space="preserve"> PAGEREF _Toc286359798 \h </w:instrText>
      </w:r>
      <w:r>
        <w:rPr>
          <w:noProof/>
        </w:rPr>
      </w:r>
      <w:r>
        <w:rPr>
          <w:noProof/>
        </w:rPr>
        <w:fldChar w:fldCharType="separate"/>
      </w:r>
      <w:r w:rsidR="00CD2ED0">
        <w:rPr>
          <w:noProof/>
        </w:rPr>
        <w:t>6</w:t>
      </w:r>
      <w:r>
        <w:rPr>
          <w:noProof/>
        </w:rPr>
        <w:fldChar w:fldCharType="end"/>
      </w:r>
    </w:p>
    <w:p w14:paraId="37374311"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3.1</w:t>
      </w:r>
      <w:r>
        <w:rPr>
          <w:rFonts w:asciiTheme="minorHAnsi" w:eastAsiaTheme="minorEastAsia" w:hAnsiTheme="minorHAnsi" w:cstheme="minorBidi"/>
          <w:b w:val="0"/>
          <w:smallCaps w:val="0"/>
          <w:noProof/>
          <w:lang w:eastAsia="ja-JP"/>
        </w:rPr>
        <w:tab/>
      </w:r>
      <w:r>
        <w:rPr>
          <w:noProof/>
        </w:rPr>
        <w:t>In Scope</w:t>
      </w:r>
      <w:r>
        <w:rPr>
          <w:noProof/>
        </w:rPr>
        <w:tab/>
      </w:r>
      <w:r>
        <w:rPr>
          <w:noProof/>
        </w:rPr>
        <w:fldChar w:fldCharType="begin"/>
      </w:r>
      <w:r>
        <w:rPr>
          <w:noProof/>
        </w:rPr>
        <w:instrText xml:space="preserve"> PAGEREF _Toc286359799 \h </w:instrText>
      </w:r>
      <w:r>
        <w:rPr>
          <w:noProof/>
        </w:rPr>
      </w:r>
      <w:r>
        <w:rPr>
          <w:noProof/>
        </w:rPr>
        <w:fldChar w:fldCharType="separate"/>
      </w:r>
      <w:r w:rsidR="00CD2ED0">
        <w:rPr>
          <w:noProof/>
        </w:rPr>
        <w:t>6</w:t>
      </w:r>
      <w:r>
        <w:rPr>
          <w:noProof/>
        </w:rPr>
        <w:fldChar w:fldCharType="end"/>
      </w:r>
    </w:p>
    <w:p w14:paraId="5E14B2E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3.2</w:t>
      </w:r>
      <w:r>
        <w:rPr>
          <w:rFonts w:asciiTheme="minorHAnsi" w:eastAsiaTheme="minorEastAsia" w:hAnsiTheme="minorHAnsi" w:cstheme="minorBidi"/>
          <w:b w:val="0"/>
          <w:smallCaps w:val="0"/>
          <w:noProof/>
          <w:lang w:eastAsia="ja-JP"/>
        </w:rPr>
        <w:tab/>
      </w:r>
      <w:r>
        <w:rPr>
          <w:noProof/>
        </w:rPr>
        <w:t>Out of Scope</w:t>
      </w:r>
      <w:r>
        <w:rPr>
          <w:noProof/>
        </w:rPr>
        <w:tab/>
      </w:r>
      <w:r>
        <w:rPr>
          <w:noProof/>
        </w:rPr>
        <w:fldChar w:fldCharType="begin"/>
      </w:r>
      <w:r>
        <w:rPr>
          <w:noProof/>
        </w:rPr>
        <w:instrText xml:space="preserve"> PAGEREF _Toc286359800 \h </w:instrText>
      </w:r>
      <w:r>
        <w:rPr>
          <w:noProof/>
        </w:rPr>
      </w:r>
      <w:r>
        <w:rPr>
          <w:noProof/>
        </w:rPr>
        <w:fldChar w:fldCharType="separate"/>
      </w:r>
      <w:r w:rsidR="00CD2ED0">
        <w:rPr>
          <w:noProof/>
        </w:rPr>
        <w:t>6</w:t>
      </w:r>
      <w:r>
        <w:rPr>
          <w:noProof/>
        </w:rPr>
        <w:fldChar w:fldCharType="end"/>
      </w:r>
    </w:p>
    <w:p w14:paraId="5B200595"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4.</w:t>
      </w:r>
      <w:r>
        <w:rPr>
          <w:rFonts w:asciiTheme="minorHAnsi" w:eastAsiaTheme="minorEastAsia" w:hAnsiTheme="minorHAnsi" w:cstheme="minorBidi"/>
          <w:caps w:val="0"/>
          <w:noProof/>
          <w:color w:val="auto"/>
          <w:lang w:eastAsia="ja-JP"/>
        </w:rPr>
        <w:tab/>
      </w:r>
      <w:r>
        <w:rPr>
          <w:noProof/>
        </w:rPr>
        <w:t>Proposed Functionality</w:t>
      </w:r>
      <w:r>
        <w:rPr>
          <w:noProof/>
        </w:rPr>
        <w:tab/>
      </w:r>
      <w:r>
        <w:rPr>
          <w:noProof/>
        </w:rPr>
        <w:fldChar w:fldCharType="begin"/>
      </w:r>
      <w:r>
        <w:rPr>
          <w:noProof/>
        </w:rPr>
        <w:instrText xml:space="preserve"> PAGEREF _Toc286359801 \h </w:instrText>
      </w:r>
      <w:r>
        <w:rPr>
          <w:noProof/>
        </w:rPr>
      </w:r>
      <w:r>
        <w:rPr>
          <w:noProof/>
        </w:rPr>
        <w:fldChar w:fldCharType="separate"/>
      </w:r>
      <w:r w:rsidR="00CD2ED0">
        <w:rPr>
          <w:noProof/>
        </w:rPr>
        <w:t>7</w:t>
      </w:r>
      <w:r>
        <w:rPr>
          <w:noProof/>
        </w:rPr>
        <w:fldChar w:fldCharType="end"/>
      </w:r>
    </w:p>
    <w:p w14:paraId="768311C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4.1</w:t>
      </w:r>
      <w:r>
        <w:rPr>
          <w:rFonts w:asciiTheme="minorHAnsi" w:eastAsiaTheme="minorEastAsia" w:hAnsiTheme="minorHAnsi" w:cstheme="minorBidi"/>
          <w:b w:val="0"/>
          <w:smallCaps w:val="0"/>
          <w:noProof/>
          <w:lang w:eastAsia="ja-JP"/>
        </w:rPr>
        <w:tab/>
      </w:r>
      <w:r>
        <w:rPr>
          <w:noProof/>
        </w:rPr>
        <w:t>Overview</w:t>
      </w:r>
      <w:r>
        <w:rPr>
          <w:noProof/>
        </w:rPr>
        <w:tab/>
      </w:r>
      <w:r>
        <w:rPr>
          <w:noProof/>
        </w:rPr>
        <w:fldChar w:fldCharType="begin"/>
      </w:r>
      <w:r>
        <w:rPr>
          <w:noProof/>
        </w:rPr>
        <w:instrText xml:space="preserve"> PAGEREF _Toc286359802 \h </w:instrText>
      </w:r>
      <w:r>
        <w:rPr>
          <w:noProof/>
        </w:rPr>
      </w:r>
      <w:r>
        <w:rPr>
          <w:noProof/>
        </w:rPr>
        <w:fldChar w:fldCharType="separate"/>
      </w:r>
      <w:r w:rsidR="00CD2ED0">
        <w:rPr>
          <w:noProof/>
        </w:rPr>
        <w:t>7</w:t>
      </w:r>
      <w:r>
        <w:rPr>
          <w:noProof/>
        </w:rPr>
        <w:fldChar w:fldCharType="end"/>
      </w:r>
    </w:p>
    <w:p w14:paraId="1D4DC14F"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5.</w:t>
      </w:r>
      <w:r>
        <w:rPr>
          <w:rFonts w:asciiTheme="minorHAnsi" w:eastAsiaTheme="minorEastAsia" w:hAnsiTheme="minorHAnsi" w:cstheme="minorBidi"/>
          <w:caps w:val="0"/>
          <w:noProof/>
          <w:color w:val="auto"/>
          <w:lang w:eastAsia="ja-JP"/>
        </w:rPr>
        <w:tab/>
      </w:r>
      <w:r>
        <w:rPr>
          <w:noProof/>
        </w:rPr>
        <w:t>Business (Functional) Requirements</w:t>
      </w:r>
      <w:r>
        <w:rPr>
          <w:noProof/>
        </w:rPr>
        <w:tab/>
      </w:r>
      <w:r>
        <w:rPr>
          <w:noProof/>
        </w:rPr>
        <w:fldChar w:fldCharType="begin"/>
      </w:r>
      <w:r>
        <w:rPr>
          <w:noProof/>
        </w:rPr>
        <w:instrText xml:space="preserve"> PAGEREF _Toc286359803 \h </w:instrText>
      </w:r>
      <w:r>
        <w:rPr>
          <w:noProof/>
        </w:rPr>
      </w:r>
      <w:r>
        <w:rPr>
          <w:noProof/>
        </w:rPr>
        <w:fldChar w:fldCharType="separate"/>
      </w:r>
      <w:r w:rsidR="00CD2ED0">
        <w:rPr>
          <w:noProof/>
        </w:rPr>
        <w:t>8</w:t>
      </w:r>
      <w:r>
        <w:rPr>
          <w:noProof/>
        </w:rPr>
        <w:fldChar w:fldCharType="end"/>
      </w:r>
    </w:p>
    <w:p w14:paraId="4AFDA839"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5.1</w:t>
      </w:r>
      <w:r>
        <w:rPr>
          <w:rFonts w:asciiTheme="minorHAnsi" w:eastAsiaTheme="minorEastAsia" w:hAnsiTheme="minorHAnsi" w:cstheme="minorBidi"/>
          <w:b w:val="0"/>
          <w:smallCaps w:val="0"/>
          <w:noProof/>
          <w:lang w:eastAsia="ja-JP"/>
        </w:rPr>
        <w:tab/>
      </w:r>
      <w:r>
        <w:rPr>
          <w:noProof/>
        </w:rPr>
        <w:t>Security Functional Requirements</w:t>
      </w:r>
      <w:r>
        <w:rPr>
          <w:noProof/>
        </w:rPr>
        <w:tab/>
      </w:r>
      <w:r>
        <w:rPr>
          <w:noProof/>
        </w:rPr>
        <w:fldChar w:fldCharType="begin"/>
      </w:r>
      <w:r>
        <w:rPr>
          <w:noProof/>
        </w:rPr>
        <w:instrText xml:space="preserve"> PAGEREF _Toc286359804 \h </w:instrText>
      </w:r>
      <w:r>
        <w:rPr>
          <w:noProof/>
        </w:rPr>
      </w:r>
      <w:r>
        <w:rPr>
          <w:noProof/>
        </w:rPr>
        <w:fldChar w:fldCharType="separate"/>
      </w:r>
      <w:r w:rsidR="00CD2ED0">
        <w:rPr>
          <w:noProof/>
        </w:rPr>
        <w:t>8</w:t>
      </w:r>
      <w:r>
        <w:rPr>
          <w:noProof/>
        </w:rPr>
        <w:fldChar w:fldCharType="end"/>
      </w:r>
    </w:p>
    <w:p w14:paraId="002B793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5.1.1</w:t>
      </w:r>
      <w:r>
        <w:rPr>
          <w:rFonts w:asciiTheme="minorHAnsi" w:eastAsiaTheme="minorEastAsia" w:hAnsiTheme="minorHAnsi" w:cstheme="minorBidi"/>
          <w:i w:val="0"/>
          <w:noProof/>
          <w:lang w:eastAsia="ja-JP"/>
        </w:rPr>
        <w:tab/>
      </w:r>
      <w:r>
        <w:rPr>
          <w:noProof/>
        </w:rPr>
        <w:t>Security Overview</w:t>
      </w:r>
      <w:r>
        <w:rPr>
          <w:noProof/>
        </w:rPr>
        <w:tab/>
      </w:r>
      <w:r>
        <w:rPr>
          <w:noProof/>
        </w:rPr>
        <w:fldChar w:fldCharType="begin"/>
      </w:r>
      <w:r>
        <w:rPr>
          <w:noProof/>
        </w:rPr>
        <w:instrText xml:space="preserve"> PAGEREF _Toc286359805 \h </w:instrText>
      </w:r>
      <w:r>
        <w:rPr>
          <w:noProof/>
        </w:rPr>
      </w:r>
      <w:r>
        <w:rPr>
          <w:noProof/>
        </w:rPr>
        <w:fldChar w:fldCharType="separate"/>
      </w:r>
      <w:r w:rsidR="00CD2ED0">
        <w:rPr>
          <w:noProof/>
        </w:rPr>
        <w:t>8</w:t>
      </w:r>
      <w:r>
        <w:rPr>
          <w:noProof/>
        </w:rPr>
        <w:fldChar w:fldCharType="end"/>
      </w:r>
    </w:p>
    <w:p w14:paraId="1ED5D2AD"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5.1.2</w:t>
      </w:r>
      <w:r>
        <w:rPr>
          <w:rFonts w:asciiTheme="minorHAnsi" w:eastAsiaTheme="minorEastAsia" w:hAnsiTheme="minorHAnsi" w:cstheme="minorBidi"/>
          <w:i w:val="0"/>
          <w:noProof/>
          <w:lang w:eastAsia="ja-JP"/>
        </w:rPr>
        <w:tab/>
      </w:r>
      <w:r>
        <w:rPr>
          <w:noProof/>
        </w:rPr>
        <w:t>Sample Screens / StoryBoard</w:t>
      </w:r>
      <w:r>
        <w:rPr>
          <w:noProof/>
        </w:rPr>
        <w:tab/>
      </w:r>
      <w:r>
        <w:rPr>
          <w:noProof/>
        </w:rPr>
        <w:fldChar w:fldCharType="begin"/>
      </w:r>
      <w:r>
        <w:rPr>
          <w:noProof/>
        </w:rPr>
        <w:instrText xml:space="preserve"> PAGEREF _Toc286359806 \h </w:instrText>
      </w:r>
      <w:r>
        <w:rPr>
          <w:noProof/>
        </w:rPr>
      </w:r>
      <w:r>
        <w:rPr>
          <w:noProof/>
        </w:rPr>
        <w:fldChar w:fldCharType="separate"/>
      </w:r>
      <w:r w:rsidR="00CD2ED0">
        <w:rPr>
          <w:noProof/>
        </w:rPr>
        <w:t>8</w:t>
      </w:r>
      <w:r>
        <w:rPr>
          <w:noProof/>
        </w:rPr>
        <w:fldChar w:fldCharType="end"/>
      </w:r>
    </w:p>
    <w:p w14:paraId="0C000A53"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5.1.3</w:t>
      </w:r>
      <w:r>
        <w:rPr>
          <w:rFonts w:asciiTheme="minorHAnsi" w:eastAsiaTheme="minorEastAsia" w:hAnsiTheme="minorHAnsi" w:cstheme="minorBidi"/>
          <w:i w:val="0"/>
          <w:noProof/>
          <w:lang w:eastAsia="ja-JP"/>
        </w:rPr>
        <w:tab/>
      </w:r>
      <w:r>
        <w:rPr>
          <w:noProof/>
        </w:rPr>
        <w:t>Open Issues / Questions Security Section</w:t>
      </w:r>
      <w:r>
        <w:rPr>
          <w:noProof/>
        </w:rPr>
        <w:tab/>
      </w:r>
      <w:r>
        <w:rPr>
          <w:noProof/>
        </w:rPr>
        <w:fldChar w:fldCharType="begin"/>
      </w:r>
      <w:r>
        <w:rPr>
          <w:noProof/>
        </w:rPr>
        <w:instrText xml:space="preserve"> PAGEREF _Toc286359807 \h </w:instrText>
      </w:r>
      <w:r>
        <w:rPr>
          <w:noProof/>
        </w:rPr>
      </w:r>
      <w:r>
        <w:rPr>
          <w:noProof/>
        </w:rPr>
        <w:fldChar w:fldCharType="separate"/>
      </w:r>
      <w:r w:rsidR="00CD2ED0">
        <w:rPr>
          <w:noProof/>
        </w:rPr>
        <w:t>10</w:t>
      </w:r>
      <w:r>
        <w:rPr>
          <w:noProof/>
        </w:rPr>
        <w:fldChar w:fldCharType="end"/>
      </w:r>
    </w:p>
    <w:p w14:paraId="7898BAFC"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5.2</w:t>
      </w:r>
      <w:r>
        <w:rPr>
          <w:rFonts w:asciiTheme="minorHAnsi" w:eastAsiaTheme="minorEastAsia" w:hAnsiTheme="minorHAnsi" w:cstheme="minorBidi"/>
          <w:b w:val="0"/>
          <w:smallCaps w:val="0"/>
          <w:noProof/>
          <w:lang w:eastAsia="ja-JP"/>
        </w:rPr>
        <w:tab/>
      </w:r>
      <w:r>
        <w:rPr>
          <w:noProof/>
        </w:rPr>
        <w:t>Plate Management Requirements</w:t>
      </w:r>
      <w:r>
        <w:rPr>
          <w:noProof/>
        </w:rPr>
        <w:tab/>
      </w:r>
      <w:r>
        <w:rPr>
          <w:noProof/>
        </w:rPr>
        <w:fldChar w:fldCharType="begin"/>
      </w:r>
      <w:r>
        <w:rPr>
          <w:noProof/>
        </w:rPr>
        <w:instrText xml:space="preserve"> PAGEREF _Toc286359808 \h </w:instrText>
      </w:r>
      <w:r>
        <w:rPr>
          <w:noProof/>
        </w:rPr>
      </w:r>
      <w:r>
        <w:rPr>
          <w:noProof/>
        </w:rPr>
        <w:fldChar w:fldCharType="separate"/>
      </w:r>
      <w:r w:rsidR="00CD2ED0">
        <w:rPr>
          <w:noProof/>
        </w:rPr>
        <w:t>11</w:t>
      </w:r>
      <w:r>
        <w:rPr>
          <w:noProof/>
        </w:rPr>
        <w:fldChar w:fldCharType="end"/>
      </w:r>
    </w:p>
    <w:p w14:paraId="164A558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5.2.1</w:t>
      </w:r>
      <w:r>
        <w:rPr>
          <w:rFonts w:asciiTheme="minorHAnsi" w:eastAsiaTheme="minorEastAsia" w:hAnsiTheme="minorHAnsi" w:cstheme="minorBidi"/>
          <w:i w:val="0"/>
          <w:noProof/>
          <w:lang w:eastAsia="ja-JP"/>
        </w:rPr>
        <w:tab/>
      </w:r>
      <w:r>
        <w:rPr>
          <w:noProof/>
        </w:rPr>
        <w:t>Plate Management Overview</w:t>
      </w:r>
      <w:r>
        <w:rPr>
          <w:noProof/>
        </w:rPr>
        <w:tab/>
      </w:r>
      <w:r>
        <w:rPr>
          <w:noProof/>
        </w:rPr>
        <w:fldChar w:fldCharType="begin"/>
      </w:r>
      <w:r>
        <w:rPr>
          <w:noProof/>
        </w:rPr>
        <w:instrText xml:space="preserve"> PAGEREF _Toc286359809 \h </w:instrText>
      </w:r>
      <w:r>
        <w:rPr>
          <w:noProof/>
        </w:rPr>
      </w:r>
      <w:r>
        <w:rPr>
          <w:noProof/>
        </w:rPr>
        <w:fldChar w:fldCharType="separate"/>
      </w:r>
      <w:r w:rsidR="00CD2ED0">
        <w:rPr>
          <w:noProof/>
        </w:rPr>
        <w:t>11</w:t>
      </w:r>
      <w:r>
        <w:rPr>
          <w:noProof/>
        </w:rPr>
        <w:fldChar w:fldCharType="end"/>
      </w:r>
    </w:p>
    <w:p w14:paraId="3CBFD8C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_Toc286359810 \h </w:instrText>
      </w:r>
      <w:r>
        <w:rPr>
          <w:noProof/>
        </w:rPr>
      </w:r>
      <w:r>
        <w:rPr>
          <w:noProof/>
        </w:rPr>
        <w:fldChar w:fldCharType="separate"/>
      </w:r>
      <w:r w:rsidR="00CD2ED0">
        <w:rPr>
          <w:noProof/>
        </w:rPr>
        <w:t>12</w:t>
      </w:r>
      <w:r>
        <w:rPr>
          <w:noProof/>
        </w:rPr>
        <w:fldChar w:fldCharType="end"/>
      </w:r>
    </w:p>
    <w:p w14:paraId="26ED62F4"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5.2.3</w:t>
      </w:r>
      <w:r>
        <w:rPr>
          <w:rFonts w:asciiTheme="minorHAnsi" w:eastAsiaTheme="minorEastAsia" w:hAnsiTheme="minorHAnsi" w:cstheme="minorBidi"/>
          <w:i w:val="0"/>
          <w:noProof/>
          <w:lang w:eastAsia="ja-JP"/>
        </w:rPr>
        <w:tab/>
      </w:r>
      <w:r>
        <w:rPr>
          <w:noProof/>
        </w:rPr>
        <w:t>Open Issues / Questions Plate Management</w:t>
      </w:r>
      <w:r>
        <w:rPr>
          <w:noProof/>
        </w:rPr>
        <w:tab/>
      </w:r>
      <w:r>
        <w:rPr>
          <w:noProof/>
        </w:rPr>
        <w:fldChar w:fldCharType="begin"/>
      </w:r>
      <w:r>
        <w:rPr>
          <w:noProof/>
        </w:rPr>
        <w:instrText xml:space="preserve"> PAGEREF _Toc286359811 \h </w:instrText>
      </w:r>
      <w:r>
        <w:rPr>
          <w:noProof/>
        </w:rPr>
      </w:r>
      <w:r>
        <w:rPr>
          <w:noProof/>
        </w:rPr>
        <w:fldChar w:fldCharType="separate"/>
      </w:r>
      <w:r w:rsidR="00CD2ED0">
        <w:rPr>
          <w:noProof/>
        </w:rPr>
        <w:t>13</w:t>
      </w:r>
      <w:r>
        <w:rPr>
          <w:noProof/>
        </w:rPr>
        <w:fldChar w:fldCharType="end"/>
      </w:r>
    </w:p>
    <w:p w14:paraId="7BF9F7BD"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5.3</w:t>
      </w:r>
      <w:r>
        <w:rPr>
          <w:rFonts w:asciiTheme="minorHAnsi" w:eastAsiaTheme="minorEastAsia" w:hAnsiTheme="minorHAnsi" w:cstheme="minorBidi"/>
          <w:b w:val="0"/>
          <w:smallCaps w:val="0"/>
          <w:noProof/>
          <w:lang w:eastAsia="ja-JP"/>
        </w:rPr>
        <w:tab/>
      </w:r>
      <w:r>
        <w:rPr>
          <w:noProof/>
        </w:rPr>
        <w:t>Experiment Management Requirements</w:t>
      </w:r>
      <w:r>
        <w:rPr>
          <w:noProof/>
        </w:rPr>
        <w:tab/>
      </w:r>
      <w:r>
        <w:rPr>
          <w:noProof/>
        </w:rPr>
        <w:fldChar w:fldCharType="begin"/>
      </w:r>
      <w:r>
        <w:rPr>
          <w:noProof/>
        </w:rPr>
        <w:instrText xml:space="preserve"> PAGEREF _Toc286359812 \h </w:instrText>
      </w:r>
      <w:r>
        <w:rPr>
          <w:noProof/>
        </w:rPr>
      </w:r>
      <w:r>
        <w:rPr>
          <w:noProof/>
        </w:rPr>
        <w:fldChar w:fldCharType="separate"/>
      </w:r>
      <w:r w:rsidR="00CD2ED0">
        <w:rPr>
          <w:noProof/>
        </w:rPr>
        <w:t>14</w:t>
      </w:r>
      <w:r>
        <w:rPr>
          <w:noProof/>
        </w:rPr>
        <w:fldChar w:fldCharType="end"/>
      </w:r>
    </w:p>
    <w:p w14:paraId="3FA20A5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_Toc286359813 \h </w:instrText>
      </w:r>
      <w:r>
        <w:rPr>
          <w:noProof/>
        </w:rPr>
      </w:r>
      <w:r>
        <w:rPr>
          <w:noProof/>
        </w:rPr>
        <w:fldChar w:fldCharType="separate"/>
      </w:r>
      <w:r w:rsidR="00CD2ED0">
        <w:rPr>
          <w:noProof/>
        </w:rPr>
        <w:t>14</w:t>
      </w:r>
      <w:r>
        <w:rPr>
          <w:noProof/>
        </w:rPr>
        <w:fldChar w:fldCharType="end"/>
      </w:r>
    </w:p>
    <w:p w14:paraId="46738F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_Toc286359814 \h </w:instrText>
      </w:r>
      <w:r>
        <w:rPr>
          <w:noProof/>
        </w:rPr>
      </w:r>
      <w:r>
        <w:rPr>
          <w:noProof/>
        </w:rPr>
        <w:fldChar w:fldCharType="separate"/>
      </w:r>
      <w:r w:rsidR="00CD2ED0">
        <w:rPr>
          <w:noProof/>
        </w:rPr>
        <w:t>15</w:t>
      </w:r>
      <w:r>
        <w:rPr>
          <w:noProof/>
        </w:rPr>
        <w:fldChar w:fldCharType="end"/>
      </w:r>
    </w:p>
    <w:p w14:paraId="5A43278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5.3.3</w:t>
      </w:r>
      <w:r>
        <w:rPr>
          <w:rFonts w:asciiTheme="minorHAnsi" w:eastAsiaTheme="minorEastAsia" w:hAnsiTheme="minorHAnsi" w:cstheme="minorBidi"/>
          <w:i w:val="0"/>
          <w:noProof/>
          <w:lang w:eastAsia="ja-JP"/>
        </w:rPr>
        <w:tab/>
      </w:r>
      <w:r>
        <w:rPr>
          <w:noProof/>
        </w:rPr>
        <w:t>Open Issues / Questions Experiment Management</w:t>
      </w:r>
      <w:r>
        <w:rPr>
          <w:noProof/>
        </w:rPr>
        <w:tab/>
      </w:r>
      <w:r>
        <w:rPr>
          <w:noProof/>
        </w:rPr>
        <w:fldChar w:fldCharType="begin"/>
      </w:r>
      <w:r>
        <w:rPr>
          <w:noProof/>
        </w:rPr>
        <w:instrText xml:space="preserve"> PAGEREF _Toc286359815 \h </w:instrText>
      </w:r>
      <w:r>
        <w:rPr>
          <w:noProof/>
        </w:rPr>
      </w:r>
      <w:r>
        <w:rPr>
          <w:noProof/>
        </w:rPr>
        <w:fldChar w:fldCharType="separate"/>
      </w:r>
      <w:r w:rsidR="00CD2ED0">
        <w:rPr>
          <w:noProof/>
        </w:rPr>
        <w:t>16</w:t>
      </w:r>
      <w:r>
        <w:rPr>
          <w:noProof/>
        </w:rPr>
        <w:fldChar w:fldCharType="end"/>
      </w:r>
    </w:p>
    <w:p w14:paraId="5D506F63"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5.4</w:t>
      </w:r>
      <w:r>
        <w:rPr>
          <w:rFonts w:asciiTheme="minorHAnsi" w:eastAsiaTheme="minorEastAsia" w:hAnsiTheme="minorHAnsi" w:cstheme="minorBidi"/>
          <w:b w:val="0"/>
          <w:smallCaps w:val="0"/>
          <w:noProof/>
          <w:lang w:eastAsia="ja-JP"/>
        </w:rPr>
        <w:tab/>
      </w:r>
      <w:r>
        <w:rPr>
          <w:noProof/>
        </w:rPr>
        <w:t>Results Analysis Requirements</w:t>
      </w:r>
      <w:r>
        <w:rPr>
          <w:noProof/>
        </w:rPr>
        <w:tab/>
      </w:r>
      <w:r>
        <w:rPr>
          <w:noProof/>
        </w:rPr>
        <w:fldChar w:fldCharType="begin"/>
      </w:r>
      <w:r>
        <w:rPr>
          <w:noProof/>
        </w:rPr>
        <w:instrText xml:space="preserve"> PAGEREF _Toc286359816 \h </w:instrText>
      </w:r>
      <w:r>
        <w:rPr>
          <w:noProof/>
        </w:rPr>
      </w:r>
      <w:r>
        <w:rPr>
          <w:noProof/>
        </w:rPr>
        <w:fldChar w:fldCharType="separate"/>
      </w:r>
      <w:r w:rsidR="00CD2ED0">
        <w:rPr>
          <w:noProof/>
        </w:rPr>
        <w:t>17</w:t>
      </w:r>
      <w:r>
        <w:rPr>
          <w:noProof/>
        </w:rPr>
        <w:fldChar w:fldCharType="end"/>
      </w:r>
    </w:p>
    <w:p w14:paraId="71CE00C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_Toc286359817 \h </w:instrText>
      </w:r>
      <w:r>
        <w:rPr>
          <w:noProof/>
        </w:rPr>
      </w:r>
      <w:r>
        <w:rPr>
          <w:noProof/>
        </w:rPr>
        <w:fldChar w:fldCharType="separate"/>
      </w:r>
      <w:r w:rsidR="00CD2ED0">
        <w:rPr>
          <w:noProof/>
        </w:rPr>
        <w:t>17</w:t>
      </w:r>
      <w:r>
        <w:rPr>
          <w:noProof/>
        </w:rPr>
        <w:fldChar w:fldCharType="end"/>
      </w:r>
    </w:p>
    <w:p w14:paraId="0700CE01"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5.4.2</w:t>
      </w:r>
      <w:r>
        <w:rPr>
          <w:rFonts w:asciiTheme="minorHAnsi" w:eastAsiaTheme="minorEastAsia" w:hAnsiTheme="minorHAnsi" w:cstheme="minorBidi"/>
          <w:i w:val="0"/>
          <w:noProof/>
          <w:lang w:eastAsia="ja-JP"/>
        </w:rPr>
        <w:tab/>
      </w:r>
      <w:r>
        <w:rPr>
          <w:noProof/>
        </w:rPr>
        <w:t>Sample Screens / Story Boards</w:t>
      </w:r>
      <w:r>
        <w:rPr>
          <w:noProof/>
        </w:rPr>
        <w:tab/>
      </w:r>
      <w:r>
        <w:rPr>
          <w:noProof/>
        </w:rPr>
        <w:fldChar w:fldCharType="begin"/>
      </w:r>
      <w:r>
        <w:rPr>
          <w:noProof/>
        </w:rPr>
        <w:instrText xml:space="preserve"> PAGEREF _Toc286359818 \h </w:instrText>
      </w:r>
      <w:r>
        <w:rPr>
          <w:noProof/>
        </w:rPr>
      </w:r>
      <w:r>
        <w:rPr>
          <w:noProof/>
        </w:rPr>
        <w:fldChar w:fldCharType="separate"/>
      </w:r>
      <w:r w:rsidR="00CD2ED0">
        <w:rPr>
          <w:noProof/>
        </w:rPr>
        <w:t>17</w:t>
      </w:r>
      <w:r>
        <w:rPr>
          <w:noProof/>
        </w:rPr>
        <w:fldChar w:fldCharType="end"/>
      </w:r>
    </w:p>
    <w:p w14:paraId="44EBABA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5.4.3</w:t>
      </w:r>
      <w:r>
        <w:rPr>
          <w:rFonts w:asciiTheme="minorHAnsi" w:eastAsiaTheme="minorEastAsia" w:hAnsiTheme="minorHAnsi" w:cstheme="minorBidi"/>
          <w:i w:val="0"/>
          <w:noProof/>
          <w:lang w:eastAsia="ja-JP"/>
        </w:rPr>
        <w:tab/>
      </w:r>
      <w:r>
        <w:rPr>
          <w:noProof/>
        </w:rPr>
        <w:t>Open Issues / Questions Results Analysis</w:t>
      </w:r>
      <w:r>
        <w:rPr>
          <w:noProof/>
        </w:rPr>
        <w:tab/>
      </w:r>
      <w:r>
        <w:rPr>
          <w:noProof/>
        </w:rPr>
        <w:fldChar w:fldCharType="begin"/>
      </w:r>
      <w:r>
        <w:rPr>
          <w:noProof/>
        </w:rPr>
        <w:instrText xml:space="preserve"> PAGEREF _Toc286359819 \h </w:instrText>
      </w:r>
      <w:r>
        <w:rPr>
          <w:noProof/>
        </w:rPr>
      </w:r>
      <w:r>
        <w:rPr>
          <w:noProof/>
        </w:rPr>
        <w:fldChar w:fldCharType="separate"/>
      </w:r>
      <w:r w:rsidR="00CD2ED0">
        <w:rPr>
          <w:noProof/>
        </w:rPr>
        <w:t>17</w:t>
      </w:r>
      <w:r>
        <w:rPr>
          <w:noProof/>
        </w:rPr>
        <w:fldChar w:fldCharType="end"/>
      </w:r>
    </w:p>
    <w:p w14:paraId="2024A40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lastRenderedPageBreak/>
        <w:t>5.5</w:t>
      </w:r>
      <w:r>
        <w:rPr>
          <w:rFonts w:asciiTheme="minorHAnsi" w:eastAsiaTheme="minorEastAsia" w:hAnsiTheme="minorHAnsi" w:cstheme="minorBidi"/>
          <w:b w:val="0"/>
          <w:smallCaps w:val="0"/>
          <w:noProof/>
          <w:lang w:eastAsia="ja-JP"/>
        </w:rPr>
        <w:tab/>
      </w:r>
      <w:r>
        <w:rPr>
          <w:noProof/>
        </w:rPr>
        <w:t>Special Feature Proposals</w:t>
      </w:r>
      <w:r>
        <w:rPr>
          <w:noProof/>
        </w:rPr>
        <w:tab/>
      </w:r>
      <w:r>
        <w:rPr>
          <w:noProof/>
        </w:rPr>
        <w:fldChar w:fldCharType="begin"/>
      </w:r>
      <w:r>
        <w:rPr>
          <w:noProof/>
        </w:rPr>
        <w:instrText xml:space="preserve"> PAGEREF _Toc286359820 \h </w:instrText>
      </w:r>
      <w:r>
        <w:rPr>
          <w:noProof/>
        </w:rPr>
      </w:r>
      <w:r>
        <w:rPr>
          <w:noProof/>
        </w:rPr>
        <w:fldChar w:fldCharType="separate"/>
      </w:r>
      <w:r w:rsidR="00CD2ED0">
        <w:rPr>
          <w:noProof/>
        </w:rPr>
        <w:t>18</w:t>
      </w:r>
      <w:r>
        <w:rPr>
          <w:noProof/>
        </w:rPr>
        <w:fldChar w:fldCharType="end"/>
      </w:r>
    </w:p>
    <w:p w14:paraId="38B52DCE"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_Toc286359821 \h </w:instrText>
      </w:r>
      <w:r>
        <w:rPr>
          <w:noProof/>
        </w:rPr>
      </w:r>
      <w:r>
        <w:rPr>
          <w:noProof/>
        </w:rPr>
        <w:fldChar w:fldCharType="separate"/>
      </w:r>
      <w:r w:rsidR="00CD2ED0">
        <w:rPr>
          <w:noProof/>
        </w:rPr>
        <w:t>18</w:t>
      </w:r>
      <w:r>
        <w:rPr>
          <w:noProof/>
        </w:rPr>
        <w:fldChar w:fldCharType="end"/>
      </w:r>
    </w:p>
    <w:p w14:paraId="19AB1772"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5.5.2</w:t>
      </w:r>
      <w:r>
        <w:rPr>
          <w:rFonts w:asciiTheme="minorHAnsi" w:eastAsiaTheme="minorEastAsia" w:hAnsiTheme="minorHAnsi" w:cstheme="minorBidi"/>
          <w:i w:val="0"/>
          <w:noProof/>
          <w:lang w:eastAsia="ja-JP"/>
        </w:rPr>
        <w:tab/>
      </w:r>
      <w:r>
        <w:rPr>
          <w:noProof/>
        </w:rPr>
        <w:t>Interactive Visualization</w:t>
      </w:r>
      <w:r>
        <w:rPr>
          <w:noProof/>
        </w:rPr>
        <w:tab/>
      </w:r>
      <w:r>
        <w:rPr>
          <w:noProof/>
        </w:rPr>
        <w:fldChar w:fldCharType="begin"/>
      </w:r>
      <w:r>
        <w:rPr>
          <w:noProof/>
        </w:rPr>
        <w:instrText xml:space="preserve"> PAGEREF _Toc286359822 \h </w:instrText>
      </w:r>
      <w:r>
        <w:rPr>
          <w:noProof/>
        </w:rPr>
      </w:r>
      <w:r>
        <w:rPr>
          <w:noProof/>
        </w:rPr>
        <w:fldChar w:fldCharType="separate"/>
      </w:r>
      <w:r w:rsidR="00CD2ED0">
        <w:rPr>
          <w:noProof/>
        </w:rPr>
        <w:t>18</w:t>
      </w:r>
      <w:r>
        <w:rPr>
          <w:noProof/>
        </w:rPr>
        <w:fldChar w:fldCharType="end"/>
      </w:r>
    </w:p>
    <w:p w14:paraId="53AF418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5.5.3</w:t>
      </w:r>
      <w:r>
        <w:rPr>
          <w:rFonts w:asciiTheme="minorHAnsi" w:eastAsiaTheme="minorEastAsia" w:hAnsiTheme="minorHAnsi" w:cstheme="minorBidi"/>
          <w:i w:val="0"/>
          <w:noProof/>
          <w:lang w:eastAsia="ja-JP"/>
        </w:rPr>
        <w:tab/>
      </w:r>
      <w:r>
        <w:rPr>
          <w:noProof/>
        </w:rPr>
        <w:t>Audit Trail</w:t>
      </w:r>
      <w:r>
        <w:rPr>
          <w:noProof/>
        </w:rPr>
        <w:tab/>
      </w:r>
      <w:r>
        <w:rPr>
          <w:noProof/>
        </w:rPr>
        <w:fldChar w:fldCharType="begin"/>
      </w:r>
      <w:r>
        <w:rPr>
          <w:noProof/>
        </w:rPr>
        <w:instrText xml:space="preserve"> PAGEREF _Toc286359823 \h </w:instrText>
      </w:r>
      <w:r>
        <w:rPr>
          <w:noProof/>
        </w:rPr>
      </w:r>
      <w:r>
        <w:rPr>
          <w:noProof/>
        </w:rPr>
        <w:fldChar w:fldCharType="separate"/>
      </w:r>
      <w:r w:rsidR="00CD2ED0">
        <w:rPr>
          <w:noProof/>
        </w:rPr>
        <w:t>20</w:t>
      </w:r>
      <w:r>
        <w:rPr>
          <w:noProof/>
        </w:rPr>
        <w:fldChar w:fldCharType="end"/>
      </w:r>
    </w:p>
    <w:p w14:paraId="0573004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5.5.4</w:t>
      </w:r>
      <w:r>
        <w:rPr>
          <w:rFonts w:asciiTheme="minorHAnsi" w:eastAsiaTheme="minorEastAsia" w:hAnsiTheme="minorHAnsi" w:cstheme="minorBidi"/>
          <w:i w:val="0"/>
          <w:noProof/>
          <w:lang w:eastAsia="ja-JP"/>
        </w:rPr>
        <w:tab/>
      </w:r>
      <w:r>
        <w:rPr>
          <w:noProof/>
        </w:rPr>
        <w:t>Four Eyes Protocol</w:t>
      </w:r>
      <w:r>
        <w:rPr>
          <w:noProof/>
        </w:rPr>
        <w:tab/>
      </w:r>
      <w:r>
        <w:rPr>
          <w:noProof/>
        </w:rPr>
        <w:fldChar w:fldCharType="begin"/>
      </w:r>
      <w:r>
        <w:rPr>
          <w:noProof/>
        </w:rPr>
        <w:instrText xml:space="preserve"> PAGEREF _Toc286359824 \h </w:instrText>
      </w:r>
      <w:r>
        <w:rPr>
          <w:noProof/>
        </w:rPr>
      </w:r>
      <w:r>
        <w:rPr>
          <w:noProof/>
        </w:rPr>
        <w:fldChar w:fldCharType="separate"/>
      </w:r>
      <w:r w:rsidR="00CD2ED0">
        <w:rPr>
          <w:noProof/>
        </w:rPr>
        <w:t>21</w:t>
      </w:r>
      <w:r>
        <w:rPr>
          <w:noProof/>
        </w:rPr>
        <w:fldChar w:fldCharType="end"/>
      </w:r>
    </w:p>
    <w:p w14:paraId="27DEDB9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5.5.5</w:t>
      </w:r>
      <w:r>
        <w:rPr>
          <w:rFonts w:asciiTheme="minorHAnsi" w:eastAsiaTheme="minorEastAsia" w:hAnsiTheme="minorHAnsi" w:cstheme="minorBidi"/>
          <w:i w:val="0"/>
          <w:noProof/>
          <w:lang w:eastAsia="ja-JP"/>
        </w:rPr>
        <w:tab/>
      </w:r>
      <w:r>
        <w:rPr>
          <w:noProof/>
        </w:rPr>
        <w:t>Flexible Plate Template Editor</w:t>
      </w:r>
      <w:r>
        <w:rPr>
          <w:noProof/>
        </w:rPr>
        <w:tab/>
      </w:r>
      <w:r>
        <w:rPr>
          <w:noProof/>
        </w:rPr>
        <w:fldChar w:fldCharType="begin"/>
      </w:r>
      <w:r>
        <w:rPr>
          <w:noProof/>
        </w:rPr>
        <w:instrText xml:space="preserve"> PAGEREF _Toc286359825 \h </w:instrText>
      </w:r>
      <w:r>
        <w:rPr>
          <w:noProof/>
        </w:rPr>
      </w:r>
      <w:r>
        <w:rPr>
          <w:noProof/>
        </w:rPr>
        <w:fldChar w:fldCharType="separate"/>
      </w:r>
      <w:r w:rsidR="00CD2ED0">
        <w:rPr>
          <w:noProof/>
        </w:rPr>
        <w:t>22</w:t>
      </w:r>
      <w:r>
        <w:rPr>
          <w:noProof/>
        </w:rPr>
        <w:fldChar w:fldCharType="end"/>
      </w:r>
    </w:p>
    <w:p w14:paraId="2B9B1F5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5.5.6</w:t>
      </w:r>
      <w:r>
        <w:rPr>
          <w:rFonts w:asciiTheme="minorHAnsi" w:eastAsiaTheme="minorEastAsia" w:hAnsiTheme="minorHAnsi" w:cstheme="minorBidi"/>
          <w:i w:val="0"/>
          <w:noProof/>
          <w:lang w:eastAsia="ja-JP"/>
        </w:rPr>
        <w:tab/>
      </w:r>
      <w:r>
        <w:rPr>
          <w:noProof/>
        </w:rPr>
        <w:t>Plate Sharing</w:t>
      </w:r>
      <w:r>
        <w:rPr>
          <w:noProof/>
        </w:rPr>
        <w:tab/>
      </w:r>
      <w:r>
        <w:rPr>
          <w:noProof/>
        </w:rPr>
        <w:fldChar w:fldCharType="begin"/>
      </w:r>
      <w:r>
        <w:rPr>
          <w:noProof/>
        </w:rPr>
        <w:instrText xml:space="preserve"> PAGEREF _Toc286359826 \h </w:instrText>
      </w:r>
      <w:r>
        <w:rPr>
          <w:noProof/>
        </w:rPr>
      </w:r>
      <w:r>
        <w:rPr>
          <w:noProof/>
        </w:rPr>
        <w:fldChar w:fldCharType="separate"/>
      </w:r>
      <w:r w:rsidR="00CD2ED0">
        <w:rPr>
          <w:noProof/>
        </w:rPr>
        <w:t>22</w:t>
      </w:r>
      <w:r>
        <w:rPr>
          <w:noProof/>
        </w:rPr>
        <w:fldChar w:fldCharType="end"/>
      </w:r>
    </w:p>
    <w:p w14:paraId="790E7DF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5.5.7</w:t>
      </w:r>
      <w:r>
        <w:rPr>
          <w:rFonts w:asciiTheme="minorHAnsi" w:eastAsiaTheme="minorEastAsia" w:hAnsiTheme="minorHAnsi" w:cstheme="minorBidi"/>
          <w:i w:val="0"/>
          <w:noProof/>
          <w:lang w:eastAsia="ja-JP"/>
        </w:rPr>
        <w:tab/>
      </w:r>
      <w:r>
        <w:rPr>
          <w:noProof/>
        </w:rPr>
        <w:t>Support Machine / Equipment File parsers</w:t>
      </w:r>
      <w:r>
        <w:rPr>
          <w:noProof/>
        </w:rPr>
        <w:tab/>
      </w:r>
      <w:r>
        <w:rPr>
          <w:noProof/>
        </w:rPr>
        <w:fldChar w:fldCharType="begin"/>
      </w:r>
      <w:r>
        <w:rPr>
          <w:noProof/>
        </w:rPr>
        <w:instrText xml:space="preserve"> PAGEREF _Toc286359827 \h </w:instrText>
      </w:r>
      <w:r>
        <w:rPr>
          <w:noProof/>
        </w:rPr>
      </w:r>
      <w:r>
        <w:rPr>
          <w:noProof/>
        </w:rPr>
        <w:fldChar w:fldCharType="separate"/>
      </w:r>
      <w:r w:rsidR="00CD2ED0">
        <w:rPr>
          <w:noProof/>
        </w:rPr>
        <w:t>22</w:t>
      </w:r>
      <w:r>
        <w:rPr>
          <w:noProof/>
        </w:rPr>
        <w:fldChar w:fldCharType="end"/>
      </w:r>
    </w:p>
    <w:p w14:paraId="3C031E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5.5.8</w:t>
      </w:r>
      <w:r>
        <w:rPr>
          <w:rFonts w:asciiTheme="minorHAnsi" w:eastAsiaTheme="minorEastAsia" w:hAnsiTheme="minorHAnsi" w:cstheme="minorBidi"/>
          <w:i w:val="0"/>
          <w:noProof/>
          <w:lang w:eastAsia="ja-JP"/>
        </w:rPr>
        <w:tab/>
      </w:r>
      <w:r>
        <w:rPr>
          <w:noProof/>
        </w:rPr>
        <w:t>Open Issues / Questions Special Features</w:t>
      </w:r>
      <w:r>
        <w:rPr>
          <w:noProof/>
        </w:rPr>
        <w:tab/>
      </w:r>
      <w:r>
        <w:rPr>
          <w:noProof/>
        </w:rPr>
        <w:fldChar w:fldCharType="begin"/>
      </w:r>
      <w:r>
        <w:rPr>
          <w:noProof/>
        </w:rPr>
        <w:instrText xml:space="preserve"> PAGEREF _Toc286359828 \h </w:instrText>
      </w:r>
      <w:r>
        <w:rPr>
          <w:noProof/>
        </w:rPr>
      </w:r>
      <w:r>
        <w:rPr>
          <w:noProof/>
        </w:rPr>
        <w:fldChar w:fldCharType="separate"/>
      </w:r>
      <w:r w:rsidR="00CD2ED0">
        <w:rPr>
          <w:noProof/>
        </w:rPr>
        <w:t>22</w:t>
      </w:r>
      <w:r>
        <w:rPr>
          <w:noProof/>
        </w:rPr>
        <w:fldChar w:fldCharType="end"/>
      </w:r>
    </w:p>
    <w:p w14:paraId="755F7C0E" w14:textId="77777777" w:rsidR="00C4101E" w:rsidRDefault="00C4101E">
      <w:pPr>
        <w:jc w:val="center"/>
      </w:pPr>
      <w:r>
        <w:fldChar w:fldCharType="end"/>
      </w:r>
    </w:p>
    <w:p w14:paraId="6B27267C" w14:textId="77777777" w:rsidR="00C4101E" w:rsidRDefault="00C4101E" w:rsidP="00C4101E">
      <w:pPr>
        <w:pStyle w:val="BodyText"/>
        <w:numPr>
          <w:ilvl w:val="1"/>
          <w:numId w:val="13"/>
        </w:numPr>
        <w:tabs>
          <w:tab w:val="clear" w:pos="1440"/>
          <w:tab w:val="num" w:pos="810"/>
        </w:tabs>
        <w:spacing w:after="0"/>
        <w:ind w:left="810"/>
      </w:pPr>
      <w:bookmarkStart w:id="0" w:name="_Toc14075445"/>
      <w:bookmarkStart w:id="1" w:name="_Toc43188572"/>
      <w:bookmarkStart w:id="2" w:name="_Toc43193781"/>
      <w:bookmarkStart w:id="3" w:name="_Toc43529516"/>
      <w:bookmarkStart w:id="4" w:name="_Toc43529560"/>
      <w:bookmarkStart w:id="5" w:name="_Toc52265703"/>
      <w:bookmarkStart w:id="6" w:name="_Toc53827740"/>
    </w:p>
    <w:p w14:paraId="57FC578F" w14:textId="77777777" w:rsidR="00C4101E" w:rsidRDefault="00C4101E">
      <w:pPr>
        <w:pStyle w:val="Heading1"/>
      </w:pPr>
      <w:bookmarkStart w:id="7" w:name="_Toc73946768"/>
      <w:bookmarkStart w:id="8" w:name="_Toc286359790"/>
      <w:r>
        <w:lastRenderedPageBreak/>
        <w:t>Document Administration</w:t>
      </w:r>
      <w:bookmarkEnd w:id="7"/>
      <w:bookmarkEnd w:id="8"/>
    </w:p>
    <w:p w14:paraId="06B7F42D" w14:textId="77777777" w:rsidR="00C4101E" w:rsidRDefault="00C4101E" w:rsidP="00E00D4C">
      <w:pPr>
        <w:pStyle w:val="Heading2"/>
      </w:pPr>
      <w:bookmarkStart w:id="9" w:name="_Toc73946769"/>
      <w:bookmarkStart w:id="10" w:name="_Toc286359791"/>
      <w:r>
        <w:t>Document Change History</w:t>
      </w:r>
      <w:bookmarkEnd w:id="9"/>
      <w:bookmarkEnd w:id="10"/>
    </w:p>
    <w:tbl>
      <w:tblPr>
        <w:tblW w:w="0" w:type="auto"/>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962"/>
        <w:gridCol w:w="1954"/>
        <w:gridCol w:w="1376"/>
        <w:gridCol w:w="4320"/>
      </w:tblGrid>
      <w:tr w:rsidR="00C4101E" w14:paraId="2C1DE450" w14:textId="77777777">
        <w:trPr>
          <w:tblHeader/>
        </w:trPr>
        <w:tc>
          <w:tcPr>
            <w:tcW w:w="1962" w:type="dxa"/>
            <w:tcBorders>
              <w:top w:val="double" w:sz="12" w:space="0" w:color="auto"/>
              <w:left w:val="single" w:sz="12" w:space="0" w:color="000000"/>
              <w:bottom w:val="double" w:sz="12" w:space="0" w:color="auto"/>
              <w:right w:val="single" w:sz="8" w:space="0" w:color="808080"/>
            </w:tcBorders>
            <w:shd w:val="clear" w:color="auto" w:fill="F3F3F3"/>
          </w:tcPr>
          <w:p w14:paraId="5A1F130D" w14:textId="77777777" w:rsidR="00C4101E" w:rsidRDefault="00C4101E">
            <w:pPr>
              <w:pStyle w:val="TableTitle"/>
            </w:pPr>
            <w:r>
              <w:rPr>
                <w:noProof w:val="0"/>
              </w:rPr>
              <w:t>Date</w:t>
            </w:r>
          </w:p>
        </w:tc>
        <w:tc>
          <w:tcPr>
            <w:tcW w:w="1954" w:type="dxa"/>
            <w:tcBorders>
              <w:top w:val="double" w:sz="12" w:space="0" w:color="auto"/>
              <w:left w:val="single" w:sz="8" w:space="0" w:color="808080"/>
              <w:bottom w:val="double" w:sz="12" w:space="0" w:color="auto"/>
              <w:right w:val="single" w:sz="8" w:space="0" w:color="808080"/>
            </w:tcBorders>
            <w:shd w:val="clear" w:color="auto" w:fill="F3F3F3"/>
          </w:tcPr>
          <w:p w14:paraId="752AB61B" w14:textId="77777777" w:rsidR="00C4101E" w:rsidRDefault="00C4101E">
            <w:pPr>
              <w:pStyle w:val="TableTitle"/>
            </w:pPr>
            <w:r>
              <w:rPr>
                <w:noProof w:val="0"/>
              </w:rPr>
              <w:t>Author</w:t>
            </w:r>
          </w:p>
        </w:tc>
        <w:tc>
          <w:tcPr>
            <w:tcW w:w="1376" w:type="dxa"/>
            <w:tcBorders>
              <w:top w:val="double" w:sz="12" w:space="0" w:color="auto"/>
              <w:left w:val="single" w:sz="8" w:space="0" w:color="808080"/>
              <w:bottom w:val="double" w:sz="12" w:space="0" w:color="auto"/>
              <w:right w:val="single" w:sz="8" w:space="0" w:color="808080"/>
            </w:tcBorders>
            <w:shd w:val="clear" w:color="auto" w:fill="F3F3F3"/>
          </w:tcPr>
          <w:p w14:paraId="02992897" w14:textId="77777777" w:rsidR="00C4101E" w:rsidRDefault="00C4101E">
            <w:pPr>
              <w:pStyle w:val="TableTitle"/>
            </w:pPr>
            <w:r>
              <w:t>Version</w:t>
            </w:r>
          </w:p>
        </w:tc>
        <w:tc>
          <w:tcPr>
            <w:tcW w:w="4320" w:type="dxa"/>
            <w:tcBorders>
              <w:top w:val="double" w:sz="12" w:space="0" w:color="auto"/>
              <w:left w:val="single" w:sz="8" w:space="0" w:color="808080"/>
              <w:bottom w:val="double" w:sz="12" w:space="0" w:color="auto"/>
              <w:right w:val="single" w:sz="12" w:space="0" w:color="000000"/>
            </w:tcBorders>
            <w:shd w:val="clear" w:color="auto" w:fill="F3F3F3"/>
          </w:tcPr>
          <w:p w14:paraId="48B6E938" w14:textId="77777777" w:rsidR="00C4101E" w:rsidRDefault="00C4101E">
            <w:pPr>
              <w:pStyle w:val="TableTitle"/>
            </w:pPr>
            <w:r>
              <w:t>Description of Change</w:t>
            </w:r>
          </w:p>
        </w:tc>
      </w:tr>
      <w:tr w:rsidR="00C4101E" w14:paraId="31B5BD36" w14:textId="77777777">
        <w:tc>
          <w:tcPr>
            <w:tcW w:w="1962" w:type="dxa"/>
            <w:tcBorders>
              <w:top w:val="double" w:sz="12" w:space="0" w:color="auto"/>
              <w:left w:val="single" w:sz="12" w:space="0" w:color="000000"/>
              <w:bottom w:val="single" w:sz="8" w:space="0" w:color="808080"/>
              <w:right w:val="single" w:sz="8" w:space="0" w:color="808080"/>
            </w:tcBorders>
          </w:tcPr>
          <w:p w14:paraId="11CC88D0" w14:textId="77777777" w:rsidR="00C4101E" w:rsidRDefault="009102DA">
            <w:pPr>
              <w:pStyle w:val="TableText"/>
            </w:pPr>
            <w:r>
              <w:t>23</w:t>
            </w:r>
            <w:r w:rsidRPr="009102DA">
              <w:rPr>
                <w:vertAlign w:val="superscript"/>
              </w:rPr>
              <w:t>rd</w:t>
            </w:r>
            <w:r>
              <w:t xml:space="preserve"> February 2015</w:t>
            </w:r>
          </w:p>
        </w:tc>
        <w:tc>
          <w:tcPr>
            <w:tcW w:w="1954" w:type="dxa"/>
            <w:tcBorders>
              <w:top w:val="double" w:sz="12" w:space="0" w:color="auto"/>
              <w:left w:val="single" w:sz="8" w:space="0" w:color="808080"/>
              <w:bottom w:val="single" w:sz="8" w:space="0" w:color="808080"/>
              <w:right w:val="single" w:sz="8" w:space="0" w:color="808080"/>
            </w:tcBorders>
          </w:tcPr>
          <w:p w14:paraId="6EA94C6E" w14:textId="77777777" w:rsidR="00C4101E" w:rsidRDefault="009102DA">
            <w:pPr>
              <w:pStyle w:val="TableText"/>
            </w:pPr>
            <w:r>
              <w:t>Alan Orcharton</w:t>
            </w:r>
          </w:p>
        </w:tc>
        <w:tc>
          <w:tcPr>
            <w:tcW w:w="1376" w:type="dxa"/>
            <w:tcBorders>
              <w:top w:val="double" w:sz="12" w:space="0" w:color="auto"/>
              <w:left w:val="single" w:sz="8" w:space="0" w:color="808080"/>
              <w:bottom w:val="single" w:sz="8" w:space="0" w:color="808080"/>
              <w:right w:val="single" w:sz="8" w:space="0" w:color="808080"/>
            </w:tcBorders>
          </w:tcPr>
          <w:p w14:paraId="6FE612FE" w14:textId="77777777" w:rsidR="00C4101E" w:rsidRDefault="009C5432">
            <w:pPr>
              <w:pStyle w:val="TableText"/>
            </w:pPr>
            <w:r>
              <w:t>1.0</w:t>
            </w:r>
          </w:p>
        </w:tc>
        <w:tc>
          <w:tcPr>
            <w:tcW w:w="4320" w:type="dxa"/>
            <w:tcBorders>
              <w:top w:val="double" w:sz="12" w:space="0" w:color="auto"/>
              <w:left w:val="single" w:sz="8" w:space="0" w:color="808080"/>
              <w:bottom w:val="single" w:sz="8" w:space="0" w:color="808080"/>
              <w:right w:val="single" w:sz="12" w:space="0" w:color="000000"/>
            </w:tcBorders>
          </w:tcPr>
          <w:p w14:paraId="68737E00" w14:textId="77777777" w:rsidR="00C4101E" w:rsidRDefault="009C5432">
            <w:pPr>
              <w:pStyle w:val="TableText"/>
            </w:pPr>
            <w:r>
              <w:t>Initial Document</w:t>
            </w:r>
          </w:p>
        </w:tc>
      </w:tr>
      <w:tr w:rsidR="00C4101E" w14:paraId="5B9B465F" w14:textId="77777777">
        <w:tc>
          <w:tcPr>
            <w:tcW w:w="1962" w:type="dxa"/>
            <w:tcBorders>
              <w:top w:val="single" w:sz="8" w:space="0" w:color="808080"/>
              <w:left w:val="single" w:sz="12" w:space="0" w:color="000000"/>
              <w:bottom w:val="single" w:sz="8" w:space="0" w:color="808080"/>
              <w:right w:val="single" w:sz="8" w:space="0" w:color="808080"/>
            </w:tcBorders>
          </w:tcPr>
          <w:p w14:paraId="24289A15" w14:textId="31202789" w:rsidR="00C4101E" w:rsidRDefault="00181FF0">
            <w:pPr>
              <w:pStyle w:val="TableText"/>
            </w:pPr>
            <w:r>
              <w:t>24</w:t>
            </w:r>
            <w:r w:rsidRPr="00181FF0">
              <w:rPr>
                <w:vertAlign w:val="superscript"/>
              </w:rPr>
              <w:t>th</w:t>
            </w:r>
            <w:r>
              <w:t xml:space="preserve"> February 2015</w:t>
            </w:r>
          </w:p>
        </w:tc>
        <w:tc>
          <w:tcPr>
            <w:tcW w:w="1954" w:type="dxa"/>
            <w:tcBorders>
              <w:top w:val="single" w:sz="8" w:space="0" w:color="808080"/>
              <w:left w:val="single" w:sz="8" w:space="0" w:color="808080"/>
              <w:bottom w:val="single" w:sz="8" w:space="0" w:color="808080"/>
              <w:right w:val="single" w:sz="8" w:space="0" w:color="808080"/>
            </w:tcBorders>
          </w:tcPr>
          <w:p w14:paraId="44ABECD3" w14:textId="399981F8" w:rsidR="00C4101E" w:rsidRDefault="00181FF0">
            <w:pPr>
              <w:pStyle w:val="TableText"/>
            </w:pPr>
            <w:r>
              <w:t>Sean Sinnott</w:t>
            </w:r>
          </w:p>
        </w:tc>
        <w:tc>
          <w:tcPr>
            <w:tcW w:w="1376" w:type="dxa"/>
            <w:tcBorders>
              <w:top w:val="single" w:sz="8" w:space="0" w:color="808080"/>
              <w:left w:val="single" w:sz="8" w:space="0" w:color="808080"/>
              <w:bottom w:val="single" w:sz="8" w:space="0" w:color="808080"/>
              <w:right w:val="single" w:sz="8" w:space="0" w:color="808080"/>
            </w:tcBorders>
          </w:tcPr>
          <w:p w14:paraId="12A92249" w14:textId="3EEBF7B9" w:rsidR="00C4101E" w:rsidRDefault="00181FF0">
            <w:pPr>
              <w:pStyle w:val="TableText"/>
            </w:pPr>
            <w:r>
              <w:t>1.</w:t>
            </w:r>
            <w:r w:rsidR="007D1467">
              <w:t>1</w:t>
            </w:r>
          </w:p>
        </w:tc>
        <w:tc>
          <w:tcPr>
            <w:tcW w:w="4320" w:type="dxa"/>
            <w:tcBorders>
              <w:top w:val="single" w:sz="8" w:space="0" w:color="808080"/>
              <w:left w:val="single" w:sz="8" w:space="0" w:color="808080"/>
              <w:bottom w:val="single" w:sz="8" w:space="0" w:color="808080"/>
              <w:right w:val="single" w:sz="12" w:space="0" w:color="000000"/>
            </w:tcBorders>
          </w:tcPr>
          <w:p w14:paraId="7D9516DE" w14:textId="183EDE89" w:rsidR="00C4101E" w:rsidRDefault="007D1467">
            <w:pPr>
              <w:pStyle w:val="TableText"/>
            </w:pPr>
            <w:r>
              <w:t xml:space="preserve">Added information to section 5.4 (results import) – and some questions </w:t>
            </w:r>
            <w:r w:rsidR="004C7ABE">
              <w:t>related to the selection of points for linear regressions.</w:t>
            </w:r>
          </w:p>
        </w:tc>
      </w:tr>
      <w:tr w:rsidR="00C4101E" w14:paraId="2FF1BBF3" w14:textId="77777777">
        <w:tc>
          <w:tcPr>
            <w:tcW w:w="1962" w:type="dxa"/>
            <w:tcBorders>
              <w:top w:val="single" w:sz="8" w:space="0" w:color="808080"/>
              <w:left w:val="single" w:sz="12" w:space="0" w:color="000000"/>
              <w:bottom w:val="single" w:sz="12" w:space="0" w:color="000000"/>
              <w:right w:val="single" w:sz="8" w:space="0" w:color="808080"/>
            </w:tcBorders>
          </w:tcPr>
          <w:p w14:paraId="6EE790F0" w14:textId="7601217C" w:rsidR="00C4101E" w:rsidRDefault="00DA25D7">
            <w:pPr>
              <w:pStyle w:val="TableText"/>
            </w:pPr>
            <w:r>
              <w:t>25</w:t>
            </w:r>
            <w:r w:rsidRPr="00DA25D7">
              <w:rPr>
                <w:vertAlign w:val="superscript"/>
              </w:rPr>
              <w:t>th</w:t>
            </w:r>
            <w:r>
              <w:t xml:space="preserve"> February 2015</w:t>
            </w:r>
          </w:p>
        </w:tc>
        <w:tc>
          <w:tcPr>
            <w:tcW w:w="1954" w:type="dxa"/>
            <w:tcBorders>
              <w:top w:val="single" w:sz="8" w:space="0" w:color="808080"/>
              <w:left w:val="single" w:sz="8" w:space="0" w:color="808080"/>
              <w:bottom w:val="single" w:sz="12" w:space="0" w:color="000000"/>
              <w:right w:val="single" w:sz="8" w:space="0" w:color="808080"/>
            </w:tcBorders>
          </w:tcPr>
          <w:p w14:paraId="44B02CA4" w14:textId="246E8BF5" w:rsidR="00C4101E" w:rsidRDefault="00DA25D7">
            <w:pPr>
              <w:pStyle w:val="TableText"/>
            </w:pPr>
            <w:r>
              <w:t>AlanOrcharton</w:t>
            </w:r>
          </w:p>
        </w:tc>
        <w:tc>
          <w:tcPr>
            <w:tcW w:w="1376" w:type="dxa"/>
            <w:tcBorders>
              <w:top w:val="single" w:sz="8" w:space="0" w:color="808080"/>
              <w:left w:val="single" w:sz="8" w:space="0" w:color="808080"/>
              <w:bottom w:val="single" w:sz="12" w:space="0" w:color="000000"/>
              <w:right w:val="single" w:sz="8" w:space="0" w:color="808080"/>
            </w:tcBorders>
          </w:tcPr>
          <w:p w14:paraId="35AD6752" w14:textId="3FFBFDDC" w:rsidR="00C4101E" w:rsidRDefault="00DA25D7">
            <w:pPr>
              <w:pStyle w:val="TableText"/>
            </w:pPr>
            <w:r>
              <w:t>1.2</w:t>
            </w:r>
          </w:p>
        </w:tc>
        <w:tc>
          <w:tcPr>
            <w:tcW w:w="4320" w:type="dxa"/>
            <w:tcBorders>
              <w:top w:val="single" w:sz="8" w:space="0" w:color="808080"/>
              <w:left w:val="single" w:sz="8" w:space="0" w:color="808080"/>
              <w:bottom w:val="single" w:sz="12" w:space="0" w:color="000000"/>
              <w:right w:val="single" w:sz="12" w:space="0" w:color="000000"/>
            </w:tcBorders>
          </w:tcPr>
          <w:p w14:paraId="5861832A" w14:textId="4146C22E" w:rsidR="00C4101E" w:rsidRDefault="00DA25D7">
            <w:pPr>
              <w:pStyle w:val="TableText"/>
            </w:pPr>
            <w:r>
              <w:t>Merge comments from Mark and Alex</w:t>
            </w:r>
          </w:p>
        </w:tc>
      </w:tr>
    </w:tbl>
    <w:p w14:paraId="67C41D03" w14:textId="77777777" w:rsidR="00C4101E" w:rsidRDefault="00C4101E"/>
    <w:p w14:paraId="6999DDB8" w14:textId="77777777" w:rsidR="00C4101E" w:rsidRDefault="00C4101E" w:rsidP="00E00D4C">
      <w:pPr>
        <w:pStyle w:val="Heading2"/>
      </w:pPr>
      <w:bookmarkStart w:id="11" w:name="_Toc77147646"/>
      <w:bookmarkStart w:id="12" w:name="_Toc286359792"/>
      <w:r>
        <w:t>Document Content Owners</w:t>
      </w:r>
      <w:bookmarkEnd w:id="11"/>
      <w:bookmarkEnd w:id="12"/>
    </w:p>
    <w:p w14:paraId="4EDBCFAF" w14:textId="77777777" w:rsidR="00C4101E" w:rsidRDefault="00C4101E">
      <w:pPr>
        <w:pStyle w:val="BodyText"/>
        <w:spacing w:after="0"/>
      </w:pPr>
    </w:p>
    <w:tbl>
      <w:tblPr>
        <w:tblW w:w="945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880"/>
        <w:gridCol w:w="6570"/>
      </w:tblGrid>
      <w:tr w:rsidR="00C4101E" w14:paraId="72163660" w14:textId="77777777" w:rsidTr="00793AE6">
        <w:trPr>
          <w:cantSplit/>
          <w:trHeight w:val="432"/>
          <w:tblHeader/>
        </w:trPr>
        <w:tc>
          <w:tcPr>
            <w:tcW w:w="2880" w:type="dxa"/>
            <w:tcBorders>
              <w:top w:val="single" w:sz="18" w:space="0" w:color="000000"/>
              <w:left w:val="single" w:sz="12" w:space="0" w:color="000000"/>
              <w:bottom w:val="double" w:sz="12" w:space="0" w:color="auto"/>
              <w:right w:val="single" w:sz="8" w:space="0" w:color="808080"/>
            </w:tcBorders>
            <w:shd w:val="clear" w:color="auto" w:fill="F3F3F3"/>
            <w:vAlign w:val="center"/>
          </w:tcPr>
          <w:p w14:paraId="61BB3F5E" w14:textId="77777777" w:rsidR="00C4101E" w:rsidRDefault="00C4101E">
            <w:pPr>
              <w:pStyle w:val="TableTitle"/>
            </w:pPr>
            <w:r>
              <w:rPr>
                <w:noProof w:val="0"/>
              </w:rPr>
              <w:t>Role</w:t>
            </w:r>
          </w:p>
        </w:tc>
        <w:tc>
          <w:tcPr>
            <w:tcW w:w="6570" w:type="dxa"/>
            <w:tcBorders>
              <w:top w:val="single" w:sz="18" w:space="0" w:color="000000"/>
              <w:left w:val="single" w:sz="8" w:space="0" w:color="808080"/>
              <w:bottom w:val="double" w:sz="12" w:space="0" w:color="auto"/>
              <w:right w:val="single" w:sz="18" w:space="0" w:color="auto"/>
            </w:tcBorders>
            <w:shd w:val="clear" w:color="auto" w:fill="F3F3F3"/>
            <w:vAlign w:val="center"/>
          </w:tcPr>
          <w:p w14:paraId="677AEE56" w14:textId="77777777" w:rsidR="00C4101E" w:rsidRDefault="00C4101E">
            <w:pPr>
              <w:pStyle w:val="TableTitle"/>
            </w:pPr>
            <w:r>
              <w:t>Name</w:t>
            </w:r>
          </w:p>
        </w:tc>
      </w:tr>
      <w:tr w:rsidR="00793AE6" w14:paraId="4CC022D6" w14:textId="77777777" w:rsidTr="00793AE6">
        <w:trPr>
          <w:cantSplit/>
        </w:trPr>
        <w:tc>
          <w:tcPr>
            <w:tcW w:w="2880" w:type="dxa"/>
            <w:tcBorders>
              <w:top w:val="double" w:sz="12" w:space="0" w:color="auto"/>
              <w:left w:val="single" w:sz="12" w:space="0" w:color="000000"/>
              <w:bottom w:val="single" w:sz="4" w:space="0" w:color="auto"/>
              <w:right w:val="single" w:sz="8" w:space="0" w:color="808080"/>
            </w:tcBorders>
          </w:tcPr>
          <w:p w14:paraId="2B21A455" w14:textId="77777777" w:rsidR="00793AE6" w:rsidRDefault="00793AE6" w:rsidP="00793AE6">
            <w:pPr>
              <w:pStyle w:val="TableText"/>
            </w:pPr>
            <w:r>
              <w:t>Author</w:t>
            </w:r>
          </w:p>
        </w:tc>
        <w:tc>
          <w:tcPr>
            <w:tcW w:w="6570" w:type="dxa"/>
            <w:tcBorders>
              <w:top w:val="double" w:sz="12" w:space="0" w:color="auto"/>
              <w:left w:val="single" w:sz="8" w:space="0" w:color="808080"/>
              <w:bottom w:val="single" w:sz="4" w:space="0" w:color="auto"/>
              <w:right w:val="single" w:sz="18" w:space="0" w:color="auto"/>
            </w:tcBorders>
          </w:tcPr>
          <w:p w14:paraId="44AA1A4F" w14:textId="77777777" w:rsidR="00793AE6" w:rsidRDefault="00793AE6" w:rsidP="00793AE6">
            <w:pPr>
              <w:pStyle w:val="TableText"/>
            </w:pPr>
            <w:r>
              <w:t>Alan Orcharton</w:t>
            </w:r>
          </w:p>
        </w:tc>
      </w:tr>
      <w:tr w:rsidR="00793AE6" w14:paraId="6DD8F91B"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0205594B" w14:textId="118AC0CD"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23F34CA" w14:textId="14A54CB4" w:rsidR="00793AE6" w:rsidRDefault="00793AE6" w:rsidP="00793AE6">
            <w:pPr>
              <w:pStyle w:val="TableText"/>
            </w:pPr>
            <w:r>
              <w:t xml:space="preserve">Alexander Zaman </w:t>
            </w:r>
          </w:p>
        </w:tc>
      </w:tr>
      <w:tr w:rsidR="00793AE6" w14:paraId="5B224483"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37D97BD7" w14:textId="7D39197E"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D70CAD6" w14:textId="521D9AA0" w:rsidR="00793AE6" w:rsidRDefault="00793AE6" w:rsidP="00793AE6">
            <w:pPr>
              <w:pStyle w:val="TableText"/>
            </w:pPr>
            <w:r>
              <w:t>Tim Stefanski</w:t>
            </w:r>
          </w:p>
        </w:tc>
      </w:tr>
      <w:tr w:rsidR="00793AE6" w14:paraId="49323EFA"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4CAB4E73" w14:textId="640E295C"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62ED6B17" w14:textId="2AC88FE7" w:rsidR="00793AE6" w:rsidRDefault="00793AE6" w:rsidP="00793AE6">
            <w:pPr>
              <w:pStyle w:val="TableText"/>
            </w:pPr>
            <w:r>
              <w:t>Mark Ford</w:t>
            </w:r>
          </w:p>
        </w:tc>
      </w:tr>
      <w:tr w:rsidR="00793AE6" w14:paraId="06316F60" w14:textId="77777777" w:rsidTr="00793AE6">
        <w:trPr>
          <w:cantSplit/>
        </w:trPr>
        <w:tc>
          <w:tcPr>
            <w:tcW w:w="2880" w:type="dxa"/>
            <w:tcBorders>
              <w:top w:val="single" w:sz="4" w:space="0" w:color="auto"/>
              <w:left w:val="single" w:sz="12" w:space="0" w:color="000000"/>
              <w:bottom w:val="single" w:sz="18" w:space="0" w:color="auto"/>
              <w:right w:val="single" w:sz="8" w:space="0" w:color="808080"/>
            </w:tcBorders>
          </w:tcPr>
          <w:p w14:paraId="6CEFA98B" w14:textId="77777777" w:rsidR="00793AE6" w:rsidRDefault="00793AE6" w:rsidP="00793AE6">
            <w:pPr>
              <w:pStyle w:val="TableText"/>
            </w:pPr>
            <w:r>
              <w:t>Contributor</w:t>
            </w:r>
          </w:p>
        </w:tc>
        <w:tc>
          <w:tcPr>
            <w:tcW w:w="6570" w:type="dxa"/>
            <w:tcBorders>
              <w:top w:val="single" w:sz="4" w:space="0" w:color="auto"/>
              <w:left w:val="single" w:sz="8" w:space="0" w:color="808080"/>
              <w:bottom w:val="single" w:sz="18" w:space="0" w:color="auto"/>
              <w:right w:val="single" w:sz="18" w:space="0" w:color="auto"/>
            </w:tcBorders>
          </w:tcPr>
          <w:p w14:paraId="41481A9A" w14:textId="5D1294B4" w:rsidR="00793AE6" w:rsidRDefault="00793AE6" w:rsidP="00793AE6">
            <w:pPr>
              <w:pStyle w:val="TableText"/>
            </w:pPr>
            <w:r>
              <w:t>Sean Sinnott</w:t>
            </w:r>
          </w:p>
        </w:tc>
      </w:tr>
    </w:tbl>
    <w:p w14:paraId="18534DDD" w14:textId="77777777" w:rsidR="00C4101E" w:rsidRDefault="00C4101E"/>
    <w:p w14:paraId="4EDECBBC" w14:textId="77777777" w:rsidR="00C4101E" w:rsidRDefault="00C4101E" w:rsidP="00E00D4C">
      <w:pPr>
        <w:pStyle w:val="Heading2"/>
      </w:pPr>
      <w:bookmarkStart w:id="13" w:name="_Toc73946770"/>
      <w:r>
        <w:br w:type="page"/>
      </w:r>
      <w:bookmarkStart w:id="14" w:name="_Toc286359793"/>
      <w:r>
        <w:lastRenderedPageBreak/>
        <w:t>Document</w:t>
      </w:r>
      <w:bookmarkEnd w:id="13"/>
      <w:r>
        <w:t xml:space="preserve"> Reviewers</w:t>
      </w:r>
      <w:bookmarkEnd w:id="14"/>
    </w:p>
    <w:tbl>
      <w:tblPr>
        <w:tblW w:w="603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tblGrid>
      <w:tr w:rsidR="00C4101E" w14:paraId="7F43252F"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43ACAD4" w14:textId="77777777" w:rsidR="00C4101E" w:rsidRDefault="00C4101E">
            <w:pPr>
              <w:pStyle w:val="TableTitle"/>
              <w:rPr>
                <w:noProof w:val="0"/>
              </w:rPr>
            </w:pPr>
            <w:r>
              <w:rPr>
                <w:noProof w:val="0"/>
              </w:rPr>
              <w:t>Name</w:t>
            </w:r>
          </w:p>
          <w:p w14:paraId="6E84178E" w14:textId="77777777" w:rsidR="00C4101E" w:rsidRDefault="00C4101E">
            <w:pPr>
              <w:pStyle w:val="TableTitle"/>
            </w:pPr>
          </w:p>
        </w:tc>
        <w:tc>
          <w:tcPr>
            <w:tcW w:w="3420" w:type="dxa"/>
            <w:tcBorders>
              <w:top w:val="single" w:sz="18" w:space="0" w:color="000000"/>
              <w:left w:val="single" w:sz="8" w:space="0" w:color="808080"/>
              <w:bottom w:val="double" w:sz="12" w:space="0" w:color="auto"/>
              <w:right w:val="single" w:sz="12" w:space="0" w:color="auto"/>
            </w:tcBorders>
            <w:shd w:val="clear" w:color="auto" w:fill="F3F3F3"/>
            <w:vAlign w:val="bottom"/>
          </w:tcPr>
          <w:p w14:paraId="5C889C0B" w14:textId="77777777" w:rsidR="00C4101E" w:rsidRDefault="00C4101E">
            <w:pPr>
              <w:pStyle w:val="TableTitle"/>
            </w:pPr>
            <w:r>
              <w:t>Role</w:t>
            </w:r>
          </w:p>
          <w:p w14:paraId="7FD73CC4" w14:textId="77777777" w:rsidR="00C4101E" w:rsidRDefault="00C4101E">
            <w:pPr>
              <w:pStyle w:val="TableTitle"/>
            </w:pPr>
          </w:p>
        </w:tc>
      </w:tr>
      <w:tr w:rsidR="00C4101E" w14:paraId="616333AC"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4DF67130" w14:textId="53C06F57" w:rsidR="00C4101E" w:rsidRDefault="009102DA">
            <w:pPr>
              <w:pStyle w:val="TableText"/>
            </w:pPr>
            <w:r>
              <w:t>Peter Hens</w:t>
            </w:r>
            <w:r w:rsidR="00793AE6">
              <w:t>t</w:t>
            </w:r>
            <w:r>
              <w:t>ock</w:t>
            </w:r>
          </w:p>
        </w:tc>
        <w:tc>
          <w:tcPr>
            <w:tcW w:w="3420" w:type="dxa"/>
            <w:tcBorders>
              <w:top w:val="double" w:sz="12" w:space="0" w:color="auto"/>
              <w:left w:val="single" w:sz="8" w:space="0" w:color="808080"/>
              <w:bottom w:val="single" w:sz="8" w:space="0" w:color="808080"/>
              <w:right w:val="single" w:sz="12" w:space="0" w:color="auto"/>
            </w:tcBorders>
          </w:tcPr>
          <w:p w14:paraId="026114AF" w14:textId="739CFE6A" w:rsidR="00C4101E" w:rsidRDefault="00793AE6">
            <w:pPr>
              <w:pStyle w:val="TableText"/>
            </w:pPr>
            <w:r>
              <w:t>Customer</w:t>
            </w:r>
          </w:p>
        </w:tc>
      </w:tr>
      <w:tr w:rsidR="00793AE6" w14:paraId="1DF8882B" w14:textId="77777777" w:rsidTr="00793AE6">
        <w:trPr>
          <w:cantSplit/>
        </w:trPr>
        <w:tc>
          <w:tcPr>
            <w:tcW w:w="2610" w:type="dxa"/>
            <w:tcBorders>
              <w:top w:val="single" w:sz="8" w:space="0" w:color="808080"/>
              <w:left w:val="single" w:sz="12" w:space="0" w:color="000000"/>
              <w:bottom w:val="single" w:sz="8" w:space="0" w:color="808080"/>
              <w:right w:val="single" w:sz="8" w:space="0" w:color="808080"/>
            </w:tcBorders>
          </w:tcPr>
          <w:p w14:paraId="6A3B966D" w14:textId="677593E8" w:rsidR="00793AE6" w:rsidRDefault="00793AE6" w:rsidP="00793AE6">
            <w:pPr>
              <w:pStyle w:val="TableText"/>
            </w:pPr>
            <w:r>
              <w:t>Robert Zupko</w:t>
            </w:r>
          </w:p>
        </w:tc>
        <w:tc>
          <w:tcPr>
            <w:tcW w:w="3420" w:type="dxa"/>
            <w:tcBorders>
              <w:top w:val="single" w:sz="8" w:space="0" w:color="808080"/>
              <w:left w:val="single" w:sz="8" w:space="0" w:color="808080"/>
              <w:bottom w:val="single" w:sz="8" w:space="0" w:color="808080"/>
              <w:right w:val="single" w:sz="12" w:space="0" w:color="auto"/>
            </w:tcBorders>
          </w:tcPr>
          <w:p w14:paraId="0B06C677" w14:textId="1CA7ABC6" w:rsidR="00793AE6" w:rsidRDefault="00793AE6" w:rsidP="00793AE6">
            <w:pPr>
              <w:pStyle w:val="TableText"/>
            </w:pPr>
            <w:r>
              <w:t>Consultant</w:t>
            </w:r>
          </w:p>
        </w:tc>
      </w:tr>
      <w:tr w:rsidR="00167CC1" w14:paraId="3C07C840"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35C22CDF" w14:textId="24B82857" w:rsidR="00167CC1" w:rsidRDefault="00793AE6">
            <w:pPr>
              <w:pStyle w:val="TableText"/>
            </w:pPr>
            <w:r>
              <w:t>Alexander Zaman</w:t>
            </w:r>
          </w:p>
        </w:tc>
        <w:tc>
          <w:tcPr>
            <w:tcW w:w="3420" w:type="dxa"/>
            <w:tcBorders>
              <w:top w:val="single" w:sz="8" w:space="0" w:color="808080"/>
              <w:left w:val="single" w:sz="8" w:space="0" w:color="808080"/>
              <w:bottom w:val="single" w:sz="8" w:space="0" w:color="808080"/>
              <w:right w:val="single" w:sz="12" w:space="0" w:color="auto"/>
            </w:tcBorders>
          </w:tcPr>
          <w:p w14:paraId="75403A41" w14:textId="0E12370B" w:rsidR="00167CC1" w:rsidRDefault="00793AE6">
            <w:pPr>
              <w:pStyle w:val="TableText"/>
            </w:pPr>
            <w:r>
              <w:t>We99 Front End Developer</w:t>
            </w:r>
          </w:p>
        </w:tc>
      </w:tr>
      <w:tr w:rsidR="00167CC1" w14:paraId="4163C1FC"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119A03D0" w14:textId="687FDDD3" w:rsidR="00167CC1" w:rsidRDefault="00793AE6">
            <w:pPr>
              <w:pStyle w:val="TableText"/>
            </w:pPr>
            <w:r>
              <w:t>Tim Stefanski</w:t>
            </w:r>
          </w:p>
        </w:tc>
        <w:tc>
          <w:tcPr>
            <w:tcW w:w="3420" w:type="dxa"/>
            <w:tcBorders>
              <w:top w:val="single" w:sz="8" w:space="0" w:color="808080"/>
              <w:left w:val="single" w:sz="8" w:space="0" w:color="808080"/>
              <w:bottom w:val="single" w:sz="8" w:space="0" w:color="808080"/>
              <w:right w:val="single" w:sz="12" w:space="0" w:color="auto"/>
            </w:tcBorders>
          </w:tcPr>
          <w:p w14:paraId="5C90FDC1" w14:textId="1488AFAE" w:rsidR="00167CC1" w:rsidRDefault="00793AE6">
            <w:pPr>
              <w:pStyle w:val="TableText"/>
            </w:pPr>
            <w:r>
              <w:t>We99 Front End Developer</w:t>
            </w:r>
          </w:p>
        </w:tc>
      </w:tr>
      <w:tr w:rsidR="00C4101E" w14:paraId="66A1D9DE"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2B15B777" w14:textId="0C6DCC82" w:rsidR="00C4101E" w:rsidRDefault="00793AE6">
            <w:pPr>
              <w:pStyle w:val="TableText"/>
            </w:pPr>
            <w:r>
              <w:t>Sean Sinnott</w:t>
            </w:r>
          </w:p>
        </w:tc>
        <w:tc>
          <w:tcPr>
            <w:tcW w:w="3420" w:type="dxa"/>
            <w:tcBorders>
              <w:top w:val="single" w:sz="8" w:space="0" w:color="808080"/>
              <w:left w:val="single" w:sz="8" w:space="0" w:color="808080"/>
              <w:bottom w:val="single" w:sz="8" w:space="0" w:color="808080"/>
              <w:right w:val="single" w:sz="12" w:space="0" w:color="auto"/>
            </w:tcBorders>
          </w:tcPr>
          <w:p w14:paraId="7B2C1EAD" w14:textId="565BA19F" w:rsidR="00C4101E" w:rsidRDefault="00793AE6">
            <w:pPr>
              <w:pStyle w:val="TableText"/>
            </w:pPr>
            <w:r>
              <w:t>We99 Front End Developer</w:t>
            </w:r>
          </w:p>
        </w:tc>
      </w:tr>
      <w:tr w:rsidR="00167CC1" w14:paraId="5C9CD916"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2FFFC6" w14:textId="6B4B5D6F" w:rsidR="00167CC1" w:rsidRDefault="00793AE6" w:rsidP="00167CC1">
            <w:pPr>
              <w:pStyle w:val="TableText"/>
            </w:pPr>
            <w:r>
              <w:t>Mark Ford</w:t>
            </w:r>
          </w:p>
        </w:tc>
        <w:tc>
          <w:tcPr>
            <w:tcW w:w="3420" w:type="dxa"/>
            <w:tcBorders>
              <w:top w:val="single" w:sz="8" w:space="0" w:color="808080"/>
              <w:left w:val="single" w:sz="8" w:space="0" w:color="808080"/>
              <w:bottom w:val="single" w:sz="8" w:space="0" w:color="808080"/>
              <w:right w:val="single" w:sz="12" w:space="0" w:color="auto"/>
            </w:tcBorders>
          </w:tcPr>
          <w:p w14:paraId="4E743EDF" w14:textId="7D7A1607" w:rsidR="00167CC1" w:rsidRDefault="00793AE6" w:rsidP="00167CC1">
            <w:pPr>
              <w:pStyle w:val="TableText"/>
            </w:pPr>
            <w:r>
              <w:t>We99 Back End Developer</w:t>
            </w:r>
          </w:p>
        </w:tc>
      </w:tr>
      <w:tr w:rsidR="00C4101E" w14:paraId="00090863"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0841064D" w14:textId="454C4CBB" w:rsidR="00C4101E" w:rsidRDefault="00793AE6">
            <w:pPr>
              <w:pStyle w:val="TableText"/>
            </w:pPr>
            <w:r>
              <w:t>Alan Orcharton</w:t>
            </w:r>
          </w:p>
        </w:tc>
        <w:tc>
          <w:tcPr>
            <w:tcW w:w="3420" w:type="dxa"/>
            <w:tcBorders>
              <w:top w:val="single" w:sz="8" w:space="0" w:color="808080"/>
              <w:left w:val="single" w:sz="8" w:space="0" w:color="808080"/>
              <w:bottom w:val="single" w:sz="8" w:space="0" w:color="808080"/>
              <w:right w:val="single" w:sz="12" w:space="0" w:color="auto"/>
            </w:tcBorders>
          </w:tcPr>
          <w:p w14:paraId="419B5B44" w14:textId="1292FC43" w:rsidR="00C4101E" w:rsidRDefault="00793AE6">
            <w:pPr>
              <w:pStyle w:val="TableText"/>
            </w:pPr>
            <w:r>
              <w:t>We99 Back End Developer</w:t>
            </w:r>
          </w:p>
        </w:tc>
      </w:tr>
    </w:tbl>
    <w:p w14:paraId="68E76A34" w14:textId="77777777" w:rsidR="00C4101E" w:rsidRDefault="00C4101E" w:rsidP="00E00D4C">
      <w:pPr>
        <w:pStyle w:val="Heading2"/>
      </w:pPr>
      <w:bookmarkStart w:id="15" w:name="_Toc73946771"/>
      <w:bookmarkStart w:id="16" w:name="_Toc286359794"/>
      <w:r>
        <w:t>Document Approvers</w:t>
      </w:r>
      <w:bookmarkEnd w:id="0"/>
      <w:bookmarkEnd w:id="1"/>
      <w:bookmarkEnd w:id="2"/>
      <w:bookmarkEnd w:id="3"/>
      <w:bookmarkEnd w:id="4"/>
      <w:bookmarkEnd w:id="5"/>
      <w:bookmarkEnd w:id="6"/>
      <w:bookmarkEnd w:id="15"/>
      <w:bookmarkEnd w:id="16"/>
    </w:p>
    <w:tbl>
      <w:tblPr>
        <w:tblW w:w="9436"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gridCol w:w="2166"/>
        <w:gridCol w:w="1240"/>
      </w:tblGrid>
      <w:tr w:rsidR="00C4101E" w14:paraId="6B96C9A3"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0E23605" w14:textId="77777777" w:rsidR="00C4101E" w:rsidRDefault="00C4101E">
            <w:pPr>
              <w:pStyle w:val="TableTitle"/>
            </w:pPr>
            <w:r>
              <w:rPr>
                <w:noProof w:val="0"/>
              </w:rPr>
              <w:t>Name</w:t>
            </w:r>
          </w:p>
        </w:tc>
        <w:tc>
          <w:tcPr>
            <w:tcW w:w="342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13F0B39" w14:textId="77777777" w:rsidR="00C4101E" w:rsidRDefault="00C4101E">
            <w:pPr>
              <w:pStyle w:val="TableTitle"/>
            </w:pPr>
            <w:r>
              <w:t>Role</w:t>
            </w:r>
          </w:p>
        </w:tc>
        <w:tc>
          <w:tcPr>
            <w:tcW w:w="2166"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A9E6664" w14:textId="77777777" w:rsidR="00C4101E" w:rsidRDefault="00C4101E">
            <w:pPr>
              <w:pStyle w:val="TableTitle"/>
            </w:pPr>
            <w:r>
              <w:t>Signature / Electronic approval</w:t>
            </w:r>
          </w:p>
        </w:tc>
        <w:tc>
          <w:tcPr>
            <w:tcW w:w="1240" w:type="dxa"/>
            <w:tcBorders>
              <w:top w:val="single" w:sz="18" w:space="0" w:color="000000"/>
              <w:left w:val="single" w:sz="8" w:space="0" w:color="808080"/>
              <w:bottom w:val="double" w:sz="12" w:space="0" w:color="auto"/>
              <w:right w:val="single" w:sz="12" w:space="0" w:color="000000"/>
            </w:tcBorders>
            <w:shd w:val="clear" w:color="auto" w:fill="F3F3F3"/>
            <w:vAlign w:val="bottom"/>
          </w:tcPr>
          <w:p w14:paraId="29CAFE9E" w14:textId="77777777" w:rsidR="00C4101E" w:rsidRDefault="00C4101E">
            <w:pPr>
              <w:pStyle w:val="TableTitle"/>
            </w:pPr>
            <w:r>
              <w:t>Sign-off Date</w:t>
            </w:r>
          </w:p>
        </w:tc>
      </w:tr>
      <w:tr w:rsidR="00167CC1" w14:paraId="2692D760"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12C2750B" w14:textId="3ED115D5" w:rsidR="00167CC1" w:rsidRDefault="009102DA" w:rsidP="00167CC1">
            <w:pPr>
              <w:pStyle w:val="TableText"/>
            </w:pPr>
            <w:r>
              <w:t>Peter Hens</w:t>
            </w:r>
            <w:r w:rsidR="006D1DF3">
              <w:t>t</w:t>
            </w:r>
            <w:r>
              <w:t>ock</w:t>
            </w:r>
          </w:p>
        </w:tc>
        <w:tc>
          <w:tcPr>
            <w:tcW w:w="3420" w:type="dxa"/>
            <w:tcBorders>
              <w:top w:val="double" w:sz="12" w:space="0" w:color="auto"/>
              <w:left w:val="single" w:sz="8" w:space="0" w:color="808080"/>
              <w:bottom w:val="single" w:sz="8" w:space="0" w:color="808080"/>
              <w:right w:val="single" w:sz="8" w:space="0" w:color="808080"/>
            </w:tcBorders>
          </w:tcPr>
          <w:p w14:paraId="4910E02B" w14:textId="77777777" w:rsidR="00167CC1" w:rsidRDefault="009102DA" w:rsidP="009102DA">
            <w:pPr>
              <w:pStyle w:val="TableText"/>
            </w:pPr>
            <w:r>
              <w:t>Customer</w:t>
            </w:r>
          </w:p>
        </w:tc>
        <w:tc>
          <w:tcPr>
            <w:tcW w:w="2166" w:type="dxa"/>
            <w:tcBorders>
              <w:top w:val="double" w:sz="12" w:space="0" w:color="auto"/>
              <w:left w:val="single" w:sz="8" w:space="0" w:color="808080"/>
              <w:bottom w:val="single" w:sz="8" w:space="0" w:color="808080"/>
              <w:right w:val="single" w:sz="8" w:space="0" w:color="808080"/>
            </w:tcBorders>
          </w:tcPr>
          <w:p w14:paraId="27749BCD" w14:textId="77777777" w:rsidR="00167CC1" w:rsidRDefault="00167CC1">
            <w:pPr>
              <w:pStyle w:val="TableText"/>
            </w:pPr>
          </w:p>
        </w:tc>
        <w:tc>
          <w:tcPr>
            <w:tcW w:w="1240" w:type="dxa"/>
            <w:tcBorders>
              <w:top w:val="double" w:sz="12" w:space="0" w:color="auto"/>
              <w:left w:val="single" w:sz="8" w:space="0" w:color="808080"/>
              <w:bottom w:val="single" w:sz="8" w:space="0" w:color="808080"/>
              <w:right w:val="single" w:sz="12" w:space="0" w:color="000000"/>
            </w:tcBorders>
          </w:tcPr>
          <w:p w14:paraId="3F89DA92" w14:textId="77777777" w:rsidR="00167CC1" w:rsidRDefault="00167CC1">
            <w:pPr>
              <w:pStyle w:val="TableText"/>
            </w:pPr>
          </w:p>
        </w:tc>
      </w:tr>
      <w:tr w:rsidR="00167CC1" w14:paraId="709F7B27"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5D4A86" w14:textId="77777777" w:rsidR="00167CC1" w:rsidRDefault="00167CC1" w:rsidP="00167CC1">
            <w:pPr>
              <w:pStyle w:val="TableText"/>
            </w:pPr>
          </w:p>
        </w:tc>
        <w:tc>
          <w:tcPr>
            <w:tcW w:w="3420" w:type="dxa"/>
            <w:tcBorders>
              <w:top w:val="single" w:sz="8" w:space="0" w:color="808080"/>
              <w:left w:val="single" w:sz="8" w:space="0" w:color="808080"/>
              <w:bottom w:val="single" w:sz="8" w:space="0" w:color="808080"/>
              <w:right w:val="single" w:sz="8" w:space="0" w:color="808080"/>
            </w:tcBorders>
          </w:tcPr>
          <w:p w14:paraId="1800EFEB" w14:textId="77777777" w:rsidR="00167CC1" w:rsidRDefault="00167CC1" w:rsidP="00167CC1">
            <w:pPr>
              <w:pStyle w:val="TableText"/>
            </w:pPr>
          </w:p>
        </w:tc>
        <w:tc>
          <w:tcPr>
            <w:tcW w:w="2166" w:type="dxa"/>
            <w:tcBorders>
              <w:top w:val="single" w:sz="8" w:space="0" w:color="808080"/>
              <w:left w:val="single" w:sz="8" w:space="0" w:color="808080"/>
              <w:bottom w:val="single" w:sz="8" w:space="0" w:color="808080"/>
              <w:right w:val="single" w:sz="8" w:space="0" w:color="808080"/>
            </w:tcBorders>
          </w:tcPr>
          <w:p w14:paraId="7700B9CC" w14:textId="77777777" w:rsidR="00167CC1" w:rsidRDefault="00167CC1">
            <w:pPr>
              <w:pStyle w:val="TableText"/>
            </w:pPr>
          </w:p>
        </w:tc>
        <w:tc>
          <w:tcPr>
            <w:tcW w:w="1240" w:type="dxa"/>
            <w:tcBorders>
              <w:top w:val="single" w:sz="8" w:space="0" w:color="808080"/>
              <w:left w:val="single" w:sz="8" w:space="0" w:color="808080"/>
              <w:bottom w:val="single" w:sz="8" w:space="0" w:color="808080"/>
              <w:right w:val="single" w:sz="12" w:space="0" w:color="000000"/>
            </w:tcBorders>
          </w:tcPr>
          <w:p w14:paraId="71E4C67C" w14:textId="77777777" w:rsidR="00167CC1" w:rsidRDefault="00167CC1">
            <w:pPr>
              <w:pStyle w:val="TableText"/>
            </w:pPr>
          </w:p>
        </w:tc>
      </w:tr>
      <w:tr w:rsidR="00C4101E" w14:paraId="39B464EE" w14:textId="77777777" w:rsidTr="00167CC1">
        <w:trPr>
          <w:cantSplit/>
        </w:trPr>
        <w:tc>
          <w:tcPr>
            <w:tcW w:w="2610" w:type="dxa"/>
            <w:tcBorders>
              <w:top w:val="single" w:sz="8" w:space="0" w:color="808080"/>
              <w:left w:val="single" w:sz="12" w:space="0" w:color="auto"/>
              <w:bottom w:val="single" w:sz="12" w:space="0" w:color="auto"/>
              <w:right w:val="single" w:sz="8" w:space="0" w:color="808080"/>
            </w:tcBorders>
          </w:tcPr>
          <w:p w14:paraId="31448DF7" w14:textId="77777777" w:rsidR="00C4101E" w:rsidRDefault="00C4101E">
            <w:pPr>
              <w:pStyle w:val="TableText"/>
            </w:pPr>
          </w:p>
        </w:tc>
        <w:tc>
          <w:tcPr>
            <w:tcW w:w="3420" w:type="dxa"/>
            <w:tcBorders>
              <w:top w:val="single" w:sz="8" w:space="0" w:color="808080"/>
              <w:left w:val="single" w:sz="8" w:space="0" w:color="808080"/>
              <w:bottom w:val="single" w:sz="12" w:space="0" w:color="auto"/>
              <w:right w:val="single" w:sz="8" w:space="0" w:color="808080"/>
            </w:tcBorders>
          </w:tcPr>
          <w:p w14:paraId="2E070DE1" w14:textId="77777777" w:rsidR="00C4101E" w:rsidRDefault="00C4101E">
            <w:pPr>
              <w:pStyle w:val="TableText"/>
            </w:pPr>
          </w:p>
        </w:tc>
        <w:tc>
          <w:tcPr>
            <w:tcW w:w="2166" w:type="dxa"/>
            <w:tcBorders>
              <w:top w:val="single" w:sz="8" w:space="0" w:color="808080"/>
              <w:left w:val="single" w:sz="8" w:space="0" w:color="808080"/>
              <w:bottom w:val="single" w:sz="12" w:space="0" w:color="auto"/>
              <w:right w:val="single" w:sz="8" w:space="0" w:color="808080"/>
            </w:tcBorders>
          </w:tcPr>
          <w:p w14:paraId="5FAC3FB6" w14:textId="77777777" w:rsidR="00C4101E" w:rsidRDefault="00C4101E">
            <w:pPr>
              <w:pStyle w:val="TableText"/>
            </w:pPr>
          </w:p>
        </w:tc>
        <w:tc>
          <w:tcPr>
            <w:tcW w:w="1240" w:type="dxa"/>
            <w:tcBorders>
              <w:top w:val="single" w:sz="8" w:space="0" w:color="808080"/>
              <w:left w:val="single" w:sz="8" w:space="0" w:color="808080"/>
              <w:bottom w:val="single" w:sz="12" w:space="0" w:color="auto"/>
              <w:right w:val="single" w:sz="12" w:space="0" w:color="000000"/>
            </w:tcBorders>
          </w:tcPr>
          <w:p w14:paraId="6E151430" w14:textId="77777777" w:rsidR="00C4101E" w:rsidRDefault="00C4101E">
            <w:pPr>
              <w:pStyle w:val="TableText"/>
            </w:pPr>
          </w:p>
        </w:tc>
      </w:tr>
    </w:tbl>
    <w:p w14:paraId="5890E317" w14:textId="77777777" w:rsidR="00C4101E" w:rsidRDefault="00C4101E">
      <w:pPr>
        <w:pStyle w:val="BodyText"/>
      </w:pPr>
    </w:p>
    <w:p w14:paraId="12B579AC" w14:textId="57097D6C" w:rsidR="00100E6F" w:rsidRDefault="00100E6F" w:rsidP="000E44C0">
      <w:pPr>
        <w:pStyle w:val="Heading2"/>
      </w:pPr>
      <w:r>
        <w:t>Project Vision</w:t>
      </w:r>
    </w:p>
    <w:p w14:paraId="689F058D" w14:textId="381CFF38" w:rsidR="000E44C0" w:rsidRDefault="000E44C0" w:rsidP="000E44C0">
      <w:pPr>
        <w:pStyle w:val="Heading2"/>
      </w:pPr>
      <w:r>
        <w:t>Introduction</w:t>
      </w:r>
    </w:p>
    <w:p w14:paraId="4D28FA73" w14:textId="09DC4F02" w:rsidR="000E44C0" w:rsidRDefault="000E44C0" w:rsidP="000E44C0">
      <w:pPr>
        <w:pStyle w:val="BodyText"/>
      </w:pPr>
      <w:r>
        <w:t xml:space="preserve">The purpose of this document is to assist the We99 project team and the customer gain a common understanding of the high level functionality of the Biomedical Plate, Assay and Result Management system. The requirements have been documented in </w:t>
      </w:r>
      <w:r w:rsidR="00CD2ED0">
        <w:t>storyboard</w:t>
      </w:r>
      <w:r>
        <w:t xml:space="preserve"> format. A short description of the functionality is included with some mockup screen shots. This format is intended to provide a good overview of the system from a users point of view. </w:t>
      </w:r>
    </w:p>
    <w:p w14:paraId="221D6C15" w14:textId="77777777" w:rsidR="00100E6F" w:rsidRDefault="00100E6F" w:rsidP="000E44C0">
      <w:pPr>
        <w:pStyle w:val="BodyText"/>
      </w:pPr>
    </w:p>
    <w:p w14:paraId="5DC81EEB" w14:textId="38C44685" w:rsidR="00100E6F" w:rsidRPr="000E44C0" w:rsidRDefault="00100E6F" w:rsidP="00100E6F">
      <w:pPr>
        <w:pStyle w:val="Heading1"/>
      </w:pPr>
      <w:r>
        <w:lastRenderedPageBreak/>
        <w:t>Project Overview</w:t>
      </w:r>
    </w:p>
    <w:p w14:paraId="65B1949C" w14:textId="77777777" w:rsidR="000E44C0" w:rsidRDefault="000E44C0">
      <w:pPr>
        <w:pStyle w:val="BodyText"/>
      </w:pPr>
    </w:p>
    <w:p w14:paraId="4964C105" w14:textId="060FFE3E" w:rsidR="00C4101E" w:rsidRDefault="00100E6F" w:rsidP="00100E6F">
      <w:pPr>
        <w:pStyle w:val="Heading2"/>
      </w:pPr>
      <w:r>
        <w:t>Project Vision</w:t>
      </w:r>
    </w:p>
    <w:p w14:paraId="5E3B4D23" w14:textId="77777777" w:rsidR="00100E6F" w:rsidRDefault="00100E6F" w:rsidP="00100E6F">
      <w:pPr>
        <w:pStyle w:val="BodyText"/>
      </w:pPr>
    </w:p>
    <w:p w14:paraId="5442FC4E" w14:textId="77777777" w:rsidR="00100E6F" w:rsidRDefault="00100E6F" w:rsidP="00100E6F">
      <w:pPr>
        <w:rPr>
          <w:rFonts w:ascii="Helvetica Neue" w:hAnsi="Helvetica Neue"/>
          <w:color w:val="333333"/>
          <w:shd w:val="clear" w:color="auto" w:fill="FFFFFF"/>
        </w:rPr>
      </w:pPr>
      <w:r w:rsidRPr="00100E6F">
        <w:rPr>
          <w:rFonts w:ascii="Helvetica Neue" w:hAnsi="Helvetica Neue"/>
          <w:color w:val="333333"/>
          <w:shd w:val="clear" w:color="auto" w:fill="FFFFFF"/>
        </w:rPr>
        <w:t>Our overall vision is to create a responsive web application that can assist scientists with managing the data associated with their experiments. We have decided to develop our project as a Java web application with REST web services. A web application will easily allow multiple users to access our program from whatever internet-capable device they have available, such a workstation or a mobile device. The Front end will be a Angular single page application to provide a desktop like response.</w:t>
      </w:r>
    </w:p>
    <w:p w14:paraId="2E994FD7" w14:textId="77777777" w:rsidR="00100E6F" w:rsidRDefault="00100E6F" w:rsidP="00100E6F">
      <w:pPr>
        <w:rPr>
          <w:rFonts w:ascii="Helvetica Neue" w:hAnsi="Helvetica Neue"/>
          <w:color w:val="333333"/>
          <w:shd w:val="clear" w:color="auto" w:fill="FFFFFF"/>
        </w:rPr>
      </w:pPr>
    </w:p>
    <w:p w14:paraId="3B273C5A" w14:textId="77777777" w:rsidR="00100E6F" w:rsidRPr="00100E6F" w:rsidRDefault="00100E6F" w:rsidP="00100E6F">
      <w:pPr>
        <w:rPr>
          <w:rFonts w:ascii="Times" w:hAnsi="Times"/>
          <w:sz w:val="20"/>
          <w:szCs w:val="20"/>
        </w:rPr>
      </w:pPr>
      <w:r w:rsidRPr="00100E6F">
        <w:rPr>
          <w:rFonts w:ascii="Helvetica Neue" w:hAnsi="Helvetica Neue"/>
          <w:color w:val="333333"/>
          <w:shd w:val="clear" w:color="auto" w:fill="FFFFFF"/>
        </w:rPr>
        <w:t>A low maintenance web based Biochemical plate and assay management system with specialized visual tools to enable scientists to quickly QC and analyze experiment results. We propose including some beautiful visual tools to assist the scientist in the analysis experiment results.</w:t>
      </w:r>
    </w:p>
    <w:p w14:paraId="5ED44B99" w14:textId="77777777" w:rsidR="00100E6F" w:rsidRDefault="00100E6F" w:rsidP="00100E6F">
      <w:pPr>
        <w:rPr>
          <w:rFonts w:ascii="Helvetica Neue" w:hAnsi="Helvetica Neue"/>
          <w:color w:val="333333"/>
          <w:shd w:val="clear" w:color="auto" w:fill="FFFFFF"/>
        </w:rPr>
      </w:pPr>
    </w:p>
    <w:p w14:paraId="4A98B13D" w14:textId="6B4325AE" w:rsidR="00100E6F" w:rsidRPr="00100E6F" w:rsidRDefault="00100E6F" w:rsidP="00100E6F">
      <w:pPr>
        <w:pStyle w:val="Heading2"/>
      </w:pPr>
      <w:r>
        <w:t>Current Process Problem being solved</w:t>
      </w:r>
    </w:p>
    <w:p w14:paraId="240B1FB8" w14:textId="77777777" w:rsidR="00100E6F" w:rsidRPr="00100E6F" w:rsidRDefault="00100E6F" w:rsidP="00100E6F">
      <w:pPr>
        <w:pStyle w:val="BodyText"/>
      </w:pPr>
    </w:p>
    <w:p w14:paraId="5C285C1D" w14:textId="77777777" w:rsidR="00100E6F" w:rsidRPr="00100E6F" w:rsidRDefault="00100E6F" w:rsidP="00100E6F">
      <w:pPr>
        <w:pStyle w:val="BodyText"/>
      </w:pPr>
    </w:p>
    <w:p w14:paraId="5EC58FBE" w14:textId="77777777" w:rsidR="00100E6F" w:rsidRPr="00100E6F" w:rsidRDefault="00100E6F" w:rsidP="00100E6F">
      <w:pPr>
        <w:pStyle w:val="BodyText"/>
        <w:sectPr w:rsidR="00100E6F" w:rsidRPr="00100E6F" w:rsidSect="00F71A76">
          <w:headerReference w:type="default" r:id="rId10"/>
          <w:footerReference w:type="default" r:id="rId11"/>
          <w:pgSz w:w="12240" w:h="15840" w:code="1"/>
          <w:pgMar w:top="1008" w:right="1008" w:bottom="1008" w:left="1008" w:header="576" w:footer="576" w:gutter="0"/>
          <w:pgNumType w:start="1"/>
          <w:cols w:space="720"/>
        </w:sectPr>
      </w:pPr>
    </w:p>
    <w:p w14:paraId="394DCA96" w14:textId="77777777" w:rsidR="00C4101E" w:rsidRDefault="00C4101E">
      <w:pPr>
        <w:pStyle w:val="Heading1"/>
      </w:pPr>
      <w:bookmarkStart w:id="17" w:name="_Toc77147653"/>
      <w:bookmarkStart w:id="18" w:name="_Toc286359795"/>
      <w:bookmarkStart w:id="19" w:name="_Toc516369892"/>
      <w:bookmarkStart w:id="20" w:name="_Toc73946772"/>
      <w:r>
        <w:lastRenderedPageBreak/>
        <w:t>Assumptions and Constraints</w:t>
      </w:r>
      <w:bookmarkEnd w:id="17"/>
      <w:bookmarkEnd w:id="18"/>
    </w:p>
    <w:p w14:paraId="7861BA4D" w14:textId="77777777" w:rsidR="00CA5E15" w:rsidRPr="00CA5E15" w:rsidRDefault="00C4101E" w:rsidP="00E00D4C">
      <w:pPr>
        <w:pStyle w:val="Heading2"/>
      </w:pPr>
      <w:bookmarkStart w:id="21" w:name="_Toc77147654"/>
      <w:bookmarkStart w:id="22" w:name="_Toc286359796"/>
      <w:r>
        <w:t>Assumptions</w:t>
      </w:r>
      <w:bookmarkEnd w:id="21"/>
      <w:bookmarkEnd w:id="22"/>
    </w:p>
    <w:p w14:paraId="583505B2" w14:textId="77777777" w:rsidR="00167CC1" w:rsidRDefault="00167CC1" w:rsidP="00793AE6">
      <w:pPr>
        <w:pStyle w:val="BodyText"/>
        <w:ind w:left="1080"/>
      </w:pPr>
    </w:p>
    <w:p w14:paraId="052862E5" w14:textId="77777777" w:rsidR="00C4101E" w:rsidRDefault="00C4101E" w:rsidP="00E00D4C">
      <w:pPr>
        <w:pStyle w:val="Heading2"/>
      </w:pPr>
      <w:bookmarkStart w:id="23" w:name="_Toc77147655"/>
      <w:bookmarkStart w:id="24" w:name="_Toc286359797"/>
      <w:r>
        <w:t>Constraints</w:t>
      </w:r>
      <w:bookmarkEnd w:id="23"/>
      <w:bookmarkEnd w:id="24"/>
    </w:p>
    <w:p w14:paraId="7966ADE0" w14:textId="4E1851CA" w:rsidR="00C4101E" w:rsidRDefault="009102DA" w:rsidP="00DB5A41">
      <w:pPr>
        <w:pStyle w:val="BodyText"/>
        <w:numPr>
          <w:ilvl w:val="0"/>
          <w:numId w:val="23"/>
        </w:numPr>
      </w:pPr>
      <w:r>
        <w:t>Software Solution must be free.</w:t>
      </w:r>
      <w:r w:rsidR="000E44C0">
        <w:t xml:space="preserve"> All source code for the solution is to be made available to the open source community. Any part of the system may be openly used or further developed.</w:t>
      </w:r>
    </w:p>
    <w:p w14:paraId="73295D89" w14:textId="77777777" w:rsidR="00CA5E15" w:rsidRDefault="00CA5E15">
      <w:pPr>
        <w:pStyle w:val="BodyText"/>
      </w:pPr>
    </w:p>
    <w:p w14:paraId="14F65805" w14:textId="77777777" w:rsidR="00C4101E" w:rsidRDefault="00C4101E">
      <w:pPr>
        <w:pStyle w:val="Heading1"/>
      </w:pPr>
      <w:bookmarkStart w:id="25" w:name="_Toc286359798"/>
      <w:r>
        <w:lastRenderedPageBreak/>
        <w:t>Scope</w:t>
      </w:r>
      <w:bookmarkEnd w:id="25"/>
    </w:p>
    <w:p w14:paraId="499B660C" w14:textId="77777777" w:rsidR="00C4101E" w:rsidRDefault="00C4101E" w:rsidP="00E00D4C">
      <w:pPr>
        <w:pStyle w:val="Heading2"/>
      </w:pPr>
      <w:bookmarkStart w:id="26" w:name="_Toc286359799"/>
      <w:r>
        <w:t>In Scope</w:t>
      </w:r>
      <w:bookmarkEnd w:id="26"/>
    </w:p>
    <w:p w14:paraId="3C45905F" w14:textId="77777777" w:rsidR="00793AE6" w:rsidRPr="00793AE6" w:rsidRDefault="00793AE6" w:rsidP="00793AE6">
      <w:pPr>
        <w:pStyle w:val="BodyText"/>
      </w:pPr>
    </w:p>
    <w:p w14:paraId="3DFBFDDF" w14:textId="77777777" w:rsidR="00C4101E" w:rsidRDefault="00C4101E" w:rsidP="00E00D4C">
      <w:pPr>
        <w:pStyle w:val="Heading2"/>
      </w:pPr>
      <w:bookmarkStart w:id="27" w:name="_Toc286359800"/>
      <w:r>
        <w:t>Out of Scope</w:t>
      </w:r>
      <w:bookmarkEnd w:id="27"/>
    </w:p>
    <w:p w14:paraId="0747301A" w14:textId="77777777" w:rsidR="00C4101E" w:rsidRDefault="00C4101E">
      <w:pPr>
        <w:pStyle w:val="Heading1"/>
      </w:pPr>
      <w:bookmarkStart w:id="28" w:name="_Toc516369901"/>
      <w:bookmarkStart w:id="29" w:name="_Toc73946777"/>
      <w:bookmarkStart w:id="30" w:name="_Toc286359801"/>
      <w:bookmarkStart w:id="31" w:name="_Toc317384677"/>
      <w:bookmarkStart w:id="32" w:name="_Toc322235328"/>
      <w:bookmarkStart w:id="33" w:name="_Toc322235370"/>
      <w:bookmarkStart w:id="34" w:name="_Toc322236101"/>
      <w:bookmarkStart w:id="35" w:name="_Toc322245043"/>
      <w:bookmarkStart w:id="36" w:name="_Toc322253273"/>
      <w:bookmarkStart w:id="37" w:name="_Toc322394658"/>
      <w:bookmarkStart w:id="38" w:name="_Toc322919899"/>
      <w:bookmarkStart w:id="39" w:name="_Toc322926395"/>
      <w:bookmarkStart w:id="40" w:name="_Toc497787416"/>
      <w:bookmarkEnd w:id="19"/>
      <w:bookmarkEnd w:id="20"/>
      <w:r>
        <w:lastRenderedPageBreak/>
        <w:t xml:space="preserve">Proposed </w:t>
      </w:r>
      <w:bookmarkEnd w:id="28"/>
      <w:bookmarkEnd w:id="29"/>
      <w:r w:rsidR="004C3A9C">
        <w:t>Functionality</w:t>
      </w:r>
      <w:bookmarkEnd w:id="30"/>
    </w:p>
    <w:p w14:paraId="510D11FD" w14:textId="77777777" w:rsidR="00C4101E" w:rsidRDefault="00C4101E">
      <w:pPr>
        <w:ind w:left="450"/>
      </w:pPr>
    </w:p>
    <w:p w14:paraId="7D77E7C1" w14:textId="77777777" w:rsidR="00C4101E" w:rsidRDefault="004C3A9C" w:rsidP="00E00D4C">
      <w:pPr>
        <w:pStyle w:val="Heading2"/>
      </w:pPr>
      <w:bookmarkStart w:id="41" w:name="_Toc286359802"/>
      <w:bookmarkEnd w:id="31"/>
      <w:bookmarkEnd w:id="32"/>
      <w:bookmarkEnd w:id="33"/>
      <w:bookmarkEnd w:id="34"/>
      <w:bookmarkEnd w:id="35"/>
      <w:bookmarkEnd w:id="36"/>
      <w:bookmarkEnd w:id="37"/>
      <w:bookmarkEnd w:id="38"/>
      <w:bookmarkEnd w:id="39"/>
      <w:bookmarkEnd w:id="40"/>
      <w:r>
        <w:t>Overview</w:t>
      </w:r>
      <w:bookmarkEnd w:id="41"/>
    </w:p>
    <w:p w14:paraId="7C02D6F0" w14:textId="28A23A69" w:rsidR="00C4101E" w:rsidRDefault="004C3A9C" w:rsidP="00655494">
      <w:pPr>
        <w:pStyle w:val="BodyText"/>
      </w:pPr>
      <w:bookmarkStart w:id="42" w:name="_Toc516369904"/>
      <w:r>
        <w:t>We prop</w:t>
      </w:r>
      <w:r w:rsidR="00BA35CE">
        <w:t>ose a web-based software solution to facilitate the creation of Biochemical plate specifications, the man</w:t>
      </w:r>
      <w:r w:rsidR="00322E25">
        <w:t>agement of experiments (assays)</w:t>
      </w:r>
      <w:r w:rsidR="00BA35CE">
        <w:t>, and the analysis of results.</w:t>
      </w:r>
    </w:p>
    <w:p w14:paraId="13FCB0E6" w14:textId="5935E570" w:rsidR="00BA35CE" w:rsidRDefault="008F77CC" w:rsidP="00655494">
      <w:pPr>
        <w:pStyle w:val="BodyText"/>
      </w:pPr>
      <w:r>
        <w:t>We have broken the requ</w:t>
      </w:r>
      <w:r w:rsidR="00BA35CE">
        <w:t>i</w:t>
      </w:r>
      <w:r>
        <w:t>rements into</w:t>
      </w:r>
      <w:r w:rsidR="00BA35CE">
        <w:t xml:space="preserve"> sections to facilitate the review and analysis of the functional requirements as follows:</w:t>
      </w:r>
    </w:p>
    <w:p w14:paraId="03AFE630" w14:textId="77777777" w:rsidR="008F77CC" w:rsidRDefault="008F77CC" w:rsidP="00655494">
      <w:pPr>
        <w:pStyle w:val="BodyText"/>
      </w:pPr>
    </w:p>
    <w:p w14:paraId="601B16D5" w14:textId="77777777" w:rsidR="00BA35CE" w:rsidRPr="002B5C14" w:rsidRDefault="00BA35CE" w:rsidP="00655494">
      <w:pPr>
        <w:pStyle w:val="BodyText"/>
        <w:rPr>
          <w:b/>
        </w:rPr>
      </w:pPr>
      <w:r w:rsidRPr="002B5C14">
        <w:rPr>
          <w:b/>
        </w:rPr>
        <w:t>Security</w:t>
      </w:r>
    </w:p>
    <w:p w14:paraId="0A47DAD3" w14:textId="77777777" w:rsidR="00BA35CE" w:rsidRDefault="00BA35CE" w:rsidP="00655494">
      <w:pPr>
        <w:pStyle w:val="BodyText"/>
      </w:pPr>
      <w:r>
        <w:t>Requirements associated with logging into the system and defining user roles within the system.</w:t>
      </w:r>
    </w:p>
    <w:p w14:paraId="01A28448" w14:textId="77777777" w:rsidR="00BA35CE" w:rsidRDefault="00BA35CE" w:rsidP="00655494">
      <w:pPr>
        <w:pStyle w:val="BodyText"/>
      </w:pPr>
    </w:p>
    <w:p w14:paraId="52B97767" w14:textId="77777777" w:rsidR="00BA35CE" w:rsidRPr="002B5C14" w:rsidRDefault="00BA35CE" w:rsidP="00655494">
      <w:pPr>
        <w:pStyle w:val="BodyText"/>
        <w:rPr>
          <w:b/>
        </w:rPr>
      </w:pPr>
      <w:r w:rsidRPr="002B5C14">
        <w:rPr>
          <w:b/>
        </w:rPr>
        <w:t>Plate Management</w:t>
      </w:r>
    </w:p>
    <w:p w14:paraId="30267B91" w14:textId="77777777" w:rsidR="00BA35CE" w:rsidRDefault="00BA35CE" w:rsidP="00655494">
      <w:pPr>
        <w:pStyle w:val="BodyText"/>
      </w:pPr>
      <w:r>
        <w:t>The definition, creation, and storage of biochemical plates and plate sets to be used in experiments</w:t>
      </w:r>
    </w:p>
    <w:p w14:paraId="4F5F441D" w14:textId="77777777" w:rsidR="00BA35CE" w:rsidRDefault="00BA35CE" w:rsidP="00655494">
      <w:pPr>
        <w:pStyle w:val="BodyText"/>
      </w:pPr>
    </w:p>
    <w:p w14:paraId="14C4EF98" w14:textId="77777777" w:rsidR="00BA35CE" w:rsidRPr="002B5C14" w:rsidRDefault="00BA35CE" w:rsidP="00BA35CE">
      <w:pPr>
        <w:pStyle w:val="BodyText"/>
        <w:ind w:left="0"/>
        <w:rPr>
          <w:b/>
        </w:rPr>
      </w:pPr>
      <w:r>
        <w:tab/>
      </w:r>
      <w:r w:rsidRPr="002B5C14">
        <w:rPr>
          <w:b/>
        </w:rPr>
        <w:t>Experiment Management</w:t>
      </w:r>
    </w:p>
    <w:p w14:paraId="622852A3" w14:textId="77777777" w:rsidR="00BA35CE" w:rsidRDefault="00BA35CE" w:rsidP="00BA35CE">
      <w:pPr>
        <w:pStyle w:val="BodyText"/>
        <w:ind w:left="0"/>
      </w:pPr>
      <w:r>
        <w:tab/>
        <w:t>The definition, creation, and storage of experiments conducted.</w:t>
      </w:r>
    </w:p>
    <w:p w14:paraId="3FF72ECD" w14:textId="77777777" w:rsidR="00BA35CE" w:rsidRDefault="00BA35CE" w:rsidP="00BA35CE">
      <w:pPr>
        <w:pStyle w:val="BodyText"/>
        <w:ind w:left="0"/>
      </w:pPr>
    </w:p>
    <w:p w14:paraId="08CB446B" w14:textId="77777777" w:rsidR="00BA35CE" w:rsidRPr="002B5C14" w:rsidRDefault="00BA35CE" w:rsidP="00BA35CE">
      <w:pPr>
        <w:pStyle w:val="BodyText"/>
        <w:ind w:left="0"/>
        <w:rPr>
          <w:b/>
        </w:rPr>
      </w:pPr>
      <w:r>
        <w:tab/>
      </w:r>
      <w:r w:rsidRPr="002B5C14">
        <w:rPr>
          <w:b/>
        </w:rPr>
        <w:t>Results Analysis</w:t>
      </w:r>
    </w:p>
    <w:p w14:paraId="790C7D75" w14:textId="77777777" w:rsidR="00BA35CE" w:rsidRDefault="00BA35CE" w:rsidP="00BA35CE">
      <w:pPr>
        <w:pStyle w:val="BodyText"/>
        <w:ind w:left="0"/>
      </w:pPr>
      <w:r>
        <w:tab/>
        <w:t>Functionality associated with loading, analyzing, reviewing, and storing experiment results.</w:t>
      </w:r>
    </w:p>
    <w:p w14:paraId="1146FF37" w14:textId="77777777" w:rsidR="008F77CC" w:rsidRDefault="008F77CC" w:rsidP="00BA35CE">
      <w:pPr>
        <w:pStyle w:val="BodyText"/>
        <w:ind w:left="0"/>
      </w:pPr>
    </w:p>
    <w:p w14:paraId="1876CF87" w14:textId="38C5D707" w:rsidR="008F77CC" w:rsidRPr="008F77CC" w:rsidRDefault="008F77CC" w:rsidP="00BA35CE">
      <w:pPr>
        <w:pStyle w:val="BodyText"/>
        <w:ind w:left="0"/>
        <w:rPr>
          <w:b/>
        </w:rPr>
      </w:pPr>
      <w:r>
        <w:tab/>
      </w:r>
      <w:r w:rsidRPr="008F77CC">
        <w:rPr>
          <w:b/>
        </w:rPr>
        <w:t>Special Features</w:t>
      </w:r>
    </w:p>
    <w:p w14:paraId="21043766" w14:textId="325DD760" w:rsidR="008F77CC" w:rsidRDefault="008F77CC" w:rsidP="00BA35CE">
      <w:pPr>
        <w:pStyle w:val="BodyText"/>
        <w:ind w:left="0"/>
      </w:pPr>
      <w:r>
        <w:tab/>
        <w:t>Proposals for advanced features to enhance the product</w:t>
      </w:r>
    </w:p>
    <w:p w14:paraId="6F35E15F" w14:textId="77777777" w:rsidR="00C4101E" w:rsidRDefault="00C4101E">
      <w:pPr>
        <w:pStyle w:val="Heading1"/>
      </w:pPr>
      <w:bookmarkStart w:id="43" w:name="_Toc511624237"/>
      <w:bookmarkStart w:id="44" w:name="_Toc514228812"/>
      <w:bookmarkStart w:id="45" w:name="_Toc73946781"/>
      <w:bookmarkStart w:id="46" w:name="_Toc286359803"/>
      <w:bookmarkEnd w:id="42"/>
      <w:r>
        <w:lastRenderedPageBreak/>
        <w:t xml:space="preserve">Business </w:t>
      </w:r>
      <w:r w:rsidR="00B54ADD">
        <w:t xml:space="preserve">(Functional) </w:t>
      </w:r>
      <w:r>
        <w:t>Requirements</w:t>
      </w:r>
      <w:bookmarkEnd w:id="43"/>
      <w:bookmarkEnd w:id="44"/>
      <w:bookmarkEnd w:id="45"/>
      <w:bookmarkEnd w:id="46"/>
    </w:p>
    <w:p w14:paraId="0113DAB3" w14:textId="77777777" w:rsidR="00C4101E" w:rsidRDefault="00B54ADD" w:rsidP="00E00D4C">
      <w:pPr>
        <w:pStyle w:val="Heading2"/>
      </w:pPr>
      <w:bookmarkStart w:id="47" w:name="_Toc286359804"/>
      <w:bookmarkStart w:id="48" w:name="_Toc73946782"/>
      <w:r>
        <w:t>Security</w:t>
      </w:r>
      <w:r w:rsidR="00C4101E">
        <w:t xml:space="preserve"> Functional Requirements</w:t>
      </w:r>
      <w:bookmarkEnd w:id="47"/>
    </w:p>
    <w:p w14:paraId="71B9A8C4" w14:textId="77777777" w:rsidR="00B54ADD" w:rsidRDefault="00B54ADD" w:rsidP="00B54ADD">
      <w:pPr>
        <w:pStyle w:val="BodyText"/>
      </w:pPr>
    </w:p>
    <w:p w14:paraId="7A8C59B1" w14:textId="77777777" w:rsidR="00B54ADD" w:rsidRDefault="00F5226A" w:rsidP="00B54ADD">
      <w:pPr>
        <w:pStyle w:val="Heading3"/>
      </w:pPr>
      <w:bookmarkStart w:id="49" w:name="_Toc286359805"/>
      <w:r>
        <w:t xml:space="preserve">Security </w:t>
      </w:r>
      <w:r w:rsidR="00B54ADD">
        <w:t>Overview</w:t>
      </w:r>
      <w:bookmarkEnd w:id="49"/>
    </w:p>
    <w:p w14:paraId="7559D5A8" w14:textId="77777777" w:rsidR="00B54ADD" w:rsidRDefault="00B54ADD" w:rsidP="00B54ADD">
      <w:pPr>
        <w:pStyle w:val="BodyText"/>
      </w:pPr>
      <w:r>
        <w:t xml:space="preserve">We propose that all users of the system must have </w:t>
      </w:r>
    </w:p>
    <w:p w14:paraId="23254E22" w14:textId="04AF4A6C" w:rsidR="00982EA4" w:rsidRDefault="00982EA4" w:rsidP="00B54ADD">
      <w:pPr>
        <w:pStyle w:val="BodyText"/>
        <w:numPr>
          <w:ilvl w:val="0"/>
          <w:numId w:val="23"/>
        </w:numPr>
      </w:pPr>
      <w:r>
        <w:t>An email address – for use as a unique identifier and during the login process.</w:t>
      </w:r>
    </w:p>
    <w:p w14:paraId="12667FB3" w14:textId="77777777" w:rsidR="00B54ADD" w:rsidRDefault="00B54ADD" w:rsidP="00B54ADD">
      <w:pPr>
        <w:pStyle w:val="BodyText"/>
        <w:numPr>
          <w:ilvl w:val="0"/>
          <w:numId w:val="23"/>
        </w:numPr>
      </w:pPr>
      <w:r>
        <w:t>An account – to logon to the system</w:t>
      </w:r>
    </w:p>
    <w:p w14:paraId="013DBEA3" w14:textId="77777777" w:rsidR="00B54ADD" w:rsidRDefault="00B54ADD" w:rsidP="00B54ADD">
      <w:pPr>
        <w:pStyle w:val="BodyText"/>
        <w:numPr>
          <w:ilvl w:val="0"/>
          <w:numId w:val="23"/>
        </w:numPr>
      </w:pPr>
      <w:r>
        <w:t xml:space="preserve">A User role – Administrator or Scientist </w:t>
      </w:r>
    </w:p>
    <w:p w14:paraId="38714491" w14:textId="28B33FC0" w:rsidR="00B55648" w:rsidRDefault="00B55648" w:rsidP="00FA7D04">
      <w:pPr>
        <w:pStyle w:val="BodyText"/>
      </w:pPr>
      <w:r>
        <w:t>Nearly all of the operations in the system require a specific permission granted to the user in order to access the feature</w:t>
      </w:r>
      <w:r w:rsidR="00FA7D04">
        <w:t>. These permissions are grouped into Roles and a User is assigned a single Role. This approach allows for easy expansion of the system to include user defined roles or customization of the existing roles.</w:t>
      </w:r>
    </w:p>
    <w:p w14:paraId="38C72711" w14:textId="4428D8D1" w:rsidR="00B54ADD" w:rsidRDefault="00B54ADD" w:rsidP="00B54ADD">
      <w:pPr>
        <w:pStyle w:val="BodyText"/>
      </w:pPr>
      <w:r>
        <w:t>A user with the Administrator role has access to create and remove user accounts</w:t>
      </w:r>
      <w:r w:rsidR="00456480">
        <w:t>.</w:t>
      </w:r>
    </w:p>
    <w:p w14:paraId="331F4F69" w14:textId="36E74624" w:rsidR="00456480" w:rsidRDefault="00456480" w:rsidP="00456480">
      <w:pPr>
        <w:pStyle w:val="BodyText"/>
      </w:pPr>
      <w:r>
        <w:t>We also propose the ability to create “Teams” for an experiment. A team lead with and administrator role would have the ability to create a team of scientists. See Experiment Management section.</w:t>
      </w:r>
    </w:p>
    <w:p w14:paraId="76301651" w14:textId="62448895" w:rsidR="009A39C8" w:rsidRDefault="009A39C8" w:rsidP="00456480">
      <w:pPr>
        <w:pStyle w:val="BodyText"/>
      </w:pPr>
      <w:r>
        <w:t>We propose requiring the following information for a user account:</w:t>
      </w:r>
    </w:p>
    <w:p w14:paraId="22326761" w14:textId="6B469FEB" w:rsidR="009A39C8" w:rsidRDefault="009A39C8" w:rsidP="009A39C8">
      <w:pPr>
        <w:pStyle w:val="BodyText"/>
        <w:numPr>
          <w:ilvl w:val="0"/>
          <w:numId w:val="24"/>
        </w:numPr>
      </w:pPr>
      <w:r w:rsidRPr="009A39C8">
        <w:rPr>
          <w:b/>
        </w:rPr>
        <w:t>Email address</w:t>
      </w:r>
      <w:r>
        <w:t xml:space="preserve"> – used at the username. Email addresses help ensure unique usernames. The email address may by used in future for sending notification to the user.</w:t>
      </w:r>
    </w:p>
    <w:p w14:paraId="6FFE5698" w14:textId="79F26257" w:rsidR="009A39C8" w:rsidRDefault="009A39C8" w:rsidP="009A39C8">
      <w:pPr>
        <w:pStyle w:val="BodyText"/>
        <w:numPr>
          <w:ilvl w:val="0"/>
          <w:numId w:val="24"/>
        </w:numPr>
      </w:pPr>
      <w:r w:rsidRPr="009A39C8">
        <w:rPr>
          <w:b/>
        </w:rPr>
        <w:t>First name / Last name</w:t>
      </w:r>
      <w:r>
        <w:t xml:space="preserve"> – used to identify the user in a more friendly form.</w:t>
      </w:r>
    </w:p>
    <w:p w14:paraId="62B3AC6C" w14:textId="5C361DE2" w:rsidR="009A39C8" w:rsidRDefault="009A39C8" w:rsidP="009A39C8">
      <w:pPr>
        <w:pStyle w:val="BodyText"/>
        <w:numPr>
          <w:ilvl w:val="0"/>
          <w:numId w:val="24"/>
        </w:numPr>
      </w:pPr>
      <w:r w:rsidRPr="009A39C8">
        <w:rPr>
          <w:b/>
        </w:rPr>
        <w:t>Password</w:t>
      </w:r>
      <w:r>
        <w:t xml:space="preserve"> – a </w:t>
      </w:r>
      <w:r w:rsidR="00982EA4">
        <w:t xml:space="preserve">user supplied </w:t>
      </w:r>
      <w:r>
        <w:t xml:space="preserve">password </w:t>
      </w:r>
      <w:r w:rsidR="00982EA4">
        <w:t>for authentication</w:t>
      </w:r>
      <w:r>
        <w:t>.</w:t>
      </w:r>
    </w:p>
    <w:p w14:paraId="1F0D0635" w14:textId="6D5EA31A" w:rsidR="009A39C8" w:rsidRDefault="00FA7D04" w:rsidP="009A39C8">
      <w:pPr>
        <w:pStyle w:val="BodyText"/>
      </w:pPr>
      <w:r>
        <w:t>Users with an</w:t>
      </w:r>
      <w:r w:rsidR="009A39C8">
        <w:t xml:space="preserve"> Administrator role have access to create and remove user accounts and to reset user passwords.</w:t>
      </w:r>
    </w:p>
    <w:p w14:paraId="157AA6AD" w14:textId="0F82F181" w:rsidR="009A39C8" w:rsidRDefault="009A39C8" w:rsidP="009A39C8">
      <w:pPr>
        <w:pStyle w:val="BodyText"/>
      </w:pPr>
      <w:r>
        <w:t>Administrative users also have the ability to add data on test equipment used in experiments. This information can be used to help identify defective equipment and functionality can be expanded to incorporate file parsers to assist the user in loading results produced from a machine that may be in a non-standard format (see special features).</w:t>
      </w:r>
    </w:p>
    <w:p w14:paraId="1EEDACDB" w14:textId="77777777" w:rsidR="009A39C8" w:rsidRDefault="009A39C8" w:rsidP="00456480">
      <w:pPr>
        <w:pStyle w:val="BodyText"/>
      </w:pPr>
    </w:p>
    <w:p w14:paraId="4A63A249" w14:textId="77777777" w:rsidR="00B54ADD" w:rsidRDefault="00B54ADD" w:rsidP="00B54ADD">
      <w:pPr>
        <w:pStyle w:val="BodyText"/>
      </w:pPr>
    </w:p>
    <w:p w14:paraId="6B559A77" w14:textId="7E3F5349" w:rsidR="00B54ADD" w:rsidRDefault="00B54ADD" w:rsidP="00B54ADD">
      <w:pPr>
        <w:pStyle w:val="Heading3"/>
      </w:pPr>
      <w:bookmarkStart w:id="50" w:name="_Toc286359806"/>
      <w:r>
        <w:lastRenderedPageBreak/>
        <w:t>Sample Screens</w:t>
      </w:r>
      <w:r w:rsidR="004D5E73">
        <w:t xml:space="preserve"> / Story</w:t>
      </w:r>
      <w:r w:rsidR="00B52CD5">
        <w:t xml:space="preserve"> </w:t>
      </w:r>
      <w:r w:rsidR="004D5E73">
        <w:t>Board</w:t>
      </w:r>
      <w:bookmarkEnd w:id="50"/>
    </w:p>
    <w:p w14:paraId="4E13C02A" w14:textId="77777777" w:rsidR="00B54ADD" w:rsidRDefault="005C5E16" w:rsidP="00B54ADD">
      <w:pPr>
        <w:pStyle w:val="BodyText"/>
      </w:pPr>
      <w:r>
        <w:rPr>
          <w:noProof/>
        </w:rPr>
        <w:drawing>
          <wp:inline distT="0" distB="0" distL="0" distR="0" wp14:anchorId="0B5B6D18" wp14:editId="6CFBB606">
            <wp:extent cx="2437074" cy="1616249"/>
            <wp:effectExtent l="0" t="0" r="1905" b="9525"/>
            <wp:docPr id="7" name="Picture 7" descr="loginscreen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screen_cr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7962" cy="1616838"/>
                    </a:xfrm>
                    <a:prstGeom prst="rect">
                      <a:avLst/>
                    </a:prstGeom>
                    <a:noFill/>
                    <a:ln>
                      <a:noFill/>
                    </a:ln>
                  </pic:spPr>
                </pic:pic>
              </a:graphicData>
            </a:graphic>
          </wp:inline>
        </w:drawing>
      </w:r>
    </w:p>
    <w:p w14:paraId="66BFEBB0" w14:textId="77777777" w:rsidR="004D5E73" w:rsidRDefault="004D5E73" w:rsidP="00B54ADD">
      <w:pPr>
        <w:pStyle w:val="BodyText"/>
      </w:pPr>
    </w:p>
    <w:p w14:paraId="6BC1B65F" w14:textId="77777777" w:rsidR="004D5E73" w:rsidRDefault="00DB1EE3" w:rsidP="00122476">
      <w:pPr>
        <w:pStyle w:val="BodyText"/>
        <w:jc w:val="center"/>
      </w:pPr>
      <w:r>
        <w:rPr>
          <w:noProof/>
        </w:rPr>
        <w:drawing>
          <wp:anchor distT="0" distB="0" distL="114300" distR="114300" simplePos="0" relativeHeight="251659264" behindDoc="0" locked="0" layoutInCell="1" allowOverlap="1" wp14:anchorId="1B18E35A" wp14:editId="24D6BA34">
            <wp:simplePos x="0" y="0"/>
            <wp:positionH relativeFrom="margin">
              <wp:align>left</wp:align>
            </wp:positionH>
            <wp:positionV relativeFrom="margin">
              <wp:posOffset>4021879</wp:posOffset>
            </wp:positionV>
            <wp:extent cx="3056890" cy="28276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ersonnel_crop.jpg"/>
                    <pic:cNvPicPr/>
                  </pic:nvPicPr>
                  <pic:blipFill>
                    <a:blip r:embed="rId13">
                      <a:extLst>
                        <a:ext uri="{28A0092B-C50C-407E-A947-70E740481C1C}">
                          <a14:useLocalDpi xmlns:a14="http://schemas.microsoft.com/office/drawing/2010/main" val="0"/>
                        </a:ext>
                      </a:extLst>
                    </a:blip>
                    <a:stretch>
                      <a:fillRect/>
                    </a:stretch>
                  </pic:blipFill>
                  <pic:spPr>
                    <a:xfrm>
                      <a:off x="0" y="0"/>
                      <a:ext cx="3056890" cy="2827655"/>
                    </a:xfrm>
                    <a:prstGeom prst="rect">
                      <a:avLst/>
                    </a:prstGeom>
                  </pic:spPr>
                </pic:pic>
              </a:graphicData>
            </a:graphic>
          </wp:anchor>
        </w:drawing>
      </w:r>
      <w:r w:rsidR="005C5E16">
        <w:rPr>
          <w:noProof/>
        </w:rPr>
        <w:drawing>
          <wp:anchor distT="0" distB="0" distL="114300" distR="114300" simplePos="0" relativeHeight="251658240" behindDoc="0" locked="0" layoutInCell="1" allowOverlap="1" wp14:anchorId="5CB233CE" wp14:editId="3B7A5AA6">
            <wp:simplePos x="0" y="0"/>
            <wp:positionH relativeFrom="margin">
              <wp:align>center</wp:align>
            </wp:positionH>
            <wp:positionV relativeFrom="margin">
              <wp:align>top</wp:align>
            </wp:positionV>
            <wp:extent cx="6489700" cy="2843530"/>
            <wp:effectExtent l="0" t="0" r="12700" b="1270"/>
            <wp:wrapSquare wrapText="bothSides"/>
            <wp:docPr id="12" name="Picture 12" descr="Welcome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lcome_cr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9700" cy="2843530"/>
                    </a:xfrm>
                    <a:prstGeom prst="rect">
                      <a:avLst/>
                    </a:prstGeom>
                    <a:noFill/>
                    <a:ln>
                      <a:noFill/>
                    </a:ln>
                  </pic:spPr>
                </pic:pic>
              </a:graphicData>
            </a:graphic>
          </wp:anchor>
        </w:drawing>
      </w:r>
    </w:p>
    <w:p w14:paraId="017E48E3" w14:textId="77777777" w:rsidR="00B54ADD" w:rsidRDefault="00B54ADD" w:rsidP="00B54ADD">
      <w:pPr>
        <w:pStyle w:val="BodyText"/>
      </w:pPr>
    </w:p>
    <w:p w14:paraId="64BECF01" w14:textId="77777777" w:rsidR="00DB1EE3" w:rsidRPr="00B54ADD" w:rsidRDefault="00DB1EE3" w:rsidP="00DB1EE3">
      <w:pPr>
        <w:pStyle w:val="BodyText"/>
        <w:ind w:left="0"/>
      </w:pPr>
    </w:p>
    <w:p w14:paraId="07184F75" w14:textId="77777777" w:rsidR="00B54ADD" w:rsidRDefault="00B54ADD" w:rsidP="00B54ADD">
      <w:pPr>
        <w:pStyle w:val="BodyText"/>
      </w:pPr>
      <w:r>
        <w:tab/>
      </w:r>
    </w:p>
    <w:p w14:paraId="4AACDE45" w14:textId="77777777" w:rsidR="00C4101E" w:rsidRDefault="00DB1EE3">
      <w:pPr>
        <w:pStyle w:val="BodyText"/>
      </w:pPr>
      <w:r>
        <w:rPr>
          <w:noProof/>
        </w:rPr>
        <w:lastRenderedPageBreak/>
        <w:drawing>
          <wp:inline distT="0" distB="0" distL="0" distR="0" wp14:anchorId="5FF472F6" wp14:editId="3FEB2D58">
            <wp:extent cx="3439598"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TestingDevices_crop.jpg"/>
                    <pic:cNvPicPr/>
                  </pic:nvPicPr>
                  <pic:blipFill>
                    <a:blip r:embed="rId15">
                      <a:extLst>
                        <a:ext uri="{28A0092B-C50C-407E-A947-70E740481C1C}">
                          <a14:useLocalDpi xmlns:a14="http://schemas.microsoft.com/office/drawing/2010/main" val="0"/>
                        </a:ext>
                      </a:extLst>
                    </a:blip>
                    <a:stretch>
                      <a:fillRect/>
                    </a:stretch>
                  </pic:blipFill>
                  <pic:spPr>
                    <a:xfrm>
                      <a:off x="0" y="0"/>
                      <a:ext cx="3441003" cy="2744320"/>
                    </a:xfrm>
                    <a:prstGeom prst="rect">
                      <a:avLst/>
                    </a:prstGeom>
                  </pic:spPr>
                </pic:pic>
              </a:graphicData>
            </a:graphic>
          </wp:inline>
        </w:drawing>
      </w:r>
    </w:p>
    <w:p w14:paraId="64D7E1B1" w14:textId="77777777" w:rsidR="00DB1EE3" w:rsidRDefault="00DB1EE3">
      <w:r>
        <w:br w:type="page"/>
      </w:r>
    </w:p>
    <w:p w14:paraId="48FA4154" w14:textId="77777777" w:rsidR="00C4101E" w:rsidRDefault="00DB1EE3">
      <w:pPr>
        <w:pStyle w:val="BodyText"/>
      </w:pPr>
      <w:r>
        <w:rPr>
          <w:noProof/>
        </w:rPr>
        <w:lastRenderedPageBreak/>
        <w:drawing>
          <wp:inline distT="0" distB="0" distL="0" distR="0" wp14:anchorId="3C376AFA" wp14:editId="350FC2C7">
            <wp:extent cx="3225800" cy="2776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ttings_crop.jpg"/>
                    <pic:cNvPicPr/>
                  </pic:nvPicPr>
                  <pic:blipFill>
                    <a:blip r:embed="rId16">
                      <a:extLst>
                        <a:ext uri="{28A0092B-C50C-407E-A947-70E740481C1C}">
                          <a14:useLocalDpi xmlns:a14="http://schemas.microsoft.com/office/drawing/2010/main" val="0"/>
                        </a:ext>
                      </a:extLst>
                    </a:blip>
                    <a:stretch>
                      <a:fillRect/>
                    </a:stretch>
                  </pic:blipFill>
                  <pic:spPr>
                    <a:xfrm>
                      <a:off x="0" y="0"/>
                      <a:ext cx="3225800" cy="2776220"/>
                    </a:xfrm>
                    <a:prstGeom prst="rect">
                      <a:avLst/>
                    </a:prstGeom>
                  </pic:spPr>
                </pic:pic>
              </a:graphicData>
            </a:graphic>
          </wp:inline>
        </w:drawing>
      </w:r>
    </w:p>
    <w:p w14:paraId="43A92149" w14:textId="77777777" w:rsidR="002B5C14" w:rsidRDefault="002B5C14">
      <w:pPr>
        <w:pStyle w:val="BodyText"/>
      </w:pPr>
    </w:p>
    <w:p w14:paraId="4A6ECB54" w14:textId="77777777" w:rsidR="002B5C14" w:rsidRDefault="002B5C14">
      <w:pPr>
        <w:pStyle w:val="BodyText"/>
      </w:pPr>
    </w:p>
    <w:p w14:paraId="177B3F3E" w14:textId="1BFF5898" w:rsidR="00C4101E" w:rsidRDefault="00DB1EE3" w:rsidP="002B5C14">
      <w:pPr>
        <w:pStyle w:val="Heading3"/>
      </w:pPr>
      <w:bookmarkStart w:id="51" w:name="_Toc286359807"/>
      <w:bookmarkEnd w:id="48"/>
      <w:r>
        <w:t>O</w:t>
      </w:r>
      <w:r w:rsidR="00B31CA3">
        <w:t xml:space="preserve">pen Issues / Questions </w:t>
      </w:r>
      <w:r w:rsidR="002B5C14">
        <w:t>S</w:t>
      </w:r>
      <w:r>
        <w:t>ecurity</w:t>
      </w:r>
      <w:r w:rsidR="002B5C14">
        <w:t xml:space="preserve"> Section</w:t>
      </w:r>
      <w:bookmarkEnd w:id="51"/>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DB1EE3" w14:paraId="7A08CF16" w14:textId="77777777" w:rsidTr="00DB1EE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6E35EC50" w14:textId="77777777" w:rsidR="00DB1EE3" w:rsidRDefault="00DB1EE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25B79B25" w14:textId="77777777" w:rsidR="00DB1EE3" w:rsidRDefault="00DB1EE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FC7AB71" w14:textId="77777777" w:rsidR="00DB1EE3" w:rsidRDefault="002B5C14">
            <w:pPr>
              <w:pStyle w:val="TableTitle"/>
            </w:pPr>
            <w:r>
              <w:t>NOtes</w:t>
            </w:r>
          </w:p>
        </w:tc>
      </w:tr>
      <w:tr w:rsidR="00DB1EE3" w14:paraId="01B64E98" w14:textId="77777777" w:rsidTr="00DB1EE3">
        <w:trPr>
          <w:cantSplit/>
        </w:trPr>
        <w:tc>
          <w:tcPr>
            <w:tcW w:w="450" w:type="dxa"/>
            <w:tcBorders>
              <w:top w:val="single" w:sz="8" w:space="0" w:color="808080"/>
              <w:left w:val="single" w:sz="12" w:space="0" w:color="000000"/>
              <w:bottom w:val="single" w:sz="8" w:space="0" w:color="808080"/>
              <w:right w:val="single" w:sz="8" w:space="0" w:color="808080"/>
            </w:tcBorders>
          </w:tcPr>
          <w:p w14:paraId="3EFD724F" w14:textId="77777777" w:rsidR="00DB1EE3" w:rsidRDefault="00DB1EE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C170928" w14:textId="77777777" w:rsidR="00DB1EE3" w:rsidRDefault="00DB1EE3">
            <w:pPr>
              <w:pStyle w:val="TableText"/>
            </w:pPr>
            <w:r>
              <w:t>Can we use Testing devices to manage import export formats of files associated with the</w:t>
            </w:r>
            <w:r w:rsidR="002B5C14">
              <w:t xml:space="preserve"> device</w:t>
            </w:r>
          </w:p>
        </w:tc>
        <w:tc>
          <w:tcPr>
            <w:tcW w:w="5040" w:type="dxa"/>
            <w:tcBorders>
              <w:top w:val="single" w:sz="8" w:space="0" w:color="808080"/>
              <w:left w:val="single" w:sz="8" w:space="0" w:color="808080"/>
              <w:bottom w:val="single" w:sz="8" w:space="0" w:color="808080"/>
              <w:right w:val="single" w:sz="8" w:space="0" w:color="808080"/>
            </w:tcBorders>
          </w:tcPr>
          <w:p w14:paraId="3AC70FCF" w14:textId="77777777" w:rsidR="00DB1EE3" w:rsidRDefault="00DB1EE3">
            <w:pPr>
              <w:pStyle w:val="TableText"/>
            </w:pPr>
          </w:p>
        </w:tc>
      </w:tr>
      <w:tr w:rsidR="00DB1EE3" w14:paraId="69FB142F"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9F1E141" w14:textId="77777777" w:rsidR="00DB1EE3" w:rsidRDefault="00DB1EE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5F5B51C1" w14:textId="77777777" w:rsidR="00DB1EE3" w:rsidRDefault="002B5C14">
            <w:pPr>
              <w:pStyle w:val="TableText"/>
            </w:pPr>
            <w:r>
              <w:t>Roles – Are there any other roles besides Manager/Administrator and Scientist that we should add</w:t>
            </w:r>
          </w:p>
        </w:tc>
        <w:tc>
          <w:tcPr>
            <w:tcW w:w="5040" w:type="dxa"/>
            <w:tcBorders>
              <w:top w:val="single" w:sz="8" w:space="0" w:color="808080"/>
              <w:left w:val="single" w:sz="8" w:space="0" w:color="808080"/>
              <w:bottom w:val="single" w:sz="8" w:space="0" w:color="808080"/>
              <w:right w:val="single" w:sz="8" w:space="0" w:color="808080"/>
            </w:tcBorders>
          </w:tcPr>
          <w:p w14:paraId="4D5C5378" w14:textId="77777777" w:rsidR="00DB1EE3" w:rsidRDefault="00DB1EE3">
            <w:pPr>
              <w:pStyle w:val="TableText"/>
            </w:pPr>
          </w:p>
        </w:tc>
      </w:tr>
      <w:tr w:rsidR="002B5C14" w14:paraId="0457BE4B"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0423700" w14:textId="0E1E7384" w:rsidR="002B5C14" w:rsidRDefault="008F77CC">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6744D25D" w14:textId="6DF14411" w:rsidR="002B5C14" w:rsidRDefault="008F77CC">
            <w:pPr>
              <w:pStyle w:val="TableText"/>
            </w:pPr>
            <w:r>
              <w:t xml:space="preserve">Organization Units – Is there a need to </w:t>
            </w:r>
            <w:r w:rsidR="002E4E61">
              <w:t xml:space="preserve">allow organizational groupings to manage accounts in large corporate </w:t>
            </w:r>
            <w:r w:rsidR="00CD2ED0">
              <w:t>environments</w:t>
            </w:r>
          </w:p>
        </w:tc>
        <w:tc>
          <w:tcPr>
            <w:tcW w:w="5040" w:type="dxa"/>
            <w:tcBorders>
              <w:top w:val="single" w:sz="8" w:space="0" w:color="808080"/>
              <w:left w:val="single" w:sz="8" w:space="0" w:color="808080"/>
              <w:bottom w:val="single" w:sz="8" w:space="0" w:color="808080"/>
              <w:right w:val="single" w:sz="8" w:space="0" w:color="808080"/>
            </w:tcBorders>
          </w:tcPr>
          <w:p w14:paraId="5647320B" w14:textId="77777777" w:rsidR="002B5C14" w:rsidRDefault="002B5C14">
            <w:pPr>
              <w:pStyle w:val="TableText"/>
            </w:pPr>
          </w:p>
        </w:tc>
      </w:tr>
    </w:tbl>
    <w:p w14:paraId="352C051C" w14:textId="77777777" w:rsidR="002B5C14" w:rsidRDefault="002B5C14" w:rsidP="002B5C14">
      <w:pPr>
        <w:pStyle w:val="Heading2"/>
        <w:numPr>
          <w:ilvl w:val="0"/>
          <w:numId w:val="0"/>
        </w:numPr>
        <w:ind w:left="576"/>
      </w:pPr>
      <w:bookmarkStart w:id="52" w:name="_Toc73946788"/>
      <w:bookmarkStart w:id="53" w:name="_Toc54428022"/>
    </w:p>
    <w:p w14:paraId="74CCD00C" w14:textId="77777777" w:rsidR="002B5C14" w:rsidRDefault="002B5C14" w:rsidP="002B5C14">
      <w:pPr>
        <w:pStyle w:val="BodyText"/>
        <w:rPr>
          <w:rFonts w:cs="Arial"/>
          <w:color w:val="000080"/>
          <w:sz w:val="28"/>
          <w:szCs w:val="28"/>
        </w:rPr>
      </w:pPr>
      <w:r>
        <w:br w:type="page"/>
      </w:r>
    </w:p>
    <w:p w14:paraId="70564422" w14:textId="77777777" w:rsidR="00C4101E" w:rsidRDefault="002B5C14" w:rsidP="00E00D4C">
      <w:pPr>
        <w:pStyle w:val="Heading2"/>
      </w:pPr>
      <w:bookmarkStart w:id="54" w:name="_Toc286359808"/>
      <w:r>
        <w:lastRenderedPageBreak/>
        <w:t>Plate Management Requirements</w:t>
      </w:r>
      <w:bookmarkEnd w:id="54"/>
    </w:p>
    <w:p w14:paraId="36A550A3" w14:textId="77777777" w:rsidR="0076409D" w:rsidRDefault="0076409D" w:rsidP="0076409D">
      <w:pPr>
        <w:pStyle w:val="BodyText"/>
      </w:pPr>
    </w:p>
    <w:p w14:paraId="7F135AB9" w14:textId="248C5F6C" w:rsidR="0076409D" w:rsidRDefault="0076409D" w:rsidP="0076409D">
      <w:pPr>
        <w:pStyle w:val="Heading3"/>
      </w:pPr>
      <w:bookmarkStart w:id="55" w:name="_Toc286359809"/>
      <w:r>
        <w:t>Plate Management Overview</w:t>
      </w:r>
      <w:bookmarkEnd w:id="55"/>
    </w:p>
    <w:p w14:paraId="72A7A309" w14:textId="4CD764B5" w:rsidR="00322E25" w:rsidRDefault="00322E25" w:rsidP="00322E25">
      <w:pPr>
        <w:pStyle w:val="BodyText"/>
      </w:pPr>
      <w:r>
        <w:t xml:space="preserve">Plate Management covers creating specification of the contents of microtitre plates to be used in experiments. Users can create plates of any </w:t>
      </w:r>
      <w:r w:rsidR="00B52CD5">
        <w:t>dimension</w:t>
      </w:r>
      <w:r>
        <w:t xml:space="preserve"> and can specify the compound and the concentration</w:t>
      </w:r>
      <w:r w:rsidR="00B52CD5">
        <w:t xml:space="preserve"> of each co</w:t>
      </w:r>
      <w:r>
        <w:t>mpound</w:t>
      </w:r>
      <w:r w:rsidR="00B52CD5">
        <w:t xml:space="preserve"> to be added to each well.</w:t>
      </w:r>
    </w:p>
    <w:p w14:paraId="0EC598A1" w14:textId="5FC7055D" w:rsidR="00B52CD5" w:rsidRDefault="00B52CD5" w:rsidP="00B52CD5">
      <w:pPr>
        <w:pStyle w:val="BodyText"/>
      </w:pPr>
      <w:r>
        <w:t>Plate specifications can be cloned, altered and modified for new experiments. Plate specifications can be exported for use sending to robotic labs to fill the plates to be used in the experiment.</w:t>
      </w:r>
    </w:p>
    <w:p w14:paraId="26B396BA" w14:textId="78297356" w:rsidR="009A39C8" w:rsidRDefault="009A39C8" w:rsidP="00B52CD5">
      <w:pPr>
        <w:pStyle w:val="BodyText"/>
      </w:pPr>
      <w:r>
        <w:t>Plates are identified with a name and/or barcode. Plates are assumed to be rectangular and can be created in any rectangular dimen</w:t>
      </w:r>
      <w:r w:rsidR="006E733C">
        <w:t>sion. The dimension is specified using</w:t>
      </w:r>
      <w:r>
        <w:t xml:space="preserve"> the number of rows and the number of columns. The product of rows x columns defines the number of wells that a plate possesses.</w:t>
      </w:r>
    </w:p>
    <w:p w14:paraId="4D082B5C" w14:textId="334B6127" w:rsidR="00465EA5" w:rsidRDefault="00465EA5" w:rsidP="00B52CD5">
      <w:pPr>
        <w:pStyle w:val="BodyText"/>
      </w:pPr>
      <w:r>
        <w:t>Plates ar</w:t>
      </w:r>
      <w:r w:rsidR="006E733C">
        <w:t>e made ready for experiment by f</w:t>
      </w:r>
      <w:r>
        <w:t>illing the wells with compounds (or substances).</w:t>
      </w:r>
      <w:r w:rsidR="006E733C">
        <w:t xml:space="preserve"> The wells are filled using the “Assign Wells” screen. Plate specifications (includes details of the plate dimension and the contents and concentration of each well) can be imported or exported to facilitate data transmission to plate filling robotic equipment.</w:t>
      </w:r>
    </w:p>
    <w:p w14:paraId="37898F4D" w14:textId="07CF04A9" w:rsidR="006E733C" w:rsidRDefault="006E733C" w:rsidP="00B52CD5">
      <w:pPr>
        <w:pStyle w:val="BodyText"/>
      </w:pPr>
      <w:r>
        <w:t>Compounds have a name and a concentration. The concentration of a compound is specified via a number and a unit of measure. Compounds are classified</w:t>
      </w:r>
      <w:r w:rsidR="00DA25D7">
        <w:t xml:space="preserve"> with user defined classifications for example</w:t>
      </w:r>
      <w:r>
        <w:t>:</w:t>
      </w:r>
    </w:p>
    <w:p w14:paraId="15BBAA83" w14:textId="496F73B5" w:rsidR="006E733C" w:rsidRDefault="006E733C" w:rsidP="006E733C">
      <w:pPr>
        <w:pStyle w:val="BodyText"/>
        <w:numPr>
          <w:ilvl w:val="0"/>
          <w:numId w:val="25"/>
        </w:numPr>
      </w:pPr>
      <w:r>
        <w:t>EXP – experimental compound</w:t>
      </w:r>
    </w:p>
    <w:p w14:paraId="6FE89A2C" w14:textId="0E8492E2" w:rsidR="006E733C" w:rsidRDefault="006E733C" w:rsidP="006E733C">
      <w:pPr>
        <w:pStyle w:val="BodyText"/>
        <w:numPr>
          <w:ilvl w:val="0"/>
          <w:numId w:val="25"/>
        </w:numPr>
      </w:pPr>
      <w:r>
        <w:t>POS – positive control</w:t>
      </w:r>
    </w:p>
    <w:p w14:paraId="11CD5D64" w14:textId="1A7A954A" w:rsidR="006E733C" w:rsidRPr="00322E25" w:rsidRDefault="006E733C" w:rsidP="006E733C">
      <w:pPr>
        <w:pStyle w:val="BodyText"/>
        <w:numPr>
          <w:ilvl w:val="0"/>
          <w:numId w:val="25"/>
        </w:numPr>
      </w:pPr>
      <w:r>
        <w:t>NEG – negative control</w:t>
      </w:r>
    </w:p>
    <w:p w14:paraId="38358196" w14:textId="0B1CCE1A" w:rsidR="0076409D" w:rsidRDefault="0076409D">
      <w:pPr>
        <w:rPr>
          <w:rFonts w:ascii="Arial" w:hAnsi="Arial"/>
          <w:sz w:val="22"/>
        </w:rPr>
      </w:pPr>
      <w:r>
        <w:br w:type="page"/>
      </w:r>
    </w:p>
    <w:p w14:paraId="6B1B7B95" w14:textId="77777777" w:rsidR="0076409D" w:rsidRDefault="0076409D" w:rsidP="0076409D">
      <w:pPr>
        <w:pStyle w:val="BodyText"/>
      </w:pPr>
    </w:p>
    <w:p w14:paraId="77B918AD" w14:textId="4354676C" w:rsidR="0076409D" w:rsidRDefault="0076409D" w:rsidP="0076409D">
      <w:pPr>
        <w:pStyle w:val="Heading3"/>
      </w:pPr>
      <w:bookmarkStart w:id="56" w:name="_Toc286359810"/>
      <w:r>
        <w:t>Sample Screens / Story Board</w:t>
      </w:r>
      <w:bookmarkEnd w:id="56"/>
    </w:p>
    <w:p w14:paraId="18106996" w14:textId="77777777" w:rsidR="0076409D" w:rsidRDefault="0076409D" w:rsidP="0076409D">
      <w:pPr>
        <w:pStyle w:val="BodyText"/>
      </w:pPr>
    </w:p>
    <w:p w14:paraId="5D4F689F" w14:textId="3FEE536F" w:rsidR="0076409D" w:rsidRDefault="006D1DF3" w:rsidP="0076409D">
      <w:pPr>
        <w:pStyle w:val="BodyText"/>
      </w:pPr>
      <w:r>
        <w:rPr>
          <w:noProof/>
        </w:rPr>
        <mc:AlternateContent>
          <mc:Choice Requires="wps">
            <w:drawing>
              <wp:anchor distT="0" distB="0" distL="114300" distR="114300" simplePos="0" relativeHeight="251662336" behindDoc="0" locked="0" layoutInCell="1" allowOverlap="1" wp14:anchorId="3503AFD4" wp14:editId="799DE5F2">
                <wp:simplePos x="0" y="0"/>
                <wp:positionH relativeFrom="column">
                  <wp:posOffset>3319780</wp:posOffset>
                </wp:positionH>
                <wp:positionV relativeFrom="paragraph">
                  <wp:posOffset>2505710</wp:posOffset>
                </wp:positionV>
                <wp:extent cx="127000" cy="171450"/>
                <wp:effectExtent l="50800" t="25400" r="76200" b="107950"/>
                <wp:wrapNone/>
                <wp:docPr id="23" name="Curved Connector 23"/>
                <wp:cNvGraphicFramePr/>
                <a:graphic xmlns:a="http://schemas.openxmlformats.org/drawingml/2006/main">
                  <a:graphicData uri="http://schemas.microsoft.com/office/word/2010/wordprocessingShape">
                    <wps:wsp>
                      <wps:cNvCnPr/>
                      <wps:spPr>
                        <a:xfrm flipV="1">
                          <a:off x="0" y="0"/>
                          <a:ext cx="127000" cy="171450"/>
                        </a:xfrm>
                        <a:prstGeom prst="curvedConnector3">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23" o:spid="_x0000_s1026" type="#_x0000_t38" style="position:absolute;margin-left:261.4pt;margin-top:197.3pt;width:10pt;height:13.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" adj="10800" strokecolor="black [3213]" strokeweight="2pt">
                <v:shadow on="t" opacity="24903f" mv:blur="40000f" origin=",.5" offset="0,20000emu"/>
              </v:shape>
            </w:pict>
          </mc:Fallback>
        </mc:AlternateContent>
      </w:r>
      <w:r w:rsidR="0076409D">
        <w:rPr>
          <w:noProof/>
        </w:rPr>
        <w:drawing>
          <wp:inline distT="0" distB="0" distL="0" distR="0" wp14:anchorId="78DEE7A1" wp14:editId="306A725F">
            <wp:extent cx="6266815" cy="2530475"/>
            <wp:effectExtent l="0" t="0" r="69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sAddPlate_crop.jpg"/>
                    <pic:cNvPicPr/>
                  </pic:nvPicPr>
                  <pic:blipFill>
                    <a:blip r:embed="rId17">
                      <a:extLst>
                        <a:ext uri="{28A0092B-C50C-407E-A947-70E740481C1C}">
                          <a14:useLocalDpi xmlns:a14="http://schemas.microsoft.com/office/drawing/2010/main" val="0"/>
                        </a:ext>
                      </a:extLst>
                    </a:blip>
                    <a:stretch>
                      <a:fillRect/>
                    </a:stretch>
                  </pic:blipFill>
                  <pic:spPr>
                    <a:xfrm>
                      <a:off x="0" y="0"/>
                      <a:ext cx="6266815" cy="2530475"/>
                    </a:xfrm>
                    <a:prstGeom prst="rect">
                      <a:avLst/>
                    </a:prstGeom>
                  </pic:spPr>
                </pic:pic>
              </a:graphicData>
            </a:graphic>
          </wp:inline>
        </w:drawing>
      </w:r>
    </w:p>
    <w:p w14:paraId="7EB27AE1" w14:textId="6D4B25BB" w:rsidR="0076409D" w:rsidRDefault="005E5641" w:rsidP="0076409D">
      <w:pPr>
        <w:pStyle w:val="BodyText"/>
      </w:pPr>
      <w:r>
        <w:rPr>
          <w:noProof/>
        </w:rPr>
        <mc:AlternateContent>
          <mc:Choice Requires="wps">
            <w:drawing>
              <wp:anchor distT="0" distB="0" distL="114300" distR="114300" simplePos="0" relativeHeight="251661312" behindDoc="0" locked="0" layoutInCell="1" allowOverlap="1" wp14:anchorId="76F36DD7" wp14:editId="7795C64C">
                <wp:simplePos x="0" y="0"/>
                <wp:positionH relativeFrom="column">
                  <wp:posOffset>3681095</wp:posOffset>
                </wp:positionH>
                <wp:positionV relativeFrom="paragraph">
                  <wp:posOffset>2522220</wp:posOffset>
                </wp:positionV>
                <wp:extent cx="474980" cy="593725"/>
                <wp:effectExtent l="0" t="0" r="7620" b="0"/>
                <wp:wrapNone/>
                <wp:docPr id="22" name="Rectangle 22"/>
                <wp:cNvGraphicFramePr/>
                <a:graphic xmlns:a="http://schemas.openxmlformats.org/drawingml/2006/main">
                  <a:graphicData uri="http://schemas.microsoft.com/office/word/2010/wordprocessingShape">
                    <wps:wsp>
                      <wps:cNvSpPr/>
                      <wps:spPr>
                        <a:xfrm>
                          <a:off x="0" y="0"/>
                          <a:ext cx="474980" cy="593725"/>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89.85pt;margin-top:198.6pt;width:37.4pt;height:4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" fillcolor="white [3212]" stroked="f"/>
            </w:pict>
          </mc:Fallback>
        </mc:AlternateContent>
      </w:r>
      <w:r>
        <w:rPr>
          <w:noProof/>
        </w:rPr>
        <mc:AlternateContent>
          <mc:Choice Requires="wps">
            <w:drawing>
              <wp:anchor distT="0" distB="0" distL="114300" distR="114300" simplePos="0" relativeHeight="251660288" behindDoc="0" locked="0" layoutInCell="1" allowOverlap="1" wp14:anchorId="38931A7E" wp14:editId="7FF7925E">
                <wp:simplePos x="0" y="0"/>
                <wp:positionH relativeFrom="column">
                  <wp:posOffset>6055995</wp:posOffset>
                </wp:positionH>
                <wp:positionV relativeFrom="paragraph">
                  <wp:posOffset>2723515</wp:posOffset>
                </wp:positionV>
                <wp:extent cx="712470" cy="474980"/>
                <wp:effectExtent l="0" t="0" r="0" b="7620"/>
                <wp:wrapNone/>
                <wp:docPr id="21" name="Rectangle 21"/>
                <wp:cNvGraphicFramePr/>
                <a:graphic xmlns:a="http://schemas.openxmlformats.org/drawingml/2006/main">
                  <a:graphicData uri="http://schemas.microsoft.com/office/word/2010/wordprocessingShape">
                    <wps:wsp>
                      <wps:cNvSpPr/>
                      <wps:spPr>
                        <a:xfrm>
                          <a:off x="0" y="0"/>
                          <a:ext cx="712470" cy="474980"/>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476.85pt;margin-top:214.45pt;width:56.1pt;height:3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" fillcolor="white [3212]" stroked="f"/>
            </w:pict>
          </mc:Fallback>
        </mc:AlternateContent>
      </w:r>
      <w:r w:rsidR="00B52CD5" w:rsidRPr="00B52CD5">
        <w:rPr>
          <w:noProof/>
        </w:rPr>
        <w:drawing>
          <wp:inline distT="0" distB="0" distL="0" distR="0" wp14:anchorId="7867C495" wp14:editId="3FED8183">
            <wp:extent cx="6243955" cy="3040380"/>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ubstance.jpg"/>
                    <pic:cNvPicPr/>
                  </pic:nvPicPr>
                  <pic:blipFill>
                    <a:blip r:embed="rId18">
                      <a:extLst>
                        <a:ext uri="{28A0092B-C50C-407E-A947-70E740481C1C}">
                          <a14:useLocalDpi xmlns:a14="http://schemas.microsoft.com/office/drawing/2010/main" val="0"/>
                        </a:ext>
                      </a:extLst>
                    </a:blip>
                    <a:stretch>
                      <a:fillRect/>
                    </a:stretch>
                  </pic:blipFill>
                  <pic:spPr>
                    <a:xfrm>
                      <a:off x="0" y="0"/>
                      <a:ext cx="6248030" cy="3042364"/>
                    </a:xfrm>
                    <a:prstGeom prst="rect">
                      <a:avLst/>
                    </a:prstGeom>
                  </pic:spPr>
                </pic:pic>
              </a:graphicData>
            </a:graphic>
          </wp:inline>
        </w:drawing>
      </w:r>
    </w:p>
    <w:p w14:paraId="2020F7CF" w14:textId="4119AA03" w:rsidR="0076409D" w:rsidRDefault="0076409D" w:rsidP="0076409D">
      <w:pPr>
        <w:pStyle w:val="BodyText"/>
      </w:pPr>
    </w:p>
    <w:p w14:paraId="0646985A" w14:textId="77777777" w:rsidR="0076409D" w:rsidRDefault="0076409D" w:rsidP="0076409D">
      <w:pPr>
        <w:pStyle w:val="BodyText"/>
      </w:pPr>
    </w:p>
    <w:p w14:paraId="48AF60AE" w14:textId="597E3F19" w:rsidR="0076409D" w:rsidRDefault="0076409D">
      <w:r>
        <w:br w:type="page"/>
      </w:r>
    </w:p>
    <w:p w14:paraId="6C96CB14" w14:textId="30F03183" w:rsidR="0076409D" w:rsidRDefault="0076409D">
      <w:pPr>
        <w:rPr>
          <w:rFonts w:ascii="Arial" w:hAnsi="Arial"/>
          <w:sz w:val="22"/>
        </w:rPr>
      </w:pPr>
      <w:r>
        <w:rPr>
          <w:rFonts w:ascii="Arial" w:hAnsi="Arial"/>
          <w:noProof/>
          <w:sz w:val="22"/>
        </w:rPr>
        <w:lastRenderedPageBreak/>
        <w:drawing>
          <wp:inline distT="0" distB="0" distL="0" distR="0" wp14:anchorId="0CB419B3" wp14:editId="19AB84E3">
            <wp:extent cx="4299344"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Wells_crop.jpg"/>
                    <pic:cNvPicPr/>
                  </pic:nvPicPr>
                  <pic:blipFill>
                    <a:blip r:embed="rId19">
                      <a:extLst>
                        <a:ext uri="{28A0092B-C50C-407E-A947-70E740481C1C}">
                          <a14:useLocalDpi xmlns:a14="http://schemas.microsoft.com/office/drawing/2010/main" val="0"/>
                        </a:ext>
                      </a:extLst>
                    </a:blip>
                    <a:stretch>
                      <a:fillRect/>
                    </a:stretch>
                  </pic:blipFill>
                  <pic:spPr>
                    <a:xfrm>
                      <a:off x="0" y="0"/>
                      <a:ext cx="4300582" cy="3344237"/>
                    </a:xfrm>
                    <a:prstGeom prst="rect">
                      <a:avLst/>
                    </a:prstGeom>
                  </pic:spPr>
                </pic:pic>
              </a:graphicData>
            </a:graphic>
          </wp:inline>
        </w:drawing>
      </w:r>
      <w:r>
        <w:rPr>
          <w:rFonts w:ascii="Arial" w:hAnsi="Arial"/>
          <w:noProof/>
          <w:sz w:val="22"/>
        </w:rPr>
        <w:drawing>
          <wp:inline distT="0" distB="0" distL="0" distR="0" wp14:anchorId="09A84DD4" wp14:editId="18177971">
            <wp:extent cx="3190992" cy="94043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Well_crop.jpg"/>
                    <pic:cNvPicPr/>
                  </pic:nvPicPr>
                  <pic:blipFill>
                    <a:blip r:embed="rId20">
                      <a:extLst>
                        <a:ext uri="{28A0092B-C50C-407E-A947-70E740481C1C}">
                          <a14:useLocalDpi xmlns:a14="http://schemas.microsoft.com/office/drawing/2010/main" val="0"/>
                        </a:ext>
                      </a:extLst>
                    </a:blip>
                    <a:stretch>
                      <a:fillRect/>
                    </a:stretch>
                  </pic:blipFill>
                  <pic:spPr>
                    <a:xfrm>
                      <a:off x="0" y="0"/>
                      <a:ext cx="3196512" cy="942062"/>
                    </a:xfrm>
                    <a:prstGeom prst="rect">
                      <a:avLst/>
                    </a:prstGeom>
                  </pic:spPr>
                </pic:pic>
              </a:graphicData>
            </a:graphic>
          </wp:inline>
        </w:drawing>
      </w:r>
    </w:p>
    <w:p w14:paraId="609FC89E" w14:textId="77777777" w:rsidR="0076409D" w:rsidRDefault="0076409D">
      <w:pPr>
        <w:rPr>
          <w:rFonts w:ascii="Arial" w:hAnsi="Arial"/>
          <w:sz w:val="22"/>
        </w:rPr>
      </w:pPr>
    </w:p>
    <w:p w14:paraId="1898E7DD" w14:textId="77777777" w:rsidR="006B6204" w:rsidRDefault="006B6204" w:rsidP="006B6204">
      <w:pPr>
        <w:rPr>
          <w:ins w:id="57" w:author="Alex" w:date="2015-02-25T09:16:00Z"/>
          <w:rFonts w:ascii="Arial" w:hAnsi="Arial"/>
          <w:sz w:val="22"/>
        </w:rPr>
      </w:pPr>
      <w:ins w:id="58" w:author="Alex" w:date="2015-02-25T09:16:00Z">
        <w:r>
          <w:rPr>
            <w:rFonts w:ascii="Arial" w:hAnsi="Arial"/>
            <w:sz w:val="22"/>
          </w:rPr>
          <w:t>PROPOSAL: Shared plate button.</w:t>
        </w:r>
      </w:ins>
    </w:p>
    <w:p w14:paraId="3D03CCCC" w14:textId="77777777" w:rsidR="006B6204" w:rsidRDefault="006B6204" w:rsidP="006B6204">
      <w:pPr>
        <w:rPr>
          <w:ins w:id="59" w:author="Alex" w:date="2015-02-25T09:16:00Z"/>
          <w:rFonts w:ascii="Arial" w:hAnsi="Arial"/>
          <w:sz w:val="22"/>
        </w:rPr>
      </w:pPr>
    </w:p>
    <w:p w14:paraId="55D47AD6" w14:textId="77777777" w:rsidR="006B6204" w:rsidRDefault="006B6204" w:rsidP="006B6204">
      <w:pPr>
        <w:rPr>
          <w:ins w:id="60" w:author="Alex" w:date="2015-02-25T09:16:00Z"/>
          <w:rFonts w:ascii="Arial" w:hAnsi="Arial"/>
          <w:sz w:val="22"/>
        </w:rPr>
      </w:pPr>
      <w:ins w:id="61" w:author="Alex" w:date="2015-02-25T09:16:00Z">
        <w:r>
          <w:rPr>
            <w:rFonts w:ascii="Arial" w:hAnsi="Arial"/>
            <w:sz w:val="22"/>
          </w:rPr>
          <w:t xml:space="preserve">A shared plate could be produced here. </w:t>
        </w:r>
      </w:ins>
    </w:p>
    <w:p w14:paraId="53793D95" w14:textId="77777777" w:rsidR="006B6204" w:rsidRDefault="006B6204" w:rsidP="006B6204">
      <w:pPr>
        <w:rPr>
          <w:ins w:id="62" w:author="Alex" w:date="2015-02-25T09:16:00Z"/>
          <w:rFonts w:ascii="Arial" w:hAnsi="Arial"/>
          <w:sz w:val="22"/>
        </w:rPr>
      </w:pPr>
      <w:ins w:id="63" w:author="Alex" w:date="2015-02-25T09:16:00Z">
        <w:r>
          <w:rPr>
            <w:rFonts w:ascii="Arial" w:hAnsi="Arial"/>
            <w:sz w:val="22"/>
          </w:rPr>
          <w:t>- click the shared plate button</w:t>
        </w:r>
      </w:ins>
    </w:p>
    <w:p w14:paraId="6D3C4ECC" w14:textId="77777777" w:rsidR="006B6204" w:rsidRDefault="006B6204" w:rsidP="006B6204">
      <w:pPr>
        <w:rPr>
          <w:ins w:id="64" w:author="Alex" w:date="2015-02-25T09:16:00Z"/>
          <w:rFonts w:ascii="Arial" w:hAnsi="Arial"/>
          <w:sz w:val="22"/>
        </w:rPr>
      </w:pPr>
      <w:ins w:id="65" w:author="Alex" w:date="2015-02-25T09:16:00Z">
        <w:r>
          <w:rPr>
            <w:rFonts w:ascii="Arial" w:hAnsi="Arial"/>
            <w:sz w:val="22"/>
          </w:rPr>
          <w:t>- Goes to page asking for which experiments to share with</w:t>
        </w:r>
      </w:ins>
    </w:p>
    <w:p w14:paraId="3DA7E7DD" w14:textId="77777777" w:rsidR="006B6204" w:rsidRDefault="006B6204" w:rsidP="006B6204">
      <w:pPr>
        <w:rPr>
          <w:ins w:id="66" w:author="Alex" w:date="2015-02-25T09:16:00Z"/>
          <w:rFonts w:ascii="Arial" w:hAnsi="Arial"/>
          <w:sz w:val="22"/>
        </w:rPr>
      </w:pPr>
      <w:ins w:id="67" w:author="Alex" w:date="2015-02-25T09:16:00Z">
        <w:r>
          <w:rPr>
            <w:rFonts w:ascii="Arial" w:hAnsi="Arial"/>
            <w:sz w:val="22"/>
          </w:rPr>
          <w:t>- Goes to the select plate page</w:t>
        </w:r>
      </w:ins>
    </w:p>
    <w:p w14:paraId="6D76D795" w14:textId="77777777" w:rsidR="006B6204" w:rsidRDefault="006B6204" w:rsidP="006B6204">
      <w:pPr>
        <w:rPr>
          <w:ins w:id="68" w:author="Alex" w:date="2015-02-25T09:16:00Z"/>
          <w:rFonts w:ascii="Arial" w:hAnsi="Arial"/>
          <w:sz w:val="22"/>
        </w:rPr>
      </w:pPr>
      <w:ins w:id="69" w:author="Alex" w:date="2015-02-25T09:16:00Z">
        <w:r>
          <w:rPr>
            <w:rFonts w:ascii="Arial" w:hAnsi="Arial"/>
            <w:sz w:val="22"/>
          </w:rPr>
          <w:t>- Goes to page asking to select rows and columns. Shows the mapping and allow users to select rows and columns that they want. Ideally the user could highlight a cell and click and drag to get the range they want. However, if we can’t do that then just select the rows and columns with checkboxes, their intersect is what is selected.</w:t>
        </w:r>
      </w:ins>
    </w:p>
    <w:p w14:paraId="03396838" w14:textId="77777777" w:rsidR="006B6204" w:rsidRDefault="006B6204" w:rsidP="006B6204">
      <w:pPr>
        <w:rPr>
          <w:ins w:id="70" w:author="Alex" w:date="2015-02-25T09:16:00Z"/>
          <w:rFonts w:ascii="Arial" w:hAnsi="Arial"/>
          <w:sz w:val="22"/>
        </w:rPr>
      </w:pPr>
      <w:ins w:id="71" w:author="Alex" w:date="2015-02-25T09:16:00Z">
        <w:r>
          <w:rPr>
            <w:rFonts w:ascii="Arial" w:hAnsi="Arial"/>
            <w:sz w:val="22"/>
          </w:rPr>
          <w:t>- The user is taken to the select substance page and the rest of the wizard is the same as the regular plate creation wizard.</w:t>
        </w:r>
      </w:ins>
    </w:p>
    <w:p w14:paraId="4C5FCDD6" w14:textId="77777777" w:rsidR="006B6204" w:rsidRDefault="006B6204" w:rsidP="006B6204">
      <w:pPr>
        <w:rPr>
          <w:ins w:id="72" w:author="Alex" w:date="2015-02-25T09:16:00Z"/>
          <w:rFonts w:ascii="Arial" w:hAnsi="Arial"/>
          <w:sz w:val="22"/>
        </w:rPr>
      </w:pPr>
    </w:p>
    <w:p w14:paraId="12686C01" w14:textId="77777777" w:rsidR="006B6204" w:rsidRDefault="006B6204" w:rsidP="006B6204">
      <w:pPr>
        <w:rPr>
          <w:ins w:id="73" w:author="Alex" w:date="2015-02-25T09:16:00Z"/>
          <w:rFonts w:ascii="Arial" w:hAnsi="Arial"/>
          <w:sz w:val="22"/>
        </w:rPr>
      </w:pPr>
      <w:ins w:id="74" w:author="Alex" w:date="2015-02-25T09:16:00Z">
        <w:r>
          <w:rPr>
            <w:rFonts w:ascii="Arial" w:hAnsi="Arial"/>
            <w:sz w:val="22"/>
          </w:rPr>
          <w:t>For now, imports and exports of shared plates are not supported.</w:t>
        </w:r>
      </w:ins>
    </w:p>
    <w:p w14:paraId="4B042400" w14:textId="77777777" w:rsidR="006B6204" w:rsidRDefault="006B6204" w:rsidP="006B6204">
      <w:pPr>
        <w:rPr>
          <w:ins w:id="75" w:author="Alex" w:date="2015-02-25T09:16:00Z"/>
          <w:rFonts w:ascii="Arial" w:hAnsi="Arial"/>
          <w:sz w:val="22"/>
        </w:rPr>
      </w:pPr>
      <w:ins w:id="76" w:author="Alex" w:date="2015-02-25T09:16:00Z">
        <w:r>
          <w:rPr>
            <w:rFonts w:ascii="Arial" w:hAnsi="Arial"/>
            <w:sz w:val="22"/>
          </w:rPr>
          <w:t>Shared Plate Edit:</w:t>
        </w:r>
      </w:ins>
    </w:p>
    <w:p w14:paraId="78E5F255" w14:textId="77777777" w:rsidR="006B6204" w:rsidRDefault="006B6204" w:rsidP="006B6204">
      <w:pPr>
        <w:rPr>
          <w:ins w:id="77" w:author="Alex" w:date="2015-02-25T09:16:00Z"/>
          <w:rFonts w:ascii="Arial" w:hAnsi="Arial"/>
          <w:sz w:val="22"/>
        </w:rPr>
      </w:pPr>
      <w:ins w:id="78" w:author="Alex" w:date="2015-02-25T09:16:00Z">
        <w:r>
          <w:rPr>
            <w:rFonts w:ascii="Arial" w:hAnsi="Arial"/>
            <w:sz w:val="22"/>
          </w:rPr>
          <w:t>Editing plates is currently not supported.</w:t>
        </w:r>
      </w:ins>
    </w:p>
    <w:p w14:paraId="288E9B05" w14:textId="77777777" w:rsidR="006B6204" w:rsidRDefault="006B6204" w:rsidP="006B6204">
      <w:pPr>
        <w:rPr>
          <w:ins w:id="79" w:author="Alex" w:date="2015-02-25T09:16:00Z"/>
          <w:rFonts w:ascii="Arial" w:hAnsi="Arial"/>
          <w:sz w:val="22"/>
        </w:rPr>
      </w:pPr>
    </w:p>
    <w:p w14:paraId="01DDD720" w14:textId="77777777" w:rsidR="006B6204" w:rsidRDefault="006B6204" w:rsidP="006B6204">
      <w:pPr>
        <w:rPr>
          <w:ins w:id="80" w:author="Alex" w:date="2015-02-25T09:16:00Z"/>
          <w:rFonts w:ascii="Arial" w:hAnsi="Arial"/>
          <w:sz w:val="22"/>
        </w:rPr>
      </w:pPr>
    </w:p>
    <w:p w14:paraId="3692A4F7" w14:textId="77777777" w:rsidR="006B6204" w:rsidRDefault="006B6204" w:rsidP="006B6204">
      <w:pPr>
        <w:rPr>
          <w:ins w:id="81" w:author="Alex" w:date="2015-02-25T09:16:00Z"/>
          <w:rFonts w:ascii="Arial" w:hAnsi="Arial"/>
          <w:sz w:val="22"/>
        </w:rPr>
      </w:pPr>
      <w:ins w:id="82" w:author="Alex" w:date="2015-02-25T09:16:00Z">
        <w:r>
          <w:rPr>
            <w:rFonts w:ascii="Arial" w:hAnsi="Arial"/>
            <w:sz w:val="22"/>
          </w:rPr>
          <w:t>Shared Plate Deletion:</w:t>
        </w:r>
      </w:ins>
    </w:p>
    <w:p w14:paraId="25F03301" w14:textId="32CF765E" w:rsidR="006B6204" w:rsidRDefault="006B6204" w:rsidP="006B6204">
      <w:pPr>
        <w:rPr>
          <w:rFonts w:ascii="Arial" w:hAnsi="Arial"/>
          <w:sz w:val="22"/>
        </w:rPr>
      </w:pPr>
      <w:ins w:id="83" w:author="Alex" w:date="2015-02-25T09:16:00Z">
        <w:r>
          <w:rPr>
            <w:rFonts w:ascii="Arial" w:hAnsi="Arial"/>
            <w:sz w:val="22"/>
          </w:rPr>
          <w:t>If the delete button is selected, a shared plate is only removed from the list of available plates and only visibility to the experiment is removed. The plate is only truly deleted when all experiments remove access</w:t>
        </w:r>
      </w:ins>
    </w:p>
    <w:p w14:paraId="0AE17573" w14:textId="77777777" w:rsidR="006B6204" w:rsidRDefault="006B6204">
      <w:pPr>
        <w:rPr>
          <w:rFonts w:ascii="Arial" w:hAnsi="Arial"/>
          <w:sz w:val="22"/>
        </w:rPr>
      </w:pPr>
    </w:p>
    <w:p w14:paraId="3687F8E1" w14:textId="3371A333" w:rsidR="0076409D" w:rsidRDefault="0076409D" w:rsidP="0076409D">
      <w:pPr>
        <w:pStyle w:val="Heading3"/>
      </w:pPr>
      <w:bookmarkStart w:id="84" w:name="_Toc286359811"/>
      <w:r>
        <w:lastRenderedPageBreak/>
        <w:t>Open Issues / Questions Plate Management</w:t>
      </w:r>
      <w:bookmarkEnd w:id="84"/>
    </w:p>
    <w:tbl>
      <w:tblPr>
        <w:tblpPr w:leftFromText="180" w:rightFromText="180" w:vertAnchor="text" w:tblpX="828" w:tblpY="1"/>
        <w:tblOverlap w:val="never"/>
        <w:tblW w:w="9000"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76409D" w14:paraId="4DA05259" w14:textId="77777777" w:rsidTr="00DA25D7">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963A04A" w14:textId="77777777" w:rsidR="0076409D" w:rsidRDefault="0076409D" w:rsidP="00DA25D7">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1E08F47A" w14:textId="77777777" w:rsidR="0076409D" w:rsidRDefault="0076409D" w:rsidP="00DA25D7">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897ABA2" w14:textId="77777777" w:rsidR="0076409D" w:rsidRDefault="0076409D" w:rsidP="00DA25D7">
            <w:pPr>
              <w:pStyle w:val="TableTitle"/>
            </w:pPr>
            <w:r>
              <w:t>NOtes</w:t>
            </w:r>
          </w:p>
        </w:tc>
      </w:tr>
      <w:tr w:rsidR="0076409D" w14:paraId="52DA0015" w14:textId="77777777" w:rsidTr="00DA25D7">
        <w:trPr>
          <w:cantSplit/>
        </w:trPr>
        <w:tc>
          <w:tcPr>
            <w:tcW w:w="450" w:type="dxa"/>
            <w:tcBorders>
              <w:top w:val="single" w:sz="8" w:space="0" w:color="808080"/>
              <w:left w:val="single" w:sz="12" w:space="0" w:color="000000"/>
              <w:bottom w:val="single" w:sz="8" w:space="0" w:color="808080"/>
              <w:right w:val="single" w:sz="8" w:space="0" w:color="808080"/>
            </w:tcBorders>
          </w:tcPr>
          <w:p w14:paraId="1A83FAC6" w14:textId="77777777" w:rsidR="0076409D" w:rsidRDefault="0076409D" w:rsidP="00DA25D7">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5160559A" w14:textId="45CD6AE8" w:rsidR="0076409D" w:rsidRDefault="0076409D" w:rsidP="00DA25D7">
            <w:pPr>
              <w:pStyle w:val="TableText"/>
            </w:pPr>
            <w:r>
              <w:t>Is there a need for Plate Templates? Adding placeholders for compounds, controls and empty. Perhaps including an index for dosage. Merge the Compound list with the template to create a plate.</w:t>
            </w:r>
          </w:p>
          <w:p w14:paraId="54383A9F" w14:textId="77C0CEB5" w:rsidR="0076409D" w:rsidRDefault="0076409D" w:rsidP="00DA25D7">
            <w:pPr>
              <w:pStyle w:val="TableText"/>
            </w:pPr>
            <w:r>
              <w:t>Is cloning the plate a reasonable alternative to the template concept</w:t>
            </w:r>
          </w:p>
        </w:tc>
        <w:tc>
          <w:tcPr>
            <w:tcW w:w="5040" w:type="dxa"/>
            <w:tcBorders>
              <w:top w:val="single" w:sz="8" w:space="0" w:color="808080"/>
              <w:left w:val="single" w:sz="8" w:space="0" w:color="808080"/>
              <w:bottom w:val="single" w:sz="8" w:space="0" w:color="808080"/>
              <w:right w:val="single" w:sz="8" w:space="0" w:color="808080"/>
            </w:tcBorders>
          </w:tcPr>
          <w:p w14:paraId="0C2DC48D" w14:textId="0635DF92" w:rsidR="0076409D" w:rsidRDefault="00DA25D7" w:rsidP="00DA25D7">
            <w:pPr>
              <w:pStyle w:val="TableText"/>
            </w:pPr>
            <w:r>
              <w:t>Plate templates and cloning can coexist. When creating an initial plate, plate templates are the list of available plate structures. There are only a few of them that are sourced from manufacturers. Plates are created from the templates by deciding what substance goes where. Cloning will clone plates not templates and give the option of editing the mappings. This will allow scientist to make new plates more quickly but would not replace the need for plate templates</w:t>
            </w:r>
          </w:p>
        </w:tc>
      </w:tr>
      <w:tr w:rsidR="0076409D" w14:paraId="3B74AE67"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1041FB93" w14:textId="77777777" w:rsidR="0076409D" w:rsidRDefault="0076409D"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4E5CF6FD" w14:textId="6A8DAD9B" w:rsidR="0076409D" w:rsidRDefault="0076409D" w:rsidP="00DA25D7">
            <w:pPr>
              <w:pStyle w:val="TableText"/>
            </w:pPr>
            <w:r>
              <w:t>For dose response analysis. Applying doses or concentrations of compounds. Is there a shorthand e.g</w:t>
            </w:r>
            <w:r w:rsidR="00456480">
              <w:t>.</w:t>
            </w:r>
            <w:r>
              <w:t xml:space="preserve"> 20uM 5-</w:t>
            </w:r>
            <w:r w:rsidR="00CD2ED0">
              <w:t xml:space="preserve">fold? </w:t>
            </w:r>
          </w:p>
        </w:tc>
        <w:tc>
          <w:tcPr>
            <w:tcW w:w="5040" w:type="dxa"/>
            <w:tcBorders>
              <w:top w:val="single" w:sz="8" w:space="0" w:color="808080"/>
              <w:left w:val="single" w:sz="8" w:space="0" w:color="808080"/>
              <w:bottom w:val="single" w:sz="8" w:space="0" w:color="808080"/>
              <w:right w:val="single" w:sz="8" w:space="0" w:color="808080"/>
            </w:tcBorders>
          </w:tcPr>
          <w:p w14:paraId="5F7C37C7" w14:textId="77777777" w:rsidR="0076409D" w:rsidRDefault="0076409D" w:rsidP="00DA25D7">
            <w:pPr>
              <w:pStyle w:val="TableText"/>
            </w:pPr>
          </w:p>
        </w:tc>
      </w:tr>
      <w:tr w:rsidR="0076409D" w14:paraId="7F5A0AE7"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113289A" w14:textId="77777777" w:rsidR="0076409D" w:rsidRDefault="0076409D" w:rsidP="00DA25D7">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7098572" w14:textId="010AAFF3" w:rsidR="0076409D" w:rsidRDefault="0076409D" w:rsidP="00DA25D7">
            <w:pPr>
              <w:pStyle w:val="TableText"/>
            </w:pPr>
            <w:r>
              <w:t>Ability to create plates of any dimension.</w:t>
            </w:r>
            <w:r w:rsidR="00DA25D7">
              <w:t xml:space="preserve"> does not account for non-rectangular (e.g., round) plates or 3d plates.</w:t>
            </w:r>
          </w:p>
        </w:tc>
        <w:tc>
          <w:tcPr>
            <w:tcW w:w="5040" w:type="dxa"/>
            <w:tcBorders>
              <w:top w:val="single" w:sz="8" w:space="0" w:color="808080"/>
              <w:left w:val="single" w:sz="8" w:space="0" w:color="808080"/>
              <w:bottom w:val="single" w:sz="8" w:space="0" w:color="808080"/>
              <w:right w:val="single" w:sz="8" w:space="0" w:color="808080"/>
            </w:tcBorders>
          </w:tcPr>
          <w:p w14:paraId="035136AB" w14:textId="77777777" w:rsidR="0076409D" w:rsidRDefault="0076409D" w:rsidP="00DA25D7">
            <w:pPr>
              <w:pStyle w:val="TableText"/>
            </w:pPr>
          </w:p>
          <w:p w14:paraId="5DAADFD6" w14:textId="77777777" w:rsidR="0076409D" w:rsidRDefault="0076409D" w:rsidP="00DA25D7">
            <w:pPr>
              <w:pStyle w:val="TableText"/>
            </w:pPr>
          </w:p>
        </w:tc>
      </w:tr>
      <w:tr w:rsidR="00DA25D7" w14:paraId="32FAF932"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2E07424" w14:textId="77777777" w:rsidR="00DA25D7" w:rsidRDefault="00DA25D7" w:rsidP="00DA25D7">
            <w:pPr>
              <w:pStyle w:val="TableText"/>
              <w:rPr>
                <w:sz w:val="18"/>
              </w:rPr>
            </w:pPr>
            <w:r>
              <w:rPr>
                <w:sz w:val="18"/>
              </w:rPr>
              <w:t>4</w:t>
            </w:r>
          </w:p>
        </w:tc>
        <w:tc>
          <w:tcPr>
            <w:tcW w:w="3510" w:type="dxa"/>
            <w:tcBorders>
              <w:top w:val="single" w:sz="8" w:space="0" w:color="808080"/>
              <w:left w:val="single" w:sz="8" w:space="0" w:color="808080"/>
              <w:bottom w:val="single" w:sz="8" w:space="0" w:color="808080"/>
              <w:right w:val="single" w:sz="8" w:space="0" w:color="808080"/>
            </w:tcBorders>
          </w:tcPr>
          <w:p w14:paraId="67D447F1" w14:textId="77777777" w:rsidR="00DA25D7" w:rsidRDefault="00DA25D7" w:rsidP="00DA25D7">
            <w:pPr>
              <w:pStyle w:val="TableText"/>
            </w:pPr>
            <w:r>
              <w:t>Exporting plate specs. Is there a standard format? Do we need to handle with different parsers tied to equipment type?</w:t>
            </w:r>
          </w:p>
        </w:tc>
        <w:tc>
          <w:tcPr>
            <w:tcW w:w="5040" w:type="dxa"/>
            <w:tcBorders>
              <w:top w:val="single" w:sz="8" w:space="0" w:color="808080"/>
              <w:left w:val="single" w:sz="8" w:space="0" w:color="808080"/>
              <w:bottom w:val="single" w:sz="8" w:space="0" w:color="808080"/>
              <w:right w:val="single" w:sz="8" w:space="0" w:color="808080"/>
            </w:tcBorders>
          </w:tcPr>
          <w:p w14:paraId="55D8D199" w14:textId="77777777" w:rsidR="00DA25D7" w:rsidRDefault="00DA25D7" w:rsidP="00DA25D7">
            <w:pPr>
              <w:pStyle w:val="TableText"/>
            </w:pPr>
          </w:p>
          <w:p w14:paraId="79EDCDBE" w14:textId="77777777" w:rsidR="00DA25D7" w:rsidRDefault="00DA25D7" w:rsidP="00DA25D7">
            <w:pPr>
              <w:pStyle w:val="TableText"/>
            </w:pPr>
          </w:p>
        </w:tc>
      </w:tr>
      <w:tr w:rsidR="0076409D" w14:paraId="2A4C61CF"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C6141EB" w14:textId="72D86996" w:rsidR="0076409D" w:rsidRDefault="00DA25D7" w:rsidP="00DA25D7">
            <w:pPr>
              <w:pStyle w:val="TableText"/>
              <w:rPr>
                <w:sz w:val="18"/>
              </w:rPr>
            </w:pPr>
            <w:r>
              <w:rPr>
                <w:sz w:val="18"/>
              </w:rPr>
              <w:t>5</w:t>
            </w:r>
          </w:p>
        </w:tc>
        <w:tc>
          <w:tcPr>
            <w:tcW w:w="3510" w:type="dxa"/>
            <w:tcBorders>
              <w:top w:val="single" w:sz="8" w:space="0" w:color="808080"/>
              <w:left w:val="single" w:sz="8" w:space="0" w:color="808080"/>
              <w:bottom w:val="single" w:sz="8" w:space="0" w:color="808080"/>
              <w:right w:val="single" w:sz="8" w:space="0" w:color="808080"/>
            </w:tcBorders>
          </w:tcPr>
          <w:p w14:paraId="7A2AB3E7" w14:textId="04231B01" w:rsidR="0076409D" w:rsidRDefault="00DA25D7" w:rsidP="00DA25D7">
            <w:pPr>
              <w:pStyle w:val="TableText"/>
            </w:pPr>
            <w:r>
              <w:t>Picture 1 will also list shared plates. A new status of ‘not started’ will exist. when clicked, user will be taken to a page where they can select their plate region. Then they are taken to substance selection page and continue the rest of the wizard the same way</w:t>
            </w:r>
          </w:p>
        </w:tc>
        <w:tc>
          <w:tcPr>
            <w:tcW w:w="5040" w:type="dxa"/>
            <w:tcBorders>
              <w:top w:val="single" w:sz="8" w:space="0" w:color="808080"/>
              <w:left w:val="single" w:sz="8" w:space="0" w:color="808080"/>
              <w:bottom w:val="single" w:sz="8" w:space="0" w:color="808080"/>
              <w:right w:val="single" w:sz="8" w:space="0" w:color="808080"/>
            </w:tcBorders>
          </w:tcPr>
          <w:p w14:paraId="53449576" w14:textId="77777777" w:rsidR="0076409D" w:rsidRDefault="0076409D" w:rsidP="00DA25D7">
            <w:pPr>
              <w:pStyle w:val="TableText"/>
            </w:pPr>
          </w:p>
          <w:p w14:paraId="0926A31E" w14:textId="15973817" w:rsidR="0076409D" w:rsidRDefault="00DA25D7" w:rsidP="00DA25D7">
            <w:pPr>
              <w:pStyle w:val="TableText"/>
            </w:pPr>
            <w:r>
              <w:t>For shared plates the plate setup page will not show the entire mapping, instead it will show the part of the mapping that is available to the user and the rest will be grey boxes</w:t>
            </w:r>
          </w:p>
        </w:tc>
      </w:tr>
    </w:tbl>
    <w:p w14:paraId="200A0283" w14:textId="7611BC66" w:rsidR="00DA25D7" w:rsidRDefault="00DA25D7">
      <w:pPr>
        <w:pStyle w:val="BodyText"/>
      </w:pPr>
      <w:r>
        <w:br w:type="textWrapping" w:clear="all"/>
      </w:r>
    </w:p>
    <w:p w14:paraId="028F8FEE" w14:textId="77777777" w:rsidR="00DA25D7" w:rsidRDefault="00DA25D7">
      <w:pPr>
        <w:rPr>
          <w:rFonts w:ascii="Arial" w:hAnsi="Arial"/>
          <w:sz w:val="22"/>
        </w:rPr>
      </w:pPr>
      <w:r>
        <w:br w:type="page"/>
      </w:r>
    </w:p>
    <w:p w14:paraId="7178B128" w14:textId="77777777" w:rsidR="00C4101E" w:rsidRDefault="00C4101E">
      <w:pPr>
        <w:pStyle w:val="BodyText"/>
      </w:pPr>
    </w:p>
    <w:p w14:paraId="3B0F2133" w14:textId="7A7AF9D2" w:rsidR="00C4101E" w:rsidRDefault="001B2821" w:rsidP="00E00D4C">
      <w:pPr>
        <w:pStyle w:val="Heading2"/>
      </w:pPr>
      <w:bookmarkStart w:id="85" w:name="_Toc286359812"/>
      <w:r>
        <w:t>Experiment Man</w:t>
      </w:r>
      <w:r w:rsidR="0076409D">
        <w:t>agement</w:t>
      </w:r>
      <w:r>
        <w:t xml:space="preserve"> Requirements</w:t>
      </w:r>
      <w:bookmarkEnd w:id="85"/>
    </w:p>
    <w:p w14:paraId="1E2E21D0" w14:textId="77777777" w:rsidR="001B2821" w:rsidRDefault="001B2821" w:rsidP="001B2821">
      <w:pPr>
        <w:pStyle w:val="BodyText"/>
      </w:pPr>
    </w:p>
    <w:p w14:paraId="6AD3F0A4" w14:textId="5FC3B9BD" w:rsidR="001B2821" w:rsidRDefault="001B2821" w:rsidP="001B2821">
      <w:pPr>
        <w:pStyle w:val="Heading3"/>
      </w:pPr>
      <w:bookmarkStart w:id="86" w:name="_Toc286359813"/>
      <w:r>
        <w:t>Overview</w:t>
      </w:r>
      <w:bookmarkEnd w:id="86"/>
    </w:p>
    <w:p w14:paraId="015700A3" w14:textId="35196F43" w:rsidR="00CC0391" w:rsidRPr="00CC0391" w:rsidRDefault="00CC0391" w:rsidP="00B551B5">
      <w:pPr>
        <w:pStyle w:val="BodyText"/>
      </w:pPr>
      <w:r>
        <w:t>Experiments ca</w:t>
      </w:r>
      <w:r w:rsidR="00B551B5">
        <w:t>n be created and deleted by an a</w:t>
      </w:r>
      <w:r>
        <w:t>dministrative user.</w:t>
      </w:r>
      <w:r w:rsidR="00B551B5">
        <w:t xml:space="preserve"> An experiment is identified with a unique name. A description of the experiment can also be included. An administrative user can also create teams of scientists for an experiment.</w:t>
      </w:r>
    </w:p>
    <w:p w14:paraId="709CF17D" w14:textId="75208ABB" w:rsidR="00CC0391" w:rsidRDefault="00CC0391" w:rsidP="00CC0391">
      <w:pPr>
        <w:pStyle w:val="BodyText"/>
      </w:pPr>
      <w:r>
        <w:t xml:space="preserve">Experiments may use a single of a set of filled plates. </w:t>
      </w:r>
      <w:r w:rsidR="00B551B5">
        <w:t>The plates used in an experiment can be listed. A team member can add new plates to an experiment.</w:t>
      </w:r>
    </w:p>
    <w:p w14:paraId="7C770B96" w14:textId="0A5C0ED5" w:rsidR="00B551B5" w:rsidRDefault="00B551B5" w:rsidP="00CC0391">
      <w:pPr>
        <w:pStyle w:val="BodyText"/>
      </w:pPr>
      <w:r>
        <w:t>Plates have a status:</w:t>
      </w:r>
    </w:p>
    <w:p w14:paraId="7E0469CE" w14:textId="3797EF29" w:rsidR="00B551B5" w:rsidRDefault="006B6204" w:rsidP="00B551B5">
      <w:pPr>
        <w:pStyle w:val="BodyText"/>
        <w:numPr>
          <w:ilvl w:val="0"/>
          <w:numId w:val="26"/>
        </w:numPr>
        <w:rPr>
          <w:ins w:id="87" w:author="Alex" w:date="2015-02-25T09:17:00Z"/>
        </w:rPr>
      </w:pPr>
      <w:ins w:id="88" w:author="Alex" w:date="2015-02-25T09:17:00Z">
        <w:r>
          <w:rPr>
            <w:b/>
          </w:rPr>
          <w:t>Creating</w:t>
        </w:r>
      </w:ins>
      <w:r w:rsidR="00B551B5">
        <w:t>– a plate in this state is in the process of being defined (see plate management)</w:t>
      </w:r>
    </w:p>
    <w:p w14:paraId="67F82B53" w14:textId="36A2EC10" w:rsidR="006B6204" w:rsidRDefault="006B6204" w:rsidP="00DA25D7">
      <w:pPr>
        <w:pStyle w:val="BodyText"/>
        <w:numPr>
          <w:ilvl w:val="1"/>
          <w:numId w:val="26"/>
        </w:numPr>
        <w:rPr>
          <w:ins w:id="89" w:author="Alex" w:date="2015-02-25T09:17:00Z"/>
        </w:rPr>
      </w:pPr>
      <w:ins w:id="90" w:author="Alex" w:date="2015-02-25T09:17:00Z">
        <w:r>
          <w:t>Shared plates that have not been allocated can be started by clicked not started. Note that all shared plates have a common ‘Ready to Test’ and Tested state.</w:t>
        </w:r>
      </w:ins>
    </w:p>
    <w:p w14:paraId="08B1B2C3" w14:textId="7B022D7B" w:rsidR="00B551B5" w:rsidRDefault="00B551B5" w:rsidP="00B551B5">
      <w:pPr>
        <w:pStyle w:val="BodyText"/>
        <w:numPr>
          <w:ilvl w:val="0"/>
          <w:numId w:val="26"/>
        </w:numPr>
      </w:pPr>
      <w:r w:rsidRPr="00B551B5">
        <w:rPr>
          <w:b/>
        </w:rPr>
        <w:t>Ready to test</w:t>
      </w:r>
      <w:r>
        <w:t xml:space="preserve"> – a plate in this state is filled and is ready to be tested.</w:t>
      </w:r>
    </w:p>
    <w:p w14:paraId="4F191633" w14:textId="5AC23110" w:rsidR="00B551B5" w:rsidRDefault="00B551B5" w:rsidP="00B551B5">
      <w:pPr>
        <w:pStyle w:val="BodyText"/>
        <w:numPr>
          <w:ilvl w:val="0"/>
          <w:numId w:val="26"/>
        </w:numPr>
      </w:pPr>
      <w:r w:rsidRPr="00B551B5">
        <w:rPr>
          <w:b/>
        </w:rPr>
        <w:t>Tested</w:t>
      </w:r>
      <w:r>
        <w:t xml:space="preserve"> – a plate in this state has been tested and results are pending.</w:t>
      </w:r>
    </w:p>
    <w:p w14:paraId="28438685" w14:textId="02627BA5" w:rsidR="00B551B5" w:rsidRDefault="00B551B5" w:rsidP="00B551B5">
      <w:pPr>
        <w:pStyle w:val="BodyText"/>
        <w:rPr>
          <w:b/>
        </w:rPr>
      </w:pPr>
      <w:r>
        <w:rPr>
          <w:b/>
        </w:rPr>
        <w:t>Plates also have an Analysis status:</w:t>
      </w:r>
    </w:p>
    <w:p w14:paraId="7EE3C0A5" w14:textId="385B630F" w:rsidR="00B551B5" w:rsidRPr="005E3F3E" w:rsidRDefault="005E3F3E" w:rsidP="005E3F3E">
      <w:pPr>
        <w:pStyle w:val="BodyText"/>
        <w:numPr>
          <w:ilvl w:val="0"/>
          <w:numId w:val="27"/>
        </w:numPr>
      </w:pPr>
      <w:r w:rsidRPr="005E3F3E">
        <w:rPr>
          <w:b/>
        </w:rPr>
        <w:t>Available</w:t>
      </w:r>
      <w:r w:rsidR="00B551B5" w:rsidRPr="005E3F3E">
        <w:t xml:space="preserve"> – Test results are available. When the available link is pressed the user is directed to the results analysis for that plate.</w:t>
      </w:r>
    </w:p>
    <w:p w14:paraId="36717A1B" w14:textId="45400FF5" w:rsidR="00B551B5" w:rsidRPr="005E3F3E" w:rsidRDefault="00B551B5" w:rsidP="005E3F3E">
      <w:pPr>
        <w:pStyle w:val="BodyText"/>
        <w:numPr>
          <w:ilvl w:val="0"/>
          <w:numId w:val="27"/>
        </w:numPr>
      </w:pPr>
      <w:r w:rsidRPr="005E3F3E">
        <w:rPr>
          <w:b/>
        </w:rPr>
        <w:t>Send to Device</w:t>
      </w:r>
      <w:r w:rsidRPr="005E3F3E">
        <w:t xml:space="preserve"> – Plates can be assigned to a specific device for </w:t>
      </w:r>
      <w:r w:rsidR="00CD2ED0" w:rsidRPr="005E3F3E">
        <w:t>testing</w:t>
      </w:r>
      <w:r w:rsidRPr="005E3F3E">
        <w:t>. When the send to device link is pressed the user may select the test equipment that the plate is to be send to.</w:t>
      </w:r>
    </w:p>
    <w:p w14:paraId="7B6A6821" w14:textId="7989FD54" w:rsidR="00B551B5" w:rsidRDefault="00B551B5" w:rsidP="005E3F3E">
      <w:pPr>
        <w:pStyle w:val="BodyText"/>
        <w:numPr>
          <w:ilvl w:val="0"/>
          <w:numId w:val="27"/>
        </w:numPr>
        <w:rPr>
          <w:ins w:id="91" w:author="Alex" w:date="2015-02-25T09:17:00Z"/>
        </w:rPr>
      </w:pPr>
      <w:r w:rsidRPr="005E3F3E">
        <w:rPr>
          <w:b/>
        </w:rPr>
        <w:t>In testing</w:t>
      </w:r>
      <w:r w:rsidRPr="005E3F3E">
        <w:t xml:space="preserve"> – When a plate is sent to a device for testing its status changes to in testing</w:t>
      </w:r>
      <w:r w:rsidR="005E3F3E" w:rsidRPr="005E3F3E">
        <w:t>.</w:t>
      </w:r>
    </w:p>
    <w:p w14:paraId="5102AE4B" w14:textId="6FC52731" w:rsidR="006B6204" w:rsidRPr="005E3F3E" w:rsidRDefault="006B6204" w:rsidP="006B6204">
      <w:pPr>
        <w:pStyle w:val="BodyText"/>
        <w:numPr>
          <w:ilvl w:val="0"/>
          <w:numId w:val="27"/>
        </w:numPr>
      </w:pPr>
      <w:ins w:id="92" w:author="Alex" w:date="2015-02-25T09:17:00Z">
        <w:r w:rsidRPr="00DA25D7">
          <w:rPr>
            <w:b/>
          </w:rPr>
          <w:t>n/a</w:t>
        </w:r>
        <w:r>
          <w:t xml:space="preserve"> – the plate can also have no analysis state.</w:t>
        </w:r>
      </w:ins>
    </w:p>
    <w:p w14:paraId="2CA84BC9" w14:textId="77777777" w:rsidR="00B551B5" w:rsidRDefault="00B551B5" w:rsidP="00B551B5">
      <w:pPr>
        <w:pStyle w:val="BodyText"/>
        <w:rPr>
          <w:b/>
        </w:rPr>
      </w:pPr>
    </w:p>
    <w:p w14:paraId="0C4E85CA" w14:textId="77777777" w:rsidR="00B551B5" w:rsidRDefault="00B551B5" w:rsidP="00B551B5">
      <w:pPr>
        <w:pStyle w:val="BodyText"/>
        <w:rPr>
          <w:b/>
        </w:rPr>
      </w:pPr>
    </w:p>
    <w:p w14:paraId="4413B469" w14:textId="77777777" w:rsidR="00B551B5" w:rsidRPr="00CC0391" w:rsidRDefault="00B551B5" w:rsidP="00B551B5">
      <w:pPr>
        <w:pStyle w:val="BodyText"/>
      </w:pPr>
    </w:p>
    <w:p w14:paraId="72B972BB" w14:textId="5088C919" w:rsidR="001B2821" w:rsidRDefault="001B2821">
      <w:pPr>
        <w:rPr>
          <w:rFonts w:ascii="Arial" w:hAnsi="Arial"/>
          <w:sz w:val="22"/>
        </w:rPr>
      </w:pPr>
      <w:r>
        <w:br w:type="page"/>
      </w:r>
    </w:p>
    <w:p w14:paraId="2A97A9B0" w14:textId="77777777" w:rsidR="001B2821" w:rsidRDefault="001B2821" w:rsidP="001B2821">
      <w:pPr>
        <w:pStyle w:val="BodyText"/>
      </w:pPr>
    </w:p>
    <w:p w14:paraId="4F735F6D" w14:textId="28510939" w:rsidR="001B2821" w:rsidRDefault="001B2821" w:rsidP="001B2821">
      <w:pPr>
        <w:pStyle w:val="Heading3"/>
      </w:pPr>
      <w:bookmarkStart w:id="93" w:name="_Toc286359814"/>
      <w:r>
        <w:t>Sample Screens / Story Board</w:t>
      </w:r>
      <w:bookmarkEnd w:id="93"/>
    </w:p>
    <w:p w14:paraId="6BF7062A" w14:textId="77777777" w:rsidR="00B95DD4" w:rsidRPr="00B95DD4" w:rsidRDefault="00B95DD4" w:rsidP="00B95DD4">
      <w:pPr>
        <w:pStyle w:val="BodyText"/>
      </w:pPr>
    </w:p>
    <w:p w14:paraId="1755841B" w14:textId="323BFE22" w:rsidR="001B2821" w:rsidRDefault="006D1DF3" w:rsidP="001B2821">
      <w:pPr>
        <w:pStyle w:val="BodyText"/>
      </w:pPr>
      <w:r>
        <w:rPr>
          <w:noProof/>
        </w:rPr>
        <mc:AlternateContent>
          <mc:Choice Requires="wps">
            <w:drawing>
              <wp:anchor distT="0" distB="0" distL="114300" distR="114300" simplePos="0" relativeHeight="251663360" behindDoc="0" locked="0" layoutInCell="1" allowOverlap="1" wp14:anchorId="42913CE9" wp14:editId="3139B5C4">
                <wp:simplePos x="0" y="0"/>
                <wp:positionH relativeFrom="column">
                  <wp:posOffset>2824480</wp:posOffset>
                </wp:positionH>
                <wp:positionV relativeFrom="paragraph">
                  <wp:posOffset>2670810</wp:posOffset>
                </wp:positionV>
                <wp:extent cx="501650" cy="431800"/>
                <wp:effectExtent l="50800" t="25400" r="57150" b="101600"/>
                <wp:wrapNone/>
                <wp:docPr id="24" name="Curved Connector 24"/>
                <wp:cNvGraphicFramePr/>
                <a:graphic xmlns:a="http://schemas.openxmlformats.org/drawingml/2006/main">
                  <a:graphicData uri="http://schemas.microsoft.com/office/word/2010/wordprocessingShape">
                    <wps:wsp>
                      <wps:cNvCnPr/>
                      <wps:spPr>
                        <a:xfrm flipV="1">
                          <a:off x="0" y="0"/>
                          <a:ext cx="501650" cy="43180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urved Connector 24" o:spid="_x0000_s1026" type="#_x0000_t38" style="position:absolute;margin-left:222.4pt;margin-top:210.3pt;width:39.5pt;height:34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" adj="10800" strokecolor="black [3200]" strokeweight="2pt">
                <v:shadow on="t" opacity="24903f" mv:blur="40000f" origin=",.5" offset="0,20000emu"/>
              </v:shape>
            </w:pict>
          </mc:Fallback>
        </mc:AlternateContent>
      </w:r>
      <w:r w:rsidR="00B95DD4">
        <w:rPr>
          <w:noProof/>
        </w:rPr>
        <w:drawing>
          <wp:inline distT="0" distB="0" distL="0" distR="0" wp14:anchorId="2E6F289C" wp14:editId="291662AD">
            <wp:extent cx="6327775" cy="2684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xperiment_crop.jpg"/>
                    <pic:cNvPicPr/>
                  </pic:nvPicPr>
                  <pic:blipFill>
                    <a:blip r:embed="rId21">
                      <a:extLst>
                        <a:ext uri="{28A0092B-C50C-407E-A947-70E740481C1C}">
                          <a14:useLocalDpi xmlns:a14="http://schemas.microsoft.com/office/drawing/2010/main" val="0"/>
                        </a:ext>
                      </a:extLst>
                    </a:blip>
                    <a:stretch>
                      <a:fillRect/>
                    </a:stretch>
                  </pic:blipFill>
                  <pic:spPr>
                    <a:xfrm>
                      <a:off x="0" y="0"/>
                      <a:ext cx="6327775" cy="2684780"/>
                    </a:xfrm>
                    <a:prstGeom prst="rect">
                      <a:avLst/>
                    </a:prstGeom>
                  </pic:spPr>
                </pic:pic>
              </a:graphicData>
            </a:graphic>
          </wp:inline>
        </w:drawing>
      </w:r>
    </w:p>
    <w:p w14:paraId="5AD45B5E" w14:textId="29584AC9" w:rsidR="00B95DD4" w:rsidRDefault="006D1DF3" w:rsidP="001B2821">
      <w:pPr>
        <w:pStyle w:val="BodyText"/>
      </w:pPr>
      <w:r>
        <w:rPr>
          <w:noProof/>
        </w:rPr>
        <mc:AlternateContent>
          <mc:Choice Requires="wps">
            <w:drawing>
              <wp:anchor distT="0" distB="0" distL="114300" distR="114300" simplePos="0" relativeHeight="251664384" behindDoc="0" locked="0" layoutInCell="1" allowOverlap="1" wp14:anchorId="27DA5CCE" wp14:editId="1AF66EF9">
                <wp:simplePos x="0" y="0"/>
                <wp:positionH relativeFrom="column">
                  <wp:posOffset>6145530</wp:posOffset>
                </wp:positionH>
                <wp:positionV relativeFrom="paragraph">
                  <wp:posOffset>168910</wp:posOffset>
                </wp:positionV>
                <wp:extent cx="774700" cy="635000"/>
                <wp:effectExtent l="0" t="0" r="38100" b="25400"/>
                <wp:wrapNone/>
                <wp:docPr id="25" name="Rectangle 25"/>
                <wp:cNvGraphicFramePr/>
                <a:graphic xmlns:a="http://schemas.openxmlformats.org/drawingml/2006/main">
                  <a:graphicData uri="http://schemas.microsoft.com/office/word/2010/wordprocessingShape">
                    <wps:wsp>
                      <wps:cNvSpPr/>
                      <wps:spPr>
                        <a:xfrm>
                          <a:off x="0" y="0"/>
                          <a:ext cx="774700" cy="635000"/>
                        </a:xfrm>
                        <a:prstGeom prst="rect">
                          <a:avLst/>
                        </a:prstGeom>
                        <a:solidFill>
                          <a:schemeClr val="bg1"/>
                        </a:solidFill>
                        <a:ln>
                          <a:solidFill>
                            <a:schemeClr val="bg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483.9pt;margin-top:13.3pt;width:61pt;height:5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" fillcolor="white [3212]" strokecolor="white [3212]"/>
            </w:pict>
          </mc:Fallback>
        </mc:AlternateContent>
      </w:r>
    </w:p>
    <w:p w14:paraId="1FC1FACB" w14:textId="1D322F96" w:rsidR="00B95DD4" w:rsidRDefault="00B95DD4" w:rsidP="001B2821">
      <w:pPr>
        <w:pStyle w:val="BodyText"/>
      </w:pPr>
      <w:r>
        <w:rPr>
          <w:noProof/>
        </w:rPr>
        <w:drawing>
          <wp:inline distT="0" distB="0" distL="0" distR="0" wp14:anchorId="52025343" wp14:editId="014B3C30">
            <wp:extent cx="6445969" cy="2731003"/>
            <wp:effectExtent l="0" t="0" r="571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micals_crop.jpg"/>
                    <pic:cNvPicPr/>
                  </pic:nvPicPr>
                  <pic:blipFill>
                    <a:blip r:embed="rId22">
                      <a:extLst>
                        <a:ext uri="{28A0092B-C50C-407E-A947-70E740481C1C}">
                          <a14:useLocalDpi xmlns:a14="http://schemas.microsoft.com/office/drawing/2010/main" val="0"/>
                        </a:ext>
                      </a:extLst>
                    </a:blip>
                    <a:stretch>
                      <a:fillRect/>
                    </a:stretch>
                  </pic:blipFill>
                  <pic:spPr>
                    <a:xfrm>
                      <a:off x="0" y="0"/>
                      <a:ext cx="6446800" cy="2731355"/>
                    </a:xfrm>
                    <a:prstGeom prst="rect">
                      <a:avLst/>
                    </a:prstGeom>
                  </pic:spPr>
                </pic:pic>
              </a:graphicData>
            </a:graphic>
          </wp:inline>
        </w:drawing>
      </w:r>
    </w:p>
    <w:p w14:paraId="4ACA454D" w14:textId="77777777" w:rsidR="00B95DD4" w:rsidRPr="001B2821" w:rsidRDefault="00B95DD4" w:rsidP="001B2821">
      <w:pPr>
        <w:pStyle w:val="BodyText"/>
      </w:pPr>
    </w:p>
    <w:p w14:paraId="47DB8B6D" w14:textId="77777777" w:rsidR="001B2821" w:rsidRDefault="001B2821" w:rsidP="001B2821">
      <w:pPr>
        <w:pStyle w:val="BodyText"/>
      </w:pPr>
    </w:p>
    <w:p w14:paraId="5ACEDBCF" w14:textId="4CD36B0A" w:rsidR="001B2821" w:rsidRDefault="001B2821">
      <w:pPr>
        <w:rPr>
          <w:rFonts w:ascii="Arial" w:hAnsi="Arial"/>
          <w:sz w:val="22"/>
        </w:rPr>
      </w:pPr>
      <w:r>
        <w:br w:type="page"/>
      </w:r>
    </w:p>
    <w:p w14:paraId="1451C025" w14:textId="13602BCE" w:rsidR="00B95DD4" w:rsidRDefault="00B95DD4" w:rsidP="00B95DD4">
      <w:pPr>
        <w:pStyle w:val="Heading3"/>
      </w:pPr>
      <w:bookmarkStart w:id="94" w:name="_Toc286359815"/>
      <w:r>
        <w:lastRenderedPageBreak/>
        <w:t>Open Issues / Questions Experiment Management</w:t>
      </w:r>
      <w:bookmarkEnd w:id="94"/>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38D4329D"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F44F4BB"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336D60A2"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620F142" w14:textId="77777777" w:rsidR="00B95DD4" w:rsidRDefault="00B95DD4" w:rsidP="00B95DD4">
            <w:pPr>
              <w:pStyle w:val="TableTitle"/>
            </w:pPr>
            <w:r>
              <w:t>NOtes</w:t>
            </w:r>
          </w:p>
        </w:tc>
      </w:tr>
      <w:tr w:rsidR="00B95DD4" w14:paraId="72E12995"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3FA68F5F"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9BFC831" w14:textId="477AED52" w:rsidR="00B95DD4" w:rsidRDefault="00B95DD4" w:rsidP="00B95DD4">
            <w:pPr>
              <w:pStyle w:val="TableText"/>
            </w:pPr>
            <w:r>
              <w:t>Adding Compounds. Is there a need to do this in a bulk import?</w:t>
            </w:r>
          </w:p>
        </w:tc>
        <w:tc>
          <w:tcPr>
            <w:tcW w:w="5040" w:type="dxa"/>
            <w:tcBorders>
              <w:top w:val="single" w:sz="8" w:space="0" w:color="808080"/>
              <w:left w:val="single" w:sz="8" w:space="0" w:color="808080"/>
              <w:bottom w:val="single" w:sz="8" w:space="0" w:color="808080"/>
              <w:right w:val="single" w:sz="8" w:space="0" w:color="808080"/>
            </w:tcBorders>
          </w:tcPr>
          <w:p w14:paraId="6D6FBE37" w14:textId="77777777" w:rsidR="00B95DD4" w:rsidRDefault="00B95DD4" w:rsidP="00B95DD4">
            <w:pPr>
              <w:pStyle w:val="TableText"/>
            </w:pPr>
          </w:p>
        </w:tc>
      </w:tr>
      <w:tr w:rsidR="00DA25D7" w14:paraId="24013FF1"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58849DD4" w14:textId="77777777" w:rsidR="00DA25D7" w:rsidRDefault="00DA25D7"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72A7A049" w14:textId="46A51967" w:rsidR="00DA25D7" w:rsidRDefault="00DA25D7" w:rsidP="00DA25D7">
            <w:pPr>
              <w:pStyle w:val="TableText"/>
            </w:pPr>
            <w:r>
              <w:t>note adding a team member removes them from the list of available team members</w:t>
            </w:r>
          </w:p>
        </w:tc>
        <w:tc>
          <w:tcPr>
            <w:tcW w:w="5040" w:type="dxa"/>
            <w:tcBorders>
              <w:top w:val="single" w:sz="8" w:space="0" w:color="808080"/>
              <w:left w:val="single" w:sz="8" w:space="0" w:color="808080"/>
              <w:bottom w:val="single" w:sz="8" w:space="0" w:color="808080"/>
              <w:right w:val="single" w:sz="8" w:space="0" w:color="808080"/>
            </w:tcBorders>
          </w:tcPr>
          <w:p w14:paraId="23BCFB4B" w14:textId="1A3A0783" w:rsidR="00DA25D7" w:rsidRDefault="00DA25D7" w:rsidP="00DA25D7">
            <w:pPr>
              <w:pStyle w:val="TableText"/>
            </w:pPr>
          </w:p>
        </w:tc>
      </w:tr>
      <w:tr w:rsidR="006B6204" w14:paraId="4F47A3F7"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3051EA8" w14:textId="2A3A50C9" w:rsidR="006B6204" w:rsidRDefault="00DA25D7"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675F1AB" w14:textId="4202EFAC" w:rsidR="006B6204" w:rsidRDefault="006B6204" w:rsidP="00B95DD4">
            <w:pPr>
              <w:pStyle w:val="TableText"/>
            </w:pPr>
            <w:ins w:id="95" w:author="Alex" w:date="2015-02-25T09:18:00Z">
              <w:r>
                <w:t>Might need Need a separate role and management view for ‘mark as prepared’.</w:t>
              </w:r>
            </w:ins>
          </w:p>
        </w:tc>
        <w:tc>
          <w:tcPr>
            <w:tcW w:w="5040" w:type="dxa"/>
            <w:tcBorders>
              <w:top w:val="single" w:sz="8" w:space="0" w:color="808080"/>
              <w:left w:val="single" w:sz="8" w:space="0" w:color="808080"/>
              <w:bottom w:val="single" w:sz="8" w:space="0" w:color="808080"/>
              <w:right w:val="single" w:sz="8" w:space="0" w:color="808080"/>
            </w:tcBorders>
          </w:tcPr>
          <w:p w14:paraId="65C4F068" w14:textId="05B17D98" w:rsidR="006B6204" w:rsidRDefault="006B6204" w:rsidP="00B95DD4">
            <w:pPr>
              <w:pStyle w:val="TableText"/>
            </w:pPr>
            <w:ins w:id="96" w:author="Alex" w:date="2015-02-25T09:18:00Z">
              <w:r>
                <w:t>e.g., this is where a lab assistant could mark plates as prepared and the status is updated to the project.</w:t>
              </w:r>
            </w:ins>
          </w:p>
        </w:tc>
      </w:tr>
    </w:tbl>
    <w:p w14:paraId="4C80A585" w14:textId="27C51622" w:rsidR="00B95DD4" w:rsidRDefault="00B95DD4" w:rsidP="001B2821">
      <w:pPr>
        <w:pStyle w:val="BodyText"/>
      </w:pPr>
    </w:p>
    <w:p w14:paraId="4EEEE806" w14:textId="77777777" w:rsidR="00B95DD4" w:rsidRDefault="00B95DD4">
      <w:pPr>
        <w:rPr>
          <w:rFonts w:ascii="Arial" w:hAnsi="Arial"/>
          <w:sz w:val="22"/>
        </w:rPr>
      </w:pPr>
      <w:r>
        <w:br w:type="page"/>
      </w:r>
    </w:p>
    <w:p w14:paraId="074972C8" w14:textId="77777777" w:rsidR="001B2821" w:rsidRPr="001B2821" w:rsidRDefault="001B2821" w:rsidP="001B2821">
      <w:pPr>
        <w:pStyle w:val="BodyText"/>
      </w:pPr>
    </w:p>
    <w:p w14:paraId="3B8E94F4" w14:textId="25F433C0" w:rsidR="00C4101E" w:rsidRDefault="00B95DD4" w:rsidP="00E00D4C">
      <w:pPr>
        <w:pStyle w:val="Heading2"/>
      </w:pPr>
      <w:bookmarkStart w:id="97" w:name="_Toc286359816"/>
      <w:bookmarkEnd w:id="52"/>
      <w:r>
        <w:t>Results Analysis</w:t>
      </w:r>
      <w:r w:rsidR="00B31CA3">
        <w:t xml:space="preserve"> Requirements</w:t>
      </w:r>
      <w:bookmarkEnd w:id="97"/>
    </w:p>
    <w:p w14:paraId="69630E74" w14:textId="77777777" w:rsidR="00B95DD4" w:rsidRDefault="00B95DD4" w:rsidP="00B95DD4">
      <w:pPr>
        <w:pStyle w:val="BodyText"/>
      </w:pPr>
    </w:p>
    <w:p w14:paraId="182E6A8F" w14:textId="47BAB170" w:rsidR="00B95DD4" w:rsidRDefault="00B95DD4" w:rsidP="00B95DD4">
      <w:pPr>
        <w:pStyle w:val="Heading3"/>
      </w:pPr>
      <w:bookmarkStart w:id="98" w:name="_Toc286359817"/>
      <w:r>
        <w:t>Overview</w:t>
      </w:r>
      <w:bookmarkEnd w:id="98"/>
    </w:p>
    <w:p w14:paraId="28A6BFCB" w14:textId="77777777" w:rsidR="00E5372D" w:rsidRDefault="00E5372D" w:rsidP="00E5372D">
      <w:pPr>
        <w:pStyle w:val="BodyText"/>
        <w:ind w:left="0"/>
      </w:pPr>
    </w:p>
    <w:p w14:paraId="20189DB9" w14:textId="733E446D" w:rsidR="00E5372D" w:rsidRDefault="00E5372D" w:rsidP="00E5372D">
      <w:pPr>
        <w:pStyle w:val="BodyText"/>
      </w:pPr>
      <w:r>
        <w:t xml:space="preserve">A plate will be analyzed by a machine - which will generate a structured text file as output. The user will upload the structured text file into the web application and select an appropriate parser to convert it into a result set. The results for the uploaded plates will be displayed to the user for validation in the form of a heat map. </w:t>
      </w:r>
    </w:p>
    <w:p w14:paraId="7C4174FB" w14:textId="27A48F6D" w:rsidR="00E5372D" w:rsidRDefault="00E5372D" w:rsidP="00E5372D">
      <w:pPr>
        <w:pStyle w:val="BodyText"/>
      </w:pPr>
      <w:r>
        <w:t xml:space="preserve">While reviewing the results as a heat map the user will be able to </w:t>
      </w:r>
      <w:r w:rsidR="00EF6D90">
        <w:t>read</w:t>
      </w:r>
      <w:r>
        <w:t xml:space="preserve"> information about,</w:t>
      </w:r>
    </w:p>
    <w:p w14:paraId="7631AFA0" w14:textId="1B9C8D50" w:rsidR="00E5372D" w:rsidRDefault="00E5372D" w:rsidP="00E5372D">
      <w:pPr>
        <w:pStyle w:val="BodyText"/>
        <w:numPr>
          <w:ilvl w:val="0"/>
          <w:numId w:val="28"/>
        </w:numPr>
      </w:pPr>
      <w:r>
        <w:t>The results values.</w:t>
      </w:r>
    </w:p>
    <w:p w14:paraId="14140AFA" w14:textId="791494B5" w:rsidR="00E5372D" w:rsidRDefault="00E5372D" w:rsidP="00E5372D">
      <w:pPr>
        <w:pStyle w:val="BodyText"/>
        <w:numPr>
          <w:ilvl w:val="0"/>
          <w:numId w:val="28"/>
        </w:numPr>
      </w:pPr>
      <w:r>
        <w:t xml:space="preserve">The concentration </w:t>
      </w:r>
      <w:r w:rsidR="00181FF0">
        <w:t xml:space="preserve">of </w:t>
      </w:r>
      <w:r>
        <w:t>compounds in the wells.</w:t>
      </w:r>
    </w:p>
    <w:p w14:paraId="2599ED8D" w14:textId="0286FC3B" w:rsidR="00181FF0" w:rsidRDefault="00181FF0" w:rsidP="00E5372D">
      <w:pPr>
        <w:pStyle w:val="BodyText"/>
        <w:numPr>
          <w:ilvl w:val="0"/>
          <w:numId w:val="28"/>
        </w:numPr>
      </w:pPr>
      <w:r>
        <w:t>The compounds in the wells.</w:t>
      </w:r>
    </w:p>
    <w:p w14:paraId="44DCABCC" w14:textId="2FCE6099" w:rsidR="00140B5D" w:rsidRDefault="00140B5D" w:rsidP="00140B5D">
      <w:pPr>
        <w:pStyle w:val="BodyText"/>
      </w:pPr>
      <w:r>
        <w:t>While reviewing the result as a heat map the user will be able to select specific wells to b</w:t>
      </w:r>
      <w:r w:rsidR="002E5441">
        <w:t>e excluded for future analysis – and also be able to remove plates for analysis.</w:t>
      </w:r>
      <w:r w:rsidR="001A6A12">
        <w:t xml:space="preserve"> Information about QC </w:t>
      </w:r>
      <w:r w:rsidR="000313F8">
        <w:t>wells and the Z and Z’ values associated with each well will also be displayed.</w:t>
      </w:r>
    </w:p>
    <w:p w14:paraId="0EC8B003" w14:textId="44152AA5" w:rsidR="00B95DD4" w:rsidRDefault="00B95DD4" w:rsidP="00B95DD4">
      <w:pPr>
        <w:pStyle w:val="Heading3"/>
      </w:pPr>
      <w:bookmarkStart w:id="99" w:name="_Toc286359818"/>
      <w:r>
        <w:t>Sample Screens / Story Boards</w:t>
      </w:r>
      <w:bookmarkEnd w:id="99"/>
    </w:p>
    <w:p w14:paraId="03FEB662" w14:textId="135F13E8" w:rsidR="00572287" w:rsidRDefault="00B518DF" w:rsidP="00B518DF">
      <w:pPr>
        <w:pStyle w:val="BodyText"/>
        <w:ind w:left="0" w:firstLine="720"/>
      </w:pPr>
      <w:r>
        <w:t xml:space="preserve">Upload New Results - </w:t>
      </w:r>
    </w:p>
    <w:p w14:paraId="5DA7844C" w14:textId="4B5D2B4E" w:rsidR="00572287" w:rsidRPr="00572287" w:rsidRDefault="00572287" w:rsidP="00572287">
      <w:pPr>
        <w:pStyle w:val="BodyText"/>
      </w:pPr>
      <w:r>
        <w:t>Step 1 – Select a file and an algorithm to upload.</w:t>
      </w:r>
    </w:p>
    <w:p w14:paraId="0F9EF82C" w14:textId="63A35B2D" w:rsidR="00EF6D90" w:rsidRDefault="00572287" w:rsidP="00EF6D90">
      <w:pPr>
        <w:pStyle w:val="BodyText"/>
      </w:pPr>
      <w:r>
        <w:rPr>
          <w:noProof/>
        </w:rPr>
        <w:drawing>
          <wp:inline distT="0" distB="0" distL="0" distR="0" wp14:anchorId="4F4FC33F" wp14:editId="32B6DFDD">
            <wp:extent cx="3106420" cy="165267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6976" cy="1652971"/>
                    </a:xfrm>
                    <a:prstGeom prst="rect">
                      <a:avLst/>
                    </a:prstGeom>
                    <a:noFill/>
                    <a:ln>
                      <a:noFill/>
                    </a:ln>
                  </pic:spPr>
                </pic:pic>
              </a:graphicData>
            </a:graphic>
          </wp:inline>
        </w:drawing>
      </w:r>
      <w:r w:rsidRPr="00572287">
        <w:t xml:space="preserve"> </w:t>
      </w:r>
    </w:p>
    <w:p w14:paraId="2F0C3FF7" w14:textId="07D67E2E" w:rsidR="00572287" w:rsidRDefault="004D3DC2" w:rsidP="00EF6D90">
      <w:pPr>
        <w:pStyle w:val="BodyText"/>
      </w:pPr>
      <w:r>
        <w:rPr>
          <w:noProof/>
        </w:rPr>
        <mc:AlternateContent>
          <mc:Choice Requires="wpg">
            <w:drawing>
              <wp:anchor distT="0" distB="0" distL="114300" distR="114300" simplePos="0" relativeHeight="251674624" behindDoc="0" locked="0" layoutInCell="1" allowOverlap="1" wp14:anchorId="13A09177" wp14:editId="7B9AC592">
                <wp:simplePos x="0" y="0"/>
                <wp:positionH relativeFrom="column">
                  <wp:posOffset>593725</wp:posOffset>
                </wp:positionH>
                <wp:positionV relativeFrom="paragraph">
                  <wp:posOffset>226695</wp:posOffset>
                </wp:positionV>
                <wp:extent cx="3799840" cy="2380615"/>
                <wp:effectExtent l="0" t="0" r="10160" b="6985"/>
                <wp:wrapThrough wrapText="bothSides">
                  <wp:wrapPolygon edited="0">
                    <wp:start x="0" y="0"/>
                    <wp:lineTo x="0" y="21433"/>
                    <wp:lineTo x="21513" y="21433"/>
                    <wp:lineTo x="21513"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3799840" cy="2380615"/>
                          <a:chOff x="0" y="0"/>
                          <a:chExt cx="3799840" cy="2380615"/>
                        </a:xfrm>
                      </wpg:grpSpPr>
                      <wpg:grpSp>
                        <wpg:cNvPr id="30" name="Group 30"/>
                        <wpg:cNvGrpSpPr/>
                        <wpg:grpSpPr>
                          <a:xfrm>
                            <a:off x="0" y="0"/>
                            <a:ext cx="3799840" cy="2380615"/>
                            <a:chOff x="0" y="0"/>
                            <a:chExt cx="3799840" cy="2380615"/>
                          </a:xfrm>
                        </wpg:grpSpPr>
                        <pic:pic xmlns:pic="http://schemas.openxmlformats.org/drawingml/2006/picture">
                          <pic:nvPicPr>
                            <pic:cNvPr id="20" name="Picture 4"/>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9840" cy="2380615"/>
                            </a:xfrm>
                            <a:prstGeom prst="rect">
                              <a:avLst/>
                            </a:prstGeom>
                            <a:noFill/>
                            <a:ln>
                              <a:noFill/>
                            </a:ln>
                          </pic:spPr>
                        </pic:pic>
                        <pic:pic xmlns:pic="http://schemas.openxmlformats.org/drawingml/2006/picture">
                          <pic:nvPicPr>
                            <pic:cNvPr id="27" name="Picture 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18745" y="831215"/>
                              <a:ext cx="1090930" cy="996315"/>
                            </a:xfrm>
                            <a:prstGeom prst="rect">
                              <a:avLst/>
                            </a:prstGeom>
                            <a:noFill/>
                            <a:ln>
                              <a:noFill/>
                            </a:ln>
                          </pic:spPr>
                        </pic:pic>
                        <pic:pic xmlns:pic="http://schemas.openxmlformats.org/drawingml/2006/picture">
                          <pic:nvPicPr>
                            <pic:cNvPr id="28" name="Picture 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306195" y="831215"/>
                              <a:ext cx="1090930" cy="996315"/>
                            </a:xfrm>
                            <a:prstGeom prst="rect">
                              <a:avLst/>
                            </a:prstGeom>
                            <a:noFill/>
                            <a:ln>
                              <a:noFill/>
                            </a:ln>
                          </pic:spPr>
                        </pic:pic>
                        <pic:pic xmlns:pic="http://schemas.openxmlformats.org/drawingml/2006/picture">
                          <pic:nvPicPr>
                            <pic:cNvPr id="29" name="Picture 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493645" y="831215"/>
                              <a:ext cx="1090930" cy="996315"/>
                            </a:xfrm>
                            <a:prstGeom prst="rect">
                              <a:avLst/>
                            </a:prstGeom>
                            <a:noFill/>
                            <a:ln>
                              <a:noFill/>
                            </a:ln>
                          </pic:spPr>
                        </pic:pic>
                      </wpg:grpSp>
                      <wpg:grpSp>
                        <wpg:cNvPr id="34" name="Group 34"/>
                        <wpg:cNvGrpSpPr/>
                        <wpg:grpSpPr>
                          <a:xfrm>
                            <a:off x="356235" y="1906270"/>
                            <a:ext cx="3087370" cy="237490"/>
                            <a:chOff x="0" y="0"/>
                            <a:chExt cx="3087370" cy="237490"/>
                          </a:xfrm>
                        </wpg:grpSpPr>
                        <wps:wsp>
                          <wps:cNvPr id="31" name="Text Box 31"/>
                          <wps:cNvSpPr txBox="1"/>
                          <wps:spPr>
                            <a:xfrm>
                              <a:off x="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BFB7F6" w14:textId="6B7068AE" w:rsidR="00B518DF" w:rsidRPr="00572287" w:rsidRDefault="00B518DF">
                                <w:pPr>
                                  <w:rPr>
                                    <w:sz w:val="16"/>
                                    <w:szCs w:val="16"/>
                                  </w:rPr>
                                </w:pPr>
                                <w:r w:rsidRPr="00572287">
                                  <w:rPr>
                                    <w:sz w:val="16"/>
                                    <w:szCs w:val="16"/>
                                  </w:rPr>
                                  <w:t>Plate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18745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137F7" w14:textId="726F4C83" w:rsidR="00B518DF" w:rsidRPr="00572287" w:rsidRDefault="00B518DF" w:rsidP="00572287">
                                <w:pPr>
                                  <w:rPr>
                                    <w:sz w:val="16"/>
                                    <w:szCs w:val="16"/>
                                  </w:rPr>
                                </w:pPr>
                                <w:r w:rsidRPr="00572287">
                                  <w:rPr>
                                    <w:sz w:val="16"/>
                                    <w:szCs w:val="16"/>
                                  </w:rPr>
                                  <w:t xml:space="preserve">Plate </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37490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073302" w14:textId="514BFA1E" w:rsidR="00B518DF" w:rsidRPr="00572287" w:rsidRDefault="00B518DF" w:rsidP="00572287">
                                <w:pPr>
                                  <w:rPr>
                                    <w:sz w:val="16"/>
                                    <w:szCs w:val="16"/>
                                  </w:rPr>
                                </w:pPr>
                                <w:r w:rsidRPr="00572287">
                                  <w:rPr>
                                    <w:sz w:val="16"/>
                                    <w:szCs w:val="16"/>
                                  </w:rPr>
                                  <w:t>P</w:t>
                                </w:r>
                                <w:r>
                                  <w:rPr>
                                    <w:sz w:val="16"/>
                                    <w:szCs w:val="16"/>
                                  </w:rPr>
                                  <w:t>late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5" o:spid="_x0000_s1026" style="position:absolute;left:0;text-align:left;margin-left:46.75pt;margin-top:17.85pt;width:299.2pt;height:187.45pt;z-index:251674624" coordsize="37998,23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&#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">
                <v:group id="Group 30" o:spid="_x0000_s1027" style="position:absolute;width:37998;height:23806" coordsize="37998,23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37998;height:238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YC3AAAAA2wAAAA8AAABkcnMvZG93bnJldi54bWxET01rwkAQvQv9D8sUvEidGKGW1DUU0eJV&#10;2x56G7LTbGh2NmRXE/vr3YPQ4+N9r8vRterCfWi8aFjMM1AslTeN1Bo+P/ZPL6BCJDHUemENVw5Q&#10;bh4mayqMH+TIl1OsVQqRUJAGG2NXIIbKsqMw9x1L4n587ygm2NdoehpSuGsxz7JndNRIarDU8dZy&#10;9Xs6Ow271V+3fHetdauIOFt+4374Qq2nj+PbK6jIY/wX390HoyFP69OX9ANwc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NgLcAAAADbAAAADwAAAAAAAAAAAAAAAACfAgAA&#10;ZHJzL2Rvd25yZXYueG1sUEsFBgAAAAAEAAQA9wAAAIwDAAAAAA==&#10;">
                    <v:imagedata r:id="rId27" o:title=""/>
                    <v:path arrowok="t"/>
                  </v:shape>
                  <v:shape id="Picture 6" o:spid="_x0000_s1029" type="#_x0000_t75" style="position:absolute;left:1187;top:8312;width:10909;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kXN/EAAAA2wAAAA8AAABkcnMvZG93bnJldi54bWxEj1FrwkAQhN8L/Q/HCn0RvRjESvQiVRBK&#10;kdKm/oAltyYxd3shd2r67z2h0Mdhdr7ZWW8Ga8SVet84VjCbJiCIS6cbrhQcf/aTJQgfkDUax6Tg&#10;lzxs8uenNWba3fibrkWoRISwz1BBHUKXSenLmiz6qeuIo3dyvcUQZV9J3eMtwq2RaZIspMWGY0ON&#10;He1qKtviYuMbtt2mRfG5Wx5MEmbmPP6af1yUehkNbysQgYbwf/yXftcK0ld4bIkAk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BkXN/EAAAA2wAAAA8AAAAAAAAAAAAAAAAA&#10;nwIAAGRycy9kb3ducmV2LnhtbFBLBQYAAAAABAAEAPcAAACQAwAAAAA=&#10;">
                    <v:imagedata r:id="rId28" o:title=""/>
                    <v:path arrowok="t"/>
                  </v:shape>
                  <v:shape id="Picture 6" o:spid="_x0000_s1030" type="#_x0000_t75" style="position:absolute;left:13061;top:8312;width:10910;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7yK3EAAAA2wAAAA8AAABkcnMvZG93bnJldi54bWxEj9FqwkAQRd8L/YdlCn0pdWOQItFVVBCK&#10;FGnTfsCQHZPo7mzIrhr/vvMg+DjcuWfOzJeDd+pCfWwDGxiPMlDEVbAt1wb+frfvU1AxIVt0gcnA&#10;jSIsF89PcyxsuPIPXcpUK4FwLNBAk1JXaB2rhjzGUeiIJTuE3mOSsa+17fEqcO90nmUf2mPLcqHB&#10;jjYNVafy7EXDn9Z5We430y+XpbE7vn1PdmdjXl+G1QxUoiE9lu/tT2sgF1n5RQC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7yK3EAAAA2wAAAA8AAAAAAAAAAAAAAAAA&#10;nwIAAGRycy9kb3ducmV2LnhtbFBLBQYAAAAABAAEAPcAAACQAwAAAAA=&#10;">
                    <v:imagedata r:id="rId28" o:title=""/>
                    <v:path arrowok="t"/>
                  </v:shape>
                  <v:shape id="Picture 6" o:spid="_x0000_s1031" type="#_x0000_t75" style="position:absolute;left:24936;top:8312;width:10909;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3bTbEAAAA2wAAAA8AAABkcnMvZG93bnJldi54bWxEj1FrwkAQhN8L/odjBV+KXgxSNHqKFQoi&#10;UtroD1hyaxK92wu5U+O/94RCH4fZ+WZnseqsETdqfe1YwXiUgCAunK65VHA8fA2nIHxA1mgck4IH&#10;eVgte28LzLS78y/d8lCKCGGfoYIqhCaT0hcVWfQj1xBH7+RaiyHKtpS6xXuEWyPTJPmQFmuODRU2&#10;tKmouORXG9+wl880z783071Jwtic338mu6tSg363noMI1IX/47/0VitIZ/DaEgEgl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63bTbEAAAA2wAAAA8AAAAAAAAAAAAAAAAA&#10;nwIAAGRycy9kb3ducmV2LnhtbFBLBQYAAAAABAAEAPcAAACQAwAAAAA=&#10;">
                    <v:imagedata r:id="rId28" o:title=""/>
                    <v:path arrowok="t"/>
                  </v:shape>
                </v:group>
                <v:group id="Group 34" o:spid="_x0000_s1032" style="position:absolute;left:3562;top:19062;width:30874;height:2375" coordsize="30873,2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type id="_x0000_t202" coordsize="21600,21600" o:spt="202" path="m,l,21600r21600,l21600,xe">
                    <v:stroke joinstyle="miter"/>
                    <v:path gradientshapeok="t" o:connecttype="rect"/>
                  </v:shapetype>
                  <v:shape id="Text Box 31" o:spid="_x0000_s1033" type="#_x0000_t202" style="position:absolute;width:7124;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27BFB7F6" w14:textId="6B7068AE" w:rsidR="00FA7D04" w:rsidRPr="00572287" w:rsidRDefault="00FA7D04">
                          <w:pPr>
                            <w:rPr>
                              <w:sz w:val="16"/>
                              <w:szCs w:val="16"/>
                            </w:rPr>
                          </w:pPr>
                          <w:r w:rsidRPr="00572287">
                            <w:rPr>
                              <w:sz w:val="16"/>
                              <w:szCs w:val="16"/>
                            </w:rPr>
                            <w:t>Plate 1</w:t>
                          </w:r>
                        </w:p>
                      </w:txbxContent>
                    </v:textbox>
                  </v:shape>
                  <v:shape id="Text Box 32" o:spid="_x0000_s1034" type="#_x0000_t202" style="position:absolute;left:11874;width:712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14:paraId="109137F7" w14:textId="726F4C83" w:rsidR="00FA7D04" w:rsidRPr="00572287" w:rsidRDefault="00FA7D04" w:rsidP="00572287">
                          <w:pPr>
                            <w:rPr>
                              <w:sz w:val="16"/>
                              <w:szCs w:val="16"/>
                            </w:rPr>
                          </w:pPr>
                          <w:r w:rsidRPr="00572287">
                            <w:rPr>
                              <w:sz w:val="16"/>
                              <w:szCs w:val="16"/>
                            </w:rPr>
                            <w:t xml:space="preserve">Plate </w:t>
                          </w:r>
                          <w:r>
                            <w:rPr>
                              <w:sz w:val="16"/>
                              <w:szCs w:val="16"/>
                            </w:rPr>
                            <w:t>2</w:t>
                          </w:r>
                        </w:p>
                      </w:txbxContent>
                    </v:textbox>
                  </v:shape>
                  <v:shape id="Text Box 33" o:spid="_x0000_s1035" type="#_x0000_t202" style="position:absolute;left:23749;width:7124;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14:paraId="64073302" w14:textId="514BFA1E" w:rsidR="00FA7D04" w:rsidRPr="00572287" w:rsidRDefault="00FA7D04" w:rsidP="00572287">
                          <w:pPr>
                            <w:rPr>
                              <w:sz w:val="16"/>
                              <w:szCs w:val="16"/>
                            </w:rPr>
                          </w:pPr>
                          <w:r w:rsidRPr="00572287">
                            <w:rPr>
                              <w:sz w:val="16"/>
                              <w:szCs w:val="16"/>
                            </w:rPr>
                            <w:t>P</w:t>
                          </w:r>
                          <w:r>
                            <w:rPr>
                              <w:sz w:val="16"/>
                              <w:szCs w:val="16"/>
                            </w:rPr>
                            <w:t>late 3</w:t>
                          </w:r>
                        </w:p>
                      </w:txbxContent>
                    </v:textbox>
                  </v:shape>
                </v:group>
                <w10:wrap type="through"/>
              </v:group>
            </w:pict>
          </mc:Fallback>
        </mc:AlternateContent>
      </w:r>
      <w:r w:rsidR="00572287">
        <w:t>Step 2 –</w:t>
      </w:r>
      <w:r w:rsidR="0070713D">
        <w:t xml:space="preserve"> </w:t>
      </w:r>
      <w:r w:rsidR="00140B5D">
        <w:t>Conduct an initial review of</w:t>
      </w:r>
      <w:r w:rsidR="0070713D">
        <w:t xml:space="preserve"> the results and save them if they look appropriate.</w:t>
      </w:r>
    </w:p>
    <w:p w14:paraId="6FD29E32" w14:textId="77777777" w:rsidR="004D3DC2" w:rsidRDefault="004D3DC2" w:rsidP="00EF6D90">
      <w:pPr>
        <w:pStyle w:val="BodyText"/>
      </w:pPr>
    </w:p>
    <w:p w14:paraId="7B9A76F5" w14:textId="77777777" w:rsidR="004D3DC2" w:rsidRPr="00EF6D90" w:rsidRDefault="004D3DC2" w:rsidP="00EF6D90">
      <w:pPr>
        <w:pStyle w:val="BodyText"/>
      </w:pPr>
    </w:p>
    <w:p w14:paraId="6454B78E" w14:textId="42EA474A" w:rsidR="00572287" w:rsidRDefault="00572287" w:rsidP="00B95DD4">
      <w:pPr>
        <w:pStyle w:val="BodyText"/>
      </w:pPr>
    </w:p>
    <w:p w14:paraId="204E42BA" w14:textId="77777777" w:rsidR="00572287" w:rsidRDefault="00572287" w:rsidP="00B95DD4">
      <w:pPr>
        <w:pStyle w:val="BodyText"/>
      </w:pPr>
    </w:p>
    <w:p w14:paraId="7562A446" w14:textId="77777777" w:rsidR="00572287" w:rsidRDefault="00572287" w:rsidP="00B95DD4">
      <w:pPr>
        <w:pStyle w:val="BodyText"/>
      </w:pPr>
    </w:p>
    <w:p w14:paraId="6444FA71" w14:textId="5288B666" w:rsidR="00572287" w:rsidRDefault="00572287" w:rsidP="00B95DD4">
      <w:pPr>
        <w:pStyle w:val="BodyText"/>
      </w:pPr>
    </w:p>
    <w:p w14:paraId="5D1775C8" w14:textId="027457B2" w:rsidR="00140B5D" w:rsidRPr="00B518DF" w:rsidRDefault="00B518DF" w:rsidP="00B518DF">
      <w:pPr>
        <w:pStyle w:val="BodyText"/>
        <w:ind w:left="0" w:firstLine="720"/>
        <w:rPr>
          <w:b/>
        </w:rPr>
      </w:pPr>
      <w:r w:rsidRPr="00B518DF">
        <w:rPr>
          <w:b/>
        </w:rPr>
        <w:t>Results Validation And Review -</w:t>
      </w:r>
    </w:p>
    <w:p w14:paraId="37FA0643" w14:textId="07B627E6" w:rsidR="00B62D08" w:rsidRDefault="00140B5D" w:rsidP="003E0237">
      <w:pPr>
        <w:pStyle w:val="BodyText"/>
        <w:ind w:left="0"/>
      </w:pPr>
      <w:r>
        <w:t xml:space="preserve">After the initial review of results the results are saved to the database, and the entire </w:t>
      </w:r>
      <w:r w:rsidR="00B62D08">
        <w:t xml:space="preserve">set of results can be reviewed </w:t>
      </w:r>
      <w:r w:rsidR="00526C70">
        <w:t>using heat-maps using the following features.</w:t>
      </w:r>
    </w:p>
    <w:p w14:paraId="0813863C" w14:textId="77777777" w:rsidR="00526C70" w:rsidRDefault="00526C70" w:rsidP="001A6A12">
      <w:pPr>
        <w:pStyle w:val="BodyText"/>
        <w:ind w:left="0"/>
      </w:pPr>
      <w:r>
        <w:t xml:space="preserve">A set of plates can be queried for using a number of criteria. </w:t>
      </w:r>
    </w:p>
    <w:p w14:paraId="5C1E9EB3" w14:textId="701160D8" w:rsidR="00B62D08" w:rsidRDefault="00B62D08" w:rsidP="00526C70">
      <w:pPr>
        <w:pStyle w:val="BodyText"/>
      </w:pPr>
      <w:r>
        <w:t>Criteria’s are,</w:t>
      </w:r>
    </w:p>
    <w:p w14:paraId="281FEDBC" w14:textId="49E3CC17" w:rsidR="00B62D08" w:rsidRDefault="00B62D08" w:rsidP="00B62D08">
      <w:pPr>
        <w:pStyle w:val="BodyText"/>
        <w:numPr>
          <w:ilvl w:val="1"/>
          <w:numId w:val="29"/>
        </w:numPr>
      </w:pPr>
      <w:r>
        <w:t>Specific plate - by plate name.</w:t>
      </w:r>
    </w:p>
    <w:p w14:paraId="254576AF" w14:textId="62A46F26" w:rsidR="00B62D08" w:rsidRDefault="00B62D08" w:rsidP="00B62D08">
      <w:pPr>
        <w:pStyle w:val="BodyText"/>
        <w:numPr>
          <w:ilvl w:val="1"/>
          <w:numId w:val="29"/>
        </w:numPr>
      </w:pPr>
      <w:r>
        <w:t>Search based on custom plate level characteristics (ex. machine serial number).</w:t>
      </w:r>
    </w:p>
    <w:p w14:paraId="669FACB1" w14:textId="5794AC49" w:rsidR="00B62D08" w:rsidRDefault="00B62D08" w:rsidP="00B62D08">
      <w:pPr>
        <w:pStyle w:val="BodyText"/>
        <w:numPr>
          <w:ilvl w:val="1"/>
          <w:numId w:val="29"/>
        </w:numPr>
      </w:pPr>
      <w:r>
        <w:t>Plates that contain some compound.</w:t>
      </w:r>
    </w:p>
    <w:p w14:paraId="7DA2550B" w14:textId="6597A2E1" w:rsidR="00B62D08" w:rsidRDefault="00B62D08" w:rsidP="00B62D08">
      <w:pPr>
        <w:pStyle w:val="BodyText"/>
        <w:numPr>
          <w:ilvl w:val="1"/>
          <w:numId w:val="29"/>
        </w:numPr>
      </w:pPr>
      <w:r>
        <w:t xml:space="preserve">Plates in a specific experiment. </w:t>
      </w:r>
    </w:p>
    <w:p w14:paraId="4BE2F01F" w14:textId="77777777" w:rsidR="001A6A12" w:rsidRDefault="00A04CAF" w:rsidP="001A6A12">
      <w:pPr>
        <w:pStyle w:val="BodyText"/>
      </w:pPr>
      <w:r>
        <w:t>Once selected</w:t>
      </w:r>
      <w:r w:rsidR="00843928">
        <w:t xml:space="preserve"> the results will be displayed similar to above using heat-maps however the heat maps can be flipped from displaying compounds to </w:t>
      </w:r>
      <w:r w:rsidR="005E7F90">
        <w:t>Z and Z’ for each well in relation t</w:t>
      </w:r>
      <w:r w:rsidR="00A225C8">
        <w:t>o all of the wells on the plate.</w:t>
      </w:r>
      <w:r w:rsidR="00526C70">
        <w:t xml:space="preserve"> </w:t>
      </w:r>
    </w:p>
    <w:p w14:paraId="3D0AEF96" w14:textId="5C22B911" w:rsidR="00843928" w:rsidRDefault="00843928" w:rsidP="001A6A12">
      <w:pPr>
        <w:pStyle w:val="BodyText"/>
        <w:ind w:left="0"/>
      </w:pPr>
      <w:r>
        <w:t>A second interface will display</w:t>
      </w:r>
      <w:r w:rsidR="00005740">
        <w:t xml:space="preserve"> </w:t>
      </w:r>
      <w:r w:rsidR="00366521">
        <w:t xml:space="preserve">information about the </w:t>
      </w:r>
      <w:r w:rsidR="00821758">
        <w:t>QC values over time. This will take the form of a scatter plot of concentration vs. time with Positive QC’s and Negative QC’s represented as different colored dots.</w:t>
      </w:r>
    </w:p>
    <w:p w14:paraId="418B777C" w14:textId="7BB10F56" w:rsidR="00B518DF" w:rsidRDefault="00B518DF" w:rsidP="001A6A12">
      <w:pPr>
        <w:pStyle w:val="BodyText"/>
        <w:ind w:left="0"/>
        <w:rPr>
          <w:b/>
        </w:rPr>
      </w:pPr>
      <w:r>
        <w:tab/>
      </w:r>
      <w:r w:rsidRPr="00B518DF">
        <w:rPr>
          <w:b/>
        </w:rPr>
        <w:t xml:space="preserve">Results Analysis </w:t>
      </w:r>
      <w:r>
        <w:rPr>
          <w:b/>
        </w:rPr>
        <w:t>–</w:t>
      </w:r>
    </w:p>
    <w:p w14:paraId="1E07A394" w14:textId="7C19FCFF" w:rsidR="00B518DF" w:rsidRPr="00B518DF" w:rsidRDefault="00B518DF" w:rsidP="001A6A12">
      <w:pPr>
        <w:pStyle w:val="BodyText"/>
        <w:ind w:left="0"/>
      </w:pPr>
      <w:r>
        <w:t>A user can select an experiment and than a compound to view as a dose response curve. The data will be expressed as a scatter plot, and a 3</w:t>
      </w:r>
      <w:r w:rsidRPr="00B518DF">
        <w:rPr>
          <w:vertAlign w:val="superscript"/>
        </w:rPr>
        <w:t>rd</w:t>
      </w:r>
      <w:r>
        <w:t xml:space="preserve"> degree polynomial will be computed to determine a curve that fits the represented data. </w:t>
      </w:r>
    </w:p>
    <w:p w14:paraId="60A35C7D" w14:textId="601823D5" w:rsidR="00EF6D90" w:rsidRDefault="00B518DF" w:rsidP="00B95DD4">
      <w:pPr>
        <w:pStyle w:val="BodyText"/>
      </w:pPr>
      <w:r>
        <w:rPr>
          <w:noProof/>
        </w:rPr>
        <w:drawing>
          <wp:inline distT="0" distB="0" distL="0" distR="0" wp14:anchorId="192395EC" wp14:editId="053B35A9">
            <wp:extent cx="5022044" cy="32340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1_Fotor.jpg"/>
                    <pic:cNvPicPr/>
                  </pic:nvPicPr>
                  <pic:blipFill>
                    <a:blip r:embed="rId29">
                      <a:extLst>
                        <a:ext uri="{28A0092B-C50C-407E-A947-70E740481C1C}">
                          <a14:useLocalDpi xmlns:a14="http://schemas.microsoft.com/office/drawing/2010/main" val="0"/>
                        </a:ext>
                      </a:extLst>
                    </a:blip>
                    <a:stretch>
                      <a:fillRect/>
                    </a:stretch>
                  </pic:blipFill>
                  <pic:spPr>
                    <a:xfrm>
                      <a:off x="0" y="0"/>
                      <a:ext cx="5024730" cy="3235784"/>
                    </a:xfrm>
                    <a:prstGeom prst="rect">
                      <a:avLst/>
                    </a:prstGeom>
                  </pic:spPr>
                </pic:pic>
              </a:graphicData>
            </a:graphic>
          </wp:inline>
        </w:drawing>
      </w:r>
    </w:p>
    <w:p w14:paraId="0E6D2259" w14:textId="77777777" w:rsidR="00B518DF" w:rsidRDefault="00B518DF" w:rsidP="00B95DD4">
      <w:pPr>
        <w:pStyle w:val="BodyText"/>
      </w:pPr>
      <w:r>
        <w:lastRenderedPageBreak/>
        <w:t>After review points can be identified as an outliers for the analysis. Those points can be clicked on and dynamically added and removed from the curve that fits the data. Once finalized the current date of the data can be saved so when it is brought up in the future the changes will be seen.</w:t>
      </w:r>
    </w:p>
    <w:p w14:paraId="5FBC2A67" w14:textId="0BCB74D2" w:rsidR="00B518DF" w:rsidRDefault="00B518DF" w:rsidP="00B95DD4">
      <w:pPr>
        <w:pStyle w:val="BodyText"/>
      </w:pPr>
      <w:r>
        <w:rPr>
          <w:noProof/>
        </w:rPr>
        <w:drawing>
          <wp:inline distT="0" distB="0" distL="0" distR="0" wp14:anchorId="175BE1D3" wp14:editId="3AF32CBA">
            <wp:extent cx="6146800" cy="3224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2_Crop.jpg"/>
                    <pic:cNvPicPr/>
                  </pic:nvPicPr>
                  <pic:blipFill>
                    <a:blip r:embed="rId30">
                      <a:extLst>
                        <a:ext uri="{28A0092B-C50C-407E-A947-70E740481C1C}">
                          <a14:useLocalDpi xmlns:a14="http://schemas.microsoft.com/office/drawing/2010/main" val="0"/>
                        </a:ext>
                      </a:extLst>
                    </a:blip>
                    <a:stretch>
                      <a:fillRect/>
                    </a:stretch>
                  </pic:blipFill>
                  <pic:spPr>
                    <a:xfrm>
                      <a:off x="0" y="0"/>
                      <a:ext cx="6149053" cy="3225712"/>
                    </a:xfrm>
                    <a:prstGeom prst="rect">
                      <a:avLst/>
                    </a:prstGeom>
                  </pic:spPr>
                </pic:pic>
              </a:graphicData>
            </a:graphic>
          </wp:inline>
        </w:drawing>
      </w:r>
    </w:p>
    <w:p w14:paraId="71669A12" w14:textId="1CF8A69C" w:rsidR="00B95DD4" w:rsidRDefault="00B95DD4" w:rsidP="00B95DD4">
      <w:pPr>
        <w:pStyle w:val="Heading3"/>
      </w:pPr>
      <w:bookmarkStart w:id="100" w:name="_Toc286359819"/>
      <w:r>
        <w:t>Open Issues / Questions Results Analysis</w:t>
      </w:r>
      <w:bookmarkEnd w:id="100"/>
    </w:p>
    <w:p w14:paraId="1D4427DD" w14:textId="77777777" w:rsidR="00B95DD4" w:rsidRDefault="00B95DD4" w:rsidP="00B95DD4">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03A80F70"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2E673C64"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98486E5"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C37CC5D" w14:textId="77777777" w:rsidR="00B95DD4" w:rsidRDefault="00B95DD4" w:rsidP="00B95DD4">
            <w:pPr>
              <w:pStyle w:val="TableTitle"/>
            </w:pPr>
            <w:r>
              <w:t>NOtes</w:t>
            </w:r>
          </w:p>
        </w:tc>
      </w:tr>
      <w:tr w:rsidR="00B95DD4" w14:paraId="14B6973E"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6164F4B5"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556F2C2" w14:textId="00FF566A" w:rsidR="00B95DD4" w:rsidRDefault="005E7F90" w:rsidP="00BE270D">
            <w:pPr>
              <w:pStyle w:val="TableText"/>
            </w:pPr>
            <w:r>
              <w:t>Z and Z’ will be calculated for each well in relation to the mean of what? The mean score of each well on the well plate? The mean score of the compound?</w:t>
            </w:r>
          </w:p>
        </w:tc>
        <w:tc>
          <w:tcPr>
            <w:tcW w:w="5040" w:type="dxa"/>
            <w:tcBorders>
              <w:top w:val="single" w:sz="8" w:space="0" w:color="808080"/>
              <w:left w:val="single" w:sz="8" w:space="0" w:color="808080"/>
              <w:bottom w:val="single" w:sz="8" w:space="0" w:color="808080"/>
              <w:right w:val="single" w:sz="8" w:space="0" w:color="808080"/>
            </w:tcBorders>
          </w:tcPr>
          <w:p w14:paraId="23ABE681" w14:textId="77777777" w:rsidR="00B95DD4" w:rsidRDefault="00B95DD4" w:rsidP="00B95DD4">
            <w:pPr>
              <w:pStyle w:val="TableText"/>
            </w:pPr>
          </w:p>
        </w:tc>
      </w:tr>
      <w:tr w:rsidR="00B95DD4" w14:paraId="7F6C9B4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BBA2A6D" w14:textId="696BC337" w:rsidR="00B95DD4" w:rsidRDefault="00B95DD4" w:rsidP="00B95DD4">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3FFA68BF" w14:textId="07F6698A" w:rsidR="00B95DD4" w:rsidRDefault="00C85713" w:rsidP="00B95DD4">
            <w:pPr>
              <w:pStyle w:val="TableText"/>
            </w:pPr>
            <w:r>
              <w:t>For the QC value – should it display all of the QC values or some level of filtering.</w:t>
            </w:r>
          </w:p>
        </w:tc>
        <w:tc>
          <w:tcPr>
            <w:tcW w:w="5040" w:type="dxa"/>
            <w:tcBorders>
              <w:top w:val="single" w:sz="8" w:space="0" w:color="808080"/>
              <w:left w:val="single" w:sz="8" w:space="0" w:color="808080"/>
              <w:bottom w:val="single" w:sz="8" w:space="0" w:color="808080"/>
              <w:right w:val="single" w:sz="8" w:space="0" w:color="808080"/>
            </w:tcBorders>
          </w:tcPr>
          <w:p w14:paraId="0491365D" w14:textId="77777777" w:rsidR="00B95DD4" w:rsidRDefault="00B95DD4" w:rsidP="00B95DD4">
            <w:pPr>
              <w:pStyle w:val="TableText"/>
            </w:pPr>
          </w:p>
          <w:p w14:paraId="51DF527E" w14:textId="77777777" w:rsidR="00B95DD4" w:rsidRDefault="00B95DD4" w:rsidP="00B95DD4">
            <w:pPr>
              <w:pStyle w:val="TableText"/>
            </w:pPr>
          </w:p>
        </w:tc>
      </w:tr>
      <w:tr w:rsidR="00183726" w14:paraId="497B87E6"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38E6DF8" w14:textId="23194FE2" w:rsidR="00183726" w:rsidRDefault="00183726"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A1D9B5B" w14:textId="664EC450" w:rsidR="00183726" w:rsidRDefault="00183726" w:rsidP="00B95DD4">
            <w:pPr>
              <w:pStyle w:val="TableText"/>
            </w:pPr>
            <w:r>
              <w:t>For the dose response curve it seems typical to take the log</w:t>
            </w:r>
            <w:r w:rsidRPr="00B518DF">
              <w:rPr>
                <w:vertAlign w:val="subscript"/>
              </w:rPr>
              <w:t>10</w:t>
            </w:r>
            <w:r>
              <w:t xml:space="preserve"> of the compounds concentration – is that appropriate for all situations or should we provide a customizable algorithm?</w:t>
            </w:r>
          </w:p>
        </w:tc>
        <w:tc>
          <w:tcPr>
            <w:tcW w:w="5040" w:type="dxa"/>
            <w:tcBorders>
              <w:top w:val="single" w:sz="8" w:space="0" w:color="808080"/>
              <w:left w:val="single" w:sz="8" w:space="0" w:color="808080"/>
              <w:bottom w:val="single" w:sz="8" w:space="0" w:color="808080"/>
              <w:right w:val="single" w:sz="8" w:space="0" w:color="808080"/>
            </w:tcBorders>
          </w:tcPr>
          <w:p w14:paraId="5CDDF136" w14:textId="77777777" w:rsidR="00183726" w:rsidRDefault="00183726" w:rsidP="00B95DD4">
            <w:pPr>
              <w:pStyle w:val="TableText"/>
            </w:pPr>
          </w:p>
        </w:tc>
      </w:tr>
      <w:tr w:rsidR="00B95DD4" w14:paraId="7366CB8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48D6456" w14:textId="16609570" w:rsidR="00B95DD4" w:rsidRDefault="00183726" w:rsidP="00B95DD4">
            <w:pPr>
              <w:pStyle w:val="TableText"/>
              <w:rPr>
                <w:sz w:val="18"/>
              </w:rPr>
            </w:pPr>
            <w:r>
              <w:rPr>
                <w:sz w:val="18"/>
              </w:rPr>
              <w:t>4</w:t>
            </w:r>
          </w:p>
        </w:tc>
        <w:tc>
          <w:tcPr>
            <w:tcW w:w="3510" w:type="dxa"/>
            <w:tcBorders>
              <w:top w:val="single" w:sz="8" w:space="0" w:color="808080"/>
              <w:left w:val="single" w:sz="8" w:space="0" w:color="808080"/>
              <w:bottom w:val="single" w:sz="8" w:space="0" w:color="808080"/>
              <w:right w:val="single" w:sz="8" w:space="0" w:color="808080"/>
            </w:tcBorders>
          </w:tcPr>
          <w:p w14:paraId="3F4EE89F" w14:textId="6437000F" w:rsidR="00B95DD4" w:rsidRDefault="00183726" w:rsidP="00B95DD4">
            <w:pPr>
              <w:pStyle w:val="TableText"/>
            </w:pPr>
            <w:r>
              <w:t>How should users select for wells to be included in the dose response curve – by experiment, compound, other?</w:t>
            </w:r>
            <w:bookmarkStart w:id="101" w:name="_GoBack"/>
            <w:bookmarkEnd w:id="101"/>
          </w:p>
        </w:tc>
        <w:tc>
          <w:tcPr>
            <w:tcW w:w="5040" w:type="dxa"/>
            <w:tcBorders>
              <w:top w:val="single" w:sz="8" w:space="0" w:color="808080"/>
              <w:left w:val="single" w:sz="8" w:space="0" w:color="808080"/>
              <w:bottom w:val="single" w:sz="8" w:space="0" w:color="808080"/>
              <w:right w:val="single" w:sz="8" w:space="0" w:color="808080"/>
            </w:tcBorders>
          </w:tcPr>
          <w:p w14:paraId="513EEA23" w14:textId="77777777" w:rsidR="00B95DD4" w:rsidRDefault="00B95DD4" w:rsidP="00B95DD4">
            <w:pPr>
              <w:pStyle w:val="TableText"/>
            </w:pPr>
          </w:p>
          <w:p w14:paraId="75A91A67" w14:textId="77777777" w:rsidR="00B95DD4" w:rsidRDefault="00B95DD4" w:rsidP="00B95DD4">
            <w:pPr>
              <w:pStyle w:val="TableText"/>
            </w:pPr>
          </w:p>
        </w:tc>
      </w:tr>
    </w:tbl>
    <w:p w14:paraId="5ABA0BE5" w14:textId="77777777" w:rsidR="00B95DD4" w:rsidRDefault="00B95DD4" w:rsidP="00B95DD4">
      <w:pPr>
        <w:pStyle w:val="BodyText"/>
      </w:pPr>
    </w:p>
    <w:p w14:paraId="0B0D3405" w14:textId="05C4404C" w:rsidR="00B31CA3" w:rsidRDefault="00B31CA3">
      <w:pPr>
        <w:rPr>
          <w:rFonts w:ascii="Arial" w:hAnsi="Arial"/>
          <w:sz w:val="22"/>
        </w:rPr>
      </w:pPr>
      <w:r>
        <w:br w:type="page"/>
      </w:r>
    </w:p>
    <w:p w14:paraId="54E34447" w14:textId="77777777" w:rsidR="00B31CA3" w:rsidRPr="001B2821" w:rsidRDefault="00B31CA3" w:rsidP="00B31CA3">
      <w:pPr>
        <w:pStyle w:val="BodyText"/>
      </w:pPr>
    </w:p>
    <w:p w14:paraId="1491519A" w14:textId="455FB8A8" w:rsidR="00B31CA3" w:rsidRDefault="00B31CA3" w:rsidP="00B31CA3">
      <w:pPr>
        <w:pStyle w:val="Heading2"/>
      </w:pPr>
      <w:bookmarkStart w:id="102" w:name="_Toc286359820"/>
      <w:r>
        <w:t>Special Feature Proposals</w:t>
      </w:r>
      <w:bookmarkEnd w:id="102"/>
    </w:p>
    <w:p w14:paraId="5E4B12FA" w14:textId="77777777" w:rsidR="00B31CA3" w:rsidRDefault="00B31CA3" w:rsidP="00B95DD4">
      <w:pPr>
        <w:pStyle w:val="BodyText"/>
      </w:pPr>
    </w:p>
    <w:p w14:paraId="6405180A" w14:textId="488FFA7D" w:rsidR="00B31CA3" w:rsidRDefault="00B31CA3" w:rsidP="00B31CA3">
      <w:pPr>
        <w:pStyle w:val="Heading3"/>
      </w:pPr>
      <w:bookmarkStart w:id="103" w:name="_Toc286359821"/>
      <w:r>
        <w:t>Overview</w:t>
      </w:r>
      <w:bookmarkEnd w:id="103"/>
    </w:p>
    <w:p w14:paraId="327822DB" w14:textId="3E984DD1" w:rsidR="00B31CA3" w:rsidRDefault="00B31CA3" w:rsidP="00B31CA3">
      <w:r>
        <w:t>We have includes a few special features that we were considering implementing as part of the system.</w:t>
      </w:r>
    </w:p>
    <w:p w14:paraId="71254A17" w14:textId="77777777" w:rsidR="00B31CA3" w:rsidRDefault="00B31CA3" w:rsidP="00B31CA3">
      <w:pPr>
        <w:pStyle w:val="BodyText"/>
      </w:pPr>
    </w:p>
    <w:p w14:paraId="475270B8" w14:textId="77777777" w:rsidR="00B31CA3" w:rsidRDefault="00B31CA3" w:rsidP="00B31CA3">
      <w:pPr>
        <w:pStyle w:val="Heading3"/>
      </w:pPr>
      <w:bookmarkStart w:id="104" w:name="_Toc286359822"/>
      <w:r w:rsidRPr="00B31CA3">
        <w:t>Interactive Visualization</w:t>
      </w:r>
      <w:bookmarkEnd w:id="104"/>
    </w:p>
    <w:p w14:paraId="157CD9B7" w14:textId="40BB291F" w:rsidR="00B31CA3" w:rsidRDefault="00B31CA3" w:rsidP="00B31CA3">
      <w:pPr>
        <w:rPr>
          <w:rFonts w:ascii="Arial" w:hAnsi="Arial" w:cs="Arial"/>
          <w:sz w:val="22"/>
          <w:szCs w:val="22"/>
        </w:rPr>
      </w:pPr>
      <w:r w:rsidRPr="00B31CA3">
        <w:rPr>
          <w:rFonts w:ascii="Arial" w:hAnsi="Arial" w:cs="Arial"/>
          <w:sz w:val="22"/>
          <w:szCs w:val="22"/>
        </w:rPr>
        <w:t>Allow the user to remove plot points from an Experiment's results. They will see the raw data from the processing in a scatter plot where we fit a curve to the data. The user can select points in the UI and remove them which will cause the graph to render the curve line again.</w:t>
      </w:r>
    </w:p>
    <w:p w14:paraId="672561C7" w14:textId="77777777" w:rsidR="00B31CA3" w:rsidRPr="00B31CA3" w:rsidRDefault="00B31CA3" w:rsidP="00B31CA3">
      <w:pPr>
        <w:rPr>
          <w:rFonts w:ascii="Arial" w:hAnsi="Arial" w:cs="Arial"/>
          <w:sz w:val="22"/>
          <w:szCs w:val="22"/>
        </w:rPr>
      </w:pPr>
    </w:p>
    <w:p w14:paraId="71B90FC7" w14:textId="634CC9D2" w:rsidR="00B31CA3" w:rsidRDefault="00B31CA3" w:rsidP="00B31CA3">
      <w:pPr>
        <w:rPr>
          <w:rFonts w:ascii="Arial" w:hAnsi="Arial" w:cs="Arial"/>
          <w:color w:val="333333"/>
          <w:sz w:val="22"/>
          <w:szCs w:val="22"/>
        </w:rPr>
      </w:pPr>
      <w:r w:rsidRPr="00B31CA3">
        <w:rPr>
          <w:rFonts w:ascii="Arial" w:hAnsi="Arial" w:cs="Arial"/>
          <w:color w:val="333333"/>
          <w:sz w:val="22"/>
          <w:szCs w:val="22"/>
        </w:rPr>
        <w:t>We will track which points were removed and enable users to provide comments as to</w:t>
      </w:r>
      <w:r>
        <w:rPr>
          <w:rFonts w:ascii="Arial" w:hAnsi="Arial" w:cs="Arial"/>
          <w:color w:val="333333"/>
          <w:sz w:val="22"/>
          <w:szCs w:val="22"/>
        </w:rPr>
        <w:t xml:space="preserve"> why they were removed.</w:t>
      </w:r>
    </w:p>
    <w:p w14:paraId="43F684AD" w14:textId="77777777" w:rsidR="00B31CA3" w:rsidRPr="00B31CA3" w:rsidRDefault="00B31CA3" w:rsidP="00B31CA3">
      <w:pPr>
        <w:rPr>
          <w:rFonts w:ascii="Arial" w:hAnsi="Arial" w:cs="Arial"/>
          <w:color w:val="333333"/>
          <w:sz w:val="22"/>
          <w:szCs w:val="22"/>
        </w:rPr>
      </w:pPr>
    </w:p>
    <w:p w14:paraId="639F3E60" w14:textId="79FF78EB" w:rsidR="00B31CA3" w:rsidRDefault="00B31CA3" w:rsidP="00B31CA3">
      <w:pPr>
        <w:rPr>
          <w:rFonts w:ascii="Arial" w:hAnsi="Arial" w:cs="Arial"/>
          <w:color w:val="333333"/>
          <w:sz w:val="22"/>
          <w:szCs w:val="22"/>
        </w:rPr>
      </w:pPr>
      <w:r w:rsidRPr="00B31CA3">
        <w:rPr>
          <w:rFonts w:ascii="Arial" w:hAnsi="Arial" w:cs="Arial"/>
          <w:color w:val="333333"/>
          <w:sz w:val="22"/>
          <w:szCs w:val="22"/>
        </w:rPr>
        <w:t>When removing points, you</w:t>
      </w:r>
      <w:r>
        <w:rPr>
          <w:rFonts w:ascii="Arial" w:hAnsi="Arial" w:cs="Arial"/>
          <w:color w:val="333333"/>
          <w:sz w:val="22"/>
          <w:szCs w:val="22"/>
        </w:rPr>
        <w:t xml:space="preserve"> can offer a preview view. This</w:t>
      </w:r>
      <w:r w:rsidRPr="00B31CA3">
        <w:rPr>
          <w:rFonts w:ascii="Arial" w:hAnsi="Arial" w:cs="Arial"/>
          <w:color w:val="333333"/>
          <w:sz w:val="22"/>
          <w:szCs w:val="22"/>
        </w:rPr>
        <w:t xml:space="preserve"> would generate a new regression on the fly when certain point</w:t>
      </w:r>
      <w:r>
        <w:rPr>
          <w:rFonts w:ascii="Arial" w:hAnsi="Arial" w:cs="Arial"/>
          <w:color w:val="333333"/>
          <w:sz w:val="22"/>
          <w:szCs w:val="22"/>
        </w:rPr>
        <w:t>s are selected to be removed. T</w:t>
      </w:r>
      <w:r w:rsidRPr="00B31CA3">
        <w:rPr>
          <w:rFonts w:ascii="Arial" w:hAnsi="Arial" w:cs="Arial"/>
          <w:color w:val="333333"/>
          <w:sz w:val="22"/>
          <w:szCs w:val="22"/>
        </w:rPr>
        <w:t>his can either be saved which would create the change and audit trail or the scientist could cancel changes.</w:t>
      </w:r>
    </w:p>
    <w:p w14:paraId="5B9E1576" w14:textId="77777777" w:rsidR="00CE11D2" w:rsidRDefault="00CE11D2" w:rsidP="00B31CA3">
      <w:pPr>
        <w:rPr>
          <w:rFonts w:ascii="Arial" w:hAnsi="Arial" w:cs="Arial"/>
          <w:color w:val="333333"/>
          <w:sz w:val="22"/>
          <w:szCs w:val="22"/>
        </w:rPr>
      </w:pPr>
    </w:p>
    <w:p w14:paraId="454C0569" w14:textId="10786E7B" w:rsidR="00CE11D2" w:rsidRDefault="00CE11D2" w:rsidP="00CE11D2">
      <w:pPr>
        <w:pStyle w:val="Heading4"/>
        <w:rPr>
          <w:rFonts w:ascii="Arial" w:hAnsi="Arial" w:cs="Arial"/>
        </w:rPr>
      </w:pPr>
      <w:r>
        <w:rPr>
          <w:rFonts w:ascii="Arial" w:hAnsi="Arial" w:cs="Arial"/>
        </w:rPr>
        <w:t xml:space="preserve"> </w:t>
      </w:r>
      <w:r w:rsidRPr="00CE11D2">
        <w:rPr>
          <w:rFonts w:ascii="Arial" w:hAnsi="Arial" w:cs="Arial"/>
        </w:rPr>
        <w:t>Sample Screens / Story Boards</w:t>
      </w:r>
    </w:p>
    <w:p w14:paraId="77331648" w14:textId="77777777" w:rsidR="00CE11D2" w:rsidRDefault="00CE11D2" w:rsidP="00CE11D2"/>
    <w:p w14:paraId="7DEAD1CC" w14:textId="4AF97C08" w:rsidR="00CE11D2" w:rsidRPr="00CE11D2" w:rsidRDefault="00CE11D2" w:rsidP="00CE11D2"/>
    <w:p w14:paraId="5D7F8A12" w14:textId="77777777" w:rsidR="00CE11D2" w:rsidRDefault="00CE11D2" w:rsidP="00B31CA3">
      <w:pPr>
        <w:rPr>
          <w:rFonts w:ascii="Arial" w:hAnsi="Arial" w:cs="Arial"/>
          <w:color w:val="333333"/>
          <w:sz w:val="22"/>
          <w:szCs w:val="22"/>
        </w:rPr>
      </w:pPr>
    </w:p>
    <w:p w14:paraId="5AAA2D87" w14:textId="77777777" w:rsidR="00CE11D2" w:rsidRDefault="00CE11D2" w:rsidP="00B31CA3">
      <w:pPr>
        <w:rPr>
          <w:rFonts w:ascii="Arial" w:hAnsi="Arial" w:cs="Arial"/>
          <w:color w:val="333333"/>
          <w:sz w:val="22"/>
          <w:szCs w:val="22"/>
        </w:rPr>
      </w:pPr>
    </w:p>
    <w:p w14:paraId="00E0BA5F" w14:textId="4B19AF7D" w:rsidR="00CE11D2" w:rsidRPr="00B31CA3" w:rsidRDefault="00CE11D2" w:rsidP="00B31CA3">
      <w:pPr>
        <w:rPr>
          <w:rFonts w:ascii="Arial" w:hAnsi="Arial" w:cs="Arial"/>
          <w:color w:val="333333"/>
          <w:sz w:val="22"/>
          <w:szCs w:val="22"/>
        </w:rPr>
      </w:pPr>
    </w:p>
    <w:p w14:paraId="73EE0F55" w14:textId="77777777" w:rsidR="00B31CA3" w:rsidRDefault="00B31CA3" w:rsidP="00B31CA3">
      <w:pPr>
        <w:pStyle w:val="BodyText"/>
      </w:pPr>
    </w:p>
    <w:p w14:paraId="45DE02A0" w14:textId="0722DE70" w:rsidR="00B31CA3" w:rsidRPr="00B31CA3" w:rsidRDefault="00B31CA3" w:rsidP="00B31CA3">
      <w:pPr>
        <w:pStyle w:val="BodyText"/>
      </w:pPr>
    </w:p>
    <w:p w14:paraId="2C919536" w14:textId="77777777" w:rsidR="00B31CA3" w:rsidRDefault="00B31CA3" w:rsidP="00B31CA3">
      <w:pPr>
        <w:pStyle w:val="BodyText"/>
      </w:pPr>
    </w:p>
    <w:p w14:paraId="08091CEE" w14:textId="770C4331" w:rsidR="002C392E" w:rsidRDefault="002C392E">
      <w:pPr>
        <w:rPr>
          <w:rFonts w:ascii="Arial" w:hAnsi="Arial"/>
          <w:sz w:val="22"/>
        </w:rPr>
      </w:pPr>
      <w:r>
        <w:br w:type="page"/>
      </w:r>
    </w:p>
    <w:p w14:paraId="2C7AAABC" w14:textId="77777777" w:rsidR="002C392E" w:rsidRDefault="002C392E" w:rsidP="00B31CA3">
      <w:pPr>
        <w:pStyle w:val="BodyText"/>
      </w:pPr>
    </w:p>
    <w:p w14:paraId="15247C38" w14:textId="1FEFA6C8" w:rsidR="002C392E" w:rsidRDefault="002C392E" w:rsidP="002C392E">
      <w:pPr>
        <w:pStyle w:val="Heading3"/>
      </w:pPr>
      <w:bookmarkStart w:id="105" w:name="_Toc286359823"/>
      <w:r>
        <w:t>Audit Trail</w:t>
      </w:r>
      <w:bookmarkEnd w:id="105"/>
    </w:p>
    <w:p w14:paraId="331D90D3" w14:textId="77777777" w:rsidR="002C392E" w:rsidRDefault="002C392E" w:rsidP="002C392E">
      <w:pPr>
        <w:rPr>
          <w:rFonts w:ascii="Arial" w:hAnsi="Arial"/>
          <w:sz w:val="22"/>
          <w:szCs w:val="22"/>
        </w:rPr>
      </w:pPr>
      <w:r w:rsidRPr="002C392E">
        <w:rPr>
          <w:rFonts w:ascii="Arial" w:hAnsi="Arial"/>
          <w:sz w:val="22"/>
          <w:szCs w:val="22"/>
        </w:rPr>
        <w:t>We could track whenever a Plate / Well / Dose / Experiment changes. This would allow users to know when something in the system has changed and may be necessary for internal reporting or perhaps regulatory agency requirements.</w:t>
      </w:r>
    </w:p>
    <w:p w14:paraId="7572F6EC" w14:textId="77777777" w:rsidR="002C392E" w:rsidRPr="002C392E" w:rsidRDefault="002C392E" w:rsidP="002C392E">
      <w:pPr>
        <w:rPr>
          <w:rFonts w:ascii="Arial" w:hAnsi="Arial"/>
          <w:sz w:val="22"/>
          <w:szCs w:val="22"/>
        </w:rPr>
      </w:pPr>
    </w:p>
    <w:p w14:paraId="1049ACB3" w14:textId="77777777" w:rsidR="002C392E" w:rsidRDefault="002C392E" w:rsidP="002C392E">
      <w:pPr>
        <w:rPr>
          <w:rFonts w:ascii="Arial" w:hAnsi="Arial"/>
          <w:sz w:val="22"/>
          <w:szCs w:val="22"/>
        </w:rPr>
      </w:pPr>
      <w:r w:rsidRPr="002C392E">
        <w:rPr>
          <w:rFonts w:ascii="Arial" w:hAnsi="Arial"/>
          <w:sz w:val="22"/>
          <w:szCs w:val="22"/>
        </w:rPr>
        <w:t>Assuming that we have some type of relational database, we should hook into the changes at the transaction level so the audit trail is captured in the same atomic operation as the data is changed. Note: there's a good library from Hibernate for this called Envers.</w:t>
      </w:r>
    </w:p>
    <w:p w14:paraId="4BBAD917" w14:textId="77777777" w:rsidR="002C392E" w:rsidRDefault="002C392E" w:rsidP="002C392E">
      <w:pPr>
        <w:rPr>
          <w:rFonts w:ascii="Arial" w:hAnsi="Arial"/>
          <w:sz w:val="22"/>
          <w:szCs w:val="22"/>
        </w:rPr>
      </w:pPr>
    </w:p>
    <w:p w14:paraId="28EC7B74" w14:textId="1348C97D" w:rsidR="002C392E" w:rsidRDefault="002C392E" w:rsidP="002C392E">
      <w:pPr>
        <w:pStyle w:val="Heading4"/>
        <w:rPr>
          <w:rFonts w:ascii="Arial" w:hAnsi="Arial"/>
        </w:rPr>
      </w:pPr>
      <w:r w:rsidRPr="002C392E">
        <w:rPr>
          <w:rFonts w:ascii="Arial" w:hAnsi="Arial"/>
        </w:rPr>
        <w:t xml:space="preserve"> Sample Screens / Story Boards</w:t>
      </w:r>
    </w:p>
    <w:p w14:paraId="076F14C1" w14:textId="6A4FCF9A" w:rsidR="002C392E" w:rsidRDefault="002C392E">
      <w:r>
        <w:rPr>
          <w:noProof/>
        </w:rPr>
        <w:drawing>
          <wp:inline distT="0" distB="0" distL="0" distR="0" wp14:anchorId="12DC4893" wp14:editId="47E353A2">
            <wp:extent cx="6629400" cy="3560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Logs.png"/>
                    <pic:cNvPicPr/>
                  </pic:nvPicPr>
                  <pic:blipFill>
                    <a:blip r:embed="rId31">
                      <a:extLst>
                        <a:ext uri="{28A0092B-C50C-407E-A947-70E740481C1C}">
                          <a14:useLocalDpi xmlns:a14="http://schemas.microsoft.com/office/drawing/2010/main" val="0"/>
                        </a:ext>
                      </a:extLst>
                    </a:blip>
                    <a:stretch>
                      <a:fillRect/>
                    </a:stretch>
                  </pic:blipFill>
                  <pic:spPr>
                    <a:xfrm>
                      <a:off x="0" y="0"/>
                      <a:ext cx="6629400" cy="3560445"/>
                    </a:xfrm>
                    <a:prstGeom prst="rect">
                      <a:avLst/>
                    </a:prstGeom>
                  </pic:spPr>
                </pic:pic>
              </a:graphicData>
            </a:graphic>
          </wp:inline>
        </w:drawing>
      </w:r>
    </w:p>
    <w:p w14:paraId="6A668AA9" w14:textId="7AE275D1" w:rsidR="002C392E" w:rsidRDefault="002C392E">
      <w:r>
        <w:br w:type="page"/>
      </w:r>
    </w:p>
    <w:p w14:paraId="5E72DDA2" w14:textId="19500C80" w:rsidR="002C392E" w:rsidRDefault="002C392E" w:rsidP="002C392E">
      <w:pPr>
        <w:pStyle w:val="Heading3"/>
      </w:pPr>
      <w:bookmarkStart w:id="106" w:name="_Toc286359824"/>
      <w:r>
        <w:lastRenderedPageBreak/>
        <w:t>Four Eyes Protocol</w:t>
      </w:r>
      <w:bookmarkEnd w:id="106"/>
      <w:r>
        <w:t xml:space="preserve"> </w:t>
      </w:r>
    </w:p>
    <w:p w14:paraId="17CD1577" w14:textId="31BD28F5" w:rsidR="002C392E" w:rsidRPr="002C392E" w:rsidRDefault="002C392E" w:rsidP="002C392E">
      <w:pPr>
        <w:rPr>
          <w:rFonts w:ascii="Arial" w:hAnsi="Arial" w:cs="Arial"/>
          <w:sz w:val="22"/>
          <w:szCs w:val="22"/>
        </w:rPr>
      </w:pPr>
      <w:r w:rsidRPr="002C392E">
        <w:rPr>
          <w:rFonts w:ascii="Arial" w:hAnsi="Arial" w:cs="Arial"/>
          <w:color w:val="333333"/>
          <w:sz w:val="22"/>
          <w:szCs w:val="22"/>
          <w:shd w:val="clear" w:color="auto" w:fill="FFFFFF"/>
        </w:rPr>
        <w:t>Changes to experiment results or perhaps the plate configuration before an experiment should require a second person to review or approve the change. This would assume that we have an authentication model in place so we know which users own an Experiment and thus which users would be eligible to approve the change,</w:t>
      </w:r>
    </w:p>
    <w:p w14:paraId="5CCEDFDD" w14:textId="77777777" w:rsidR="002C392E" w:rsidRPr="002C392E" w:rsidRDefault="002C392E" w:rsidP="002C392E"/>
    <w:p w14:paraId="636FCA14" w14:textId="52A8521B" w:rsidR="002C392E" w:rsidRDefault="002C392E" w:rsidP="002C392E">
      <w:pPr>
        <w:pStyle w:val="Heading4"/>
        <w:rPr>
          <w:rFonts w:ascii="Arial" w:hAnsi="Arial"/>
          <w:sz w:val="26"/>
          <w:szCs w:val="26"/>
        </w:rPr>
      </w:pPr>
      <w:r w:rsidRPr="002C392E">
        <w:rPr>
          <w:rFonts w:ascii="Arial" w:hAnsi="Arial"/>
          <w:sz w:val="26"/>
          <w:szCs w:val="26"/>
        </w:rPr>
        <w:t xml:space="preserve"> Sample Screens / Story Boards</w:t>
      </w:r>
    </w:p>
    <w:p w14:paraId="41302D4D" w14:textId="77777777" w:rsidR="002C392E" w:rsidRPr="002C392E" w:rsidRDefault="002C392E" w:rsidP="002C392E"/>
    <w:p w14:paraId="5A2718BA" w14:textId="4E23E082" w:rsidR="002C392E" w:rsidRPr="002C392E" w:rsidRDefault="002C392E" w:rsidP="002C392E">
      <w:pPr>
        <w:rPr>
          <w:rFonts w:ascii="Arial" w:hAnsi="Arial"/>
          <w:sz w:val="22"/>
          <w:szCs w:val="22"/>
        </w:rPr>
      </w:pPr>
      <w:r>
        <w:rPr>
          <w:rFonts w:ascii="Arial" w:hAnsi="Arial"/>
          <w:noProof/>
          <w:sz w:val="22"/>
          <w:szCs w:val="22"/>
        </w:rPr>
        <w:drawing>
          <wp:inline distT="0" distB="0" distL="0" distR="0" wp14:anchorId="5168A960" wp14:editId="487EBD47">
            <wp:extent cx="662940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eyesApproval.png"/>
                    <pic:cNvPicPr/>
                  </pic:nvPicPr>
                  <pic:blipFill>
                    <a:blip r:embed="rId32">
                      <a:extLst>
                        <a:ext uri="{28A0092B-C50C-407E-A947-70E740481C1C}">
                          <a14:useLocalDpi xmlns:a14="http://schemas.microsoft.com/office/drawing/2010/main" val="0"/>
                        </a:ext>
                      </a:extLst>
                    </a:blip>
                    <a:stretch>
                      <a:fillRect/>
                    </a:stretch>
                  </pic:blipFill>
                  <pic:spPr>
                    <a:xfrm>
                      <a:off x="0" y="0"/>
                      <a:ext cx="6629400" cy="2876550"/>
                    </a:xfrm>
                    <a:prstGeom prst="rect">
                      <a:avLst/>
                    </a:prstGeom>
                  </pic:spPr>
                </pic:pic>
              </a:graphicData>
            </a:graphic>
          </wp:inline>
        </w:drawing>
      </w:r>
    </w:p>
    <w:p w14:paraId="47DE19AD" w14:textId="77777777" w:rsidR="002C392E" w:rsidRPr="002C392E" w:rsidRDefault="002C392E" w:rsidP="002C392E">
      <w:pPr>
        <w:pStyle w:val="BodyText"/>
      </w:pPr>
    </w:p>
    <w:p w14:paraId="23E3DC38" w14:textId="77777777" w:rsidR="00456480" w:rsidRDefault="00456480">
      <w:pPr>
        <w:rPr>
          <w:rFonts w:ascii="Arial" w:hAnsi="Arial" w:cs="Arial"/>
          <w:b/>
          <w:bCs/>
          <w:sz w:val="26"/>
          <w:szCs w:val="26"/>
        </w:rPr>
      </w:pPr>
      <w:r>
        <w:br w:type="page"/>
      </w:r>
    </w:p>
    <w:p w14:paraId="5B5FA689" w14:textId="7DA818E2" w:rsidR="00456480" w:rsidRDefault="00456480" w:rsidP="00456480">
      <w:pPr>
        <w:pStyle w:val="Heading3"/>
      </w:pPr>
      <w:bookmarkStart w:id="107" w:name="_Toc286359825"/>
      <w:r>
        <w:lastRenderedPageBreak/>
        <w:t>Flexible Plate Template Editor</w:t>
      </w:r>
      <w:bookmarkEnd w:id="107"/>
    </w:p>
    <w:p w14:paraId="19086030"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Plate templates can be saved and loaded so that they can be shared. The save file is a clear format (e.g., csv) that could be edited directly with a text editor/excel. Alternatively the webapp interface can have a table that lets you design the plate.</w:t>
      </w:r>
    </w:p>
    <w:p w14:paraId="5B02DEB2" w14:textId="77777777" w:rsidR="00456480" w:rsidRDefault="00456480" w:rsidP="00456480">
      <w:pPr>
        <w:rPr>
          <w:rFonts w:ascii="Helvetica Neue" w:hAnsi="Helvetica Neue"/>
          <w:color w:val="333333"/>
          <w:shd w:val="clear" w:color="auto" w:fill="FFFFFF"/>
        </w:rPr>
      </w:pPr>
    </w:p>
    <w:p w14:paraId="0F40779A" w14:textId="22FBE571" w:rsidR="00456480" w:rsidRDefault="00456480" w:rsidP="00456480">
      <w:pPr>
        <w:pStyle w:val="Heading3"/>
      </w:pPr>
      <w:bookmarkStart w:id="108" w:name="_Toc286359826"/>
      <w:r>
        <w:t>Plate Sharing</w:t>
      </w:r>
      <w:bookmarkEnd w:id="108"/>
    </w:p>
    <w:p w14:paraId="7AB96CC8"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In some cases a plate may need to be shared across multiple Experiments. This may be a cost or resource issue. In order to support this, we need to associate wells to an experiment and not assume that a plate belongs to a single Experiment.</w:t>
      </w:r>
    </w:p>
    <w:p w14:paraId="2FBD8427" w14:textId="77777777" w:rsidR="00456480" w:rsidRDefault="00456480" w:rsidP="00456480">
      <w:pPr>
        <w:rPr>
          <w:rFonts w:ascii="Helvetica Neue" w:hAnsi="Helvetica Neue"/>
          <w:color w:val="333333"/>
          <w:shd w:val="clear" w:color="auto" w:fill="FFFFFF"/>
        </w:rPr>
      </w:pPr>
    </w:p>
    <w:p w14:paraId="1A5C02B4" w14:textId="39F8BD02" w:rsidR="00456480" w:rsidRDefault="00456480" w:rsidP="00456480">
      <w:pPr>
        <w:pStyle w:val="Heading3"/>
      </w:pPr>
      <w:bookmarkStart w:id="109" w:name="_Toc286359827"/>
      <w:r>
        <w:t>Support Machine / Equipment File parsers</w:t>
      </w:r>
      <w:bookmarkEnd w:id="109"/>
    </w:p>
    <w:p w14:paraId="003C6FFE" w14:textId="77777777" w:rsidR="00456480" w:rsidRPr="00456480" w:rsidRDefault="00456480" w:rsidP="00456480">
      <w:pPr>
        <w:rPr>
          <w:rFonts w:ascii="Times" w:hAnsi="Times"/>
          <w:sz w:val="20"/>
          <w:szCs w:val="20"/>
        </w:rPr>
      </w:pPr>
      <w:r w:rsidRPr="00456480">
        <w:rPr>
          <w:rFonts w:ascii="Helvetica Neue" w:hAnsi="Helvetica Neue"/>
          <w:color w:val="333333"/>
          <w:shd w:val="clear" w:color="auto" w:fill="FFFFFF"/>
        </w:rPr>
        <w:t>If we are storing data regarding the equipment used for an experiment we could possibly have the ability to customize output file formats for the type of equipment. This could also apply to parsing the results files from different machine types.</w:t>
      </w:r>
    </w:p>
    <w:p w14:paraId="3119CC53" w14:textId="77777777" w:rsidR="00B31CA3" w:rsidRDefault="00B31CA3" w:rsidP="00456480">
      <w:pPr>
        <w:pStyle w:val="BodyText"/>
        <w:ind w:left="0"/>
      </w:pPr>
    </w:p>
    <w:p w14:paraId="45C05CA0" w14:textId="214F13D1" w:rsidR="00B31CA3" w:rsidRDefault="00B31CA3" w:rsidP="00B31CA3">
      <w:pPr>
        <w:pStyle w:val="Heading3"/>
      </w:pPr>
      <w:bookmarkStart w:id="110" w:name="_Toc286359828"/>
      <w:r>
        <w:t xml:space="preserve">Open Issues / Questions </w:t>
      </w:r>
      <w:r w:rsidR="00456480">
        <w:t>Special Features</w:t>
      </w:r>
      <w:bookmarkEnd w:id="110"/>
    </w:p>
    <w:p w14:paraId="7FAE431C" w14:textId="77777777" w:rsidR="00B31CA3" w:rsidRDefault="00B31CA3" w:rsidP="00B31CA3">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31CA3" w14:paraId="32163DD9" w14:textId="77777777" w:rsidTr="00B31CA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B5172F8" w14:textId="77777777" w:rsidR="00B31CA3" w:rsidRDefault="00B31CA3" w:rsidP="00B31CA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EB48037" w14:textId="77777777" w:rsidR="00B31CA3" w:rsidRDefault="00B31CA3" w:rsidP="00B31CA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DA79BF1" w14:textId="77777777" w:rsidR="00B31CA3" w:rsidRDefault="00B31CA3" w:rsidP="00B31CA3">
            <w:pPr>
              <w:pStyle w:val="TableTitle"/>
            </w:pPr>
            <w:r>
              <w:t>NOtes</w:t>
            </w:r>
          </w:p>
        </w:tc>
      </w:tr>
      <w:tr w:rsidR="00B31CA3" w14:paraId="16208411" w14:textId="77777777" w:rsidTr="00B31CA3">
        <w:trPr>
          <w:cantSplit/>
        </w:trPr>
        <w:tc>
          <w:tcPr>
            <w:tcW w:w="450" w:type="dxa"/>
            <w:tcBorders>
              <w:top w:val="single" w:sz="8" w:space="0" w:color="808080"/>
              <w:left w:val="single" w:sz="12" w:space="0" w:color="000000"/>
              <w:bottom w:val="single" w:sz="8" w:space="0" w:color="808080"/>
              <w:right w:val="single" w:sz="8" w:space="0" w:color="808080"/>
            </w:tcBorders>
          </w:tcPr>
          <w:p w14:paraId="1A4F8ABF" w14:textId="77777777" w:rsidR="00B31CA3" w:rsidRDefault="00B31CA3" w:rsidP="00B31CA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88A7DDA" w14:textId="730D5BEB" w:rsidR="00B31CA3" w:rsidRDefault="003E0237" w:rsidP="00B31CA3">
            <w:pPr>
              <w:pStyle w:val="TableText"/>
            </w:pPr>
            <w:r>
              <w:t xml:space="preserve">For the data analysis portion of this </w:t>
            </w:r>
            <w:r w:rsidR="00490D1B">
              <w:t>they are represented as scatter plots</w:t>
            </w:r>
            <w:r w:rsidR="00BE270D">
              <w:t>. What should the x and the y axis of the scatter plot be?</w:t>
            </w:r>
          </w:p>
          <w:p w14:paraId="740B046F"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B61A6C" w14:textId="77777777" w:rsidR="00B31CA3" w:rsidRDefault="00B31CA3" w:rsidP="00B31CA3">
            <w:pPr>
              <w:pStyle w:val="TableText"/>
            </w:pPr>
          </w:p>
        </w:tc>
      </w:tr>
      <w:tr w:rsidR="00B31CA3" w14:paraId="0BEFA043"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78774A0D" w14:textId="77777777" w:rsidR="00B31CA3" w:rsidRDefault="00B31CA3" w:rsidP="00B31CA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1360D8AD" w14:textId="5B508250" w:rsidR="00B31CA3" w:rsidRDefault="00BE270D" w:rsidP="00BE270D">
            <w:pPr>
              <w:pStyle w:val="TableText"/>
            </w:pPr>
            <w:r>
              <w:t>For the data analysis portion how should the result be filtered. Would people want to look at a specific compound across an entire experiment? Only look at a single plate at a time? Review all plates in an experiment?</w:t>
            </w:r>
          </w:p>
        </w:tc>
        <w:tc>
          <w:tcPr>
            <w:tcW w:w="5040" w:type="dxa"/>
            <w:tcBorders>
              <w:top w:val="single" w:sz="8" w:space="0" w:color="808080"/>
              <w:left w:val="single" w:sz="8" w:space="0" w:color="808080"/>
              <w:bottom w:val="single" w:sz="8" w:space="0" w:color="808080"/>
              <w:right w:val="single" w:sz="8" w:space="0" w:color="808080"/>
            </w:tcBorders>
          </w:tcPr>
          <w:p w14:paraId="05651362" w14:textId="77777777" w:rsidR="00B31CA3" w:rsidRDefault="00B31CA3" w:rsidP="00B31CA3">
            <w:pPr>
              <w:pStyle w:val="TableText"/>
            </w:pPr>
          </w:p>
          <w:p w14:paraId="11A5425D" w14:textId="77777777" w:rsidR="00B31CA3" w:rsidRDefault="00B31CA3" w:rsidP="00B31CA3">
            <w:pPr>
              <w:pStyle w:val="TableText"/>
            </w:pPr>
          </w:p>
        </w:tc>
      </w:tr>
      <w:tr w:rsidR="00B31CA3" w14:paraId="1BA78C76"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2E3DFD8" w14:textId="77777777" w:rsidR="00B31CA3" w:rsidRDefault="00B31CA3" w:rsidP="00B31CA3">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B0F091A"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ADD2E06" w14:textId="77777777" w:rsidR="00B31CA3" w:rsidRDefault="00B31CA3" w:rsidP="00B31CA3">
            <w:pPr>
              <w:pStyle w:val="TableText"/>
            </w:pPr>
          </w:p>
          <w:p w14:paraId="623B653C" w14:textId="77777777" w:rsidR="00B31CA3" w:rsidRDefault="00B31CA3" w:rsidP="00B31CA3">
            <w:pPr>
              <w:pStyle w:val="TableText"/>
            </w:pPr>
          </w:p>
        </w:tc>
      </w:tr>
    </w:tbl>
    <w:p w14:paraId="398B0F24" w14:textId="77777777" w:rsidR="00B31CA3" w:rsidRDefault="00B31CA3" w:rsidP="00B95DD4">
      <w:pPr>
        <w:pStyle w:val="BodyText"/>
      </w:pPr>
    </w:p>
    <w:p w14:paraId="5F2434DF" w14:textId="77777777" w:rsidR="00B31CA3" w:rsidRPr="00B95DD4" w:rsidRDefault="00B31CA3" w:rsidP="00B95DD4">
      <w:pPr>
        <w:pStyle w:val="BodyText"/>
      </w:pPr>
    </w:p>
    <w:bookmarkEnd w:id="53"/>
    <w:p w14:paraId="19300C45" w14:textId="0A096E03" w:rsidR="00C4101E" w:rsidRDefault="00100E6F" w:rsidP="00100E6F">
      <w:pPr>
        <w:pStyle w:val="Heading1"/>
      </w:pPr>
      <w:r>
        <w:lastRenderedPageBreak/>
        <w:t>High Level Design</w:t>
      </w:r>
    </w:p>
    <w:p w14:paraId="26CE2EDA" w14:textId="77777777" w:rsidR="00100E6F" w:rsidRDefault="00100E6F" w:rsidP="00100E6F">
      <w:pPr>
        <w:pStyle w:val="BodyText"/>
      </w:pPr>
    </w:p>
    <w:p w14:paraId="4EE818CB" w14:textId="7137EC56" w:rsidR="00100E6F" w:rsidRDefault="0005642B" w:rsidP="0005642B">
      <w:pPr>
        <w:pStyle w:val="Heading2"/>
      </w:pPr>
      <w:r>
        <w:t>Architecture</w:t>
      </w:r>
    </w:p>
    <w:p w14:paraId="1B980BA1" w14:textId="11387ED1" w:rsidR="0005642B" w:rsidRPr="0005642B" w:rsidRDefault="0005642B" w:rsidP="0005642B">
      <w:pPr>
        <w:pStyle w:val="Heading2"/>
      </w:pPr>
      <w:r>
        <w:t>Web Services</w:t>
      </w:r>
    </w:p>
    <w:p w14:paraId="63537E71" w14:textId="301A2367" w:rsidR="00C4101E" w:rsidRDefault="0005642B" w:rsidP="00100E6F">
      <w:pPr>
        <w:pStyle w:val="Heading1"/>
      </w:pPr>
      <w:r>
        <w:lastRenderedPageBreak/>
        <w:t>Project Planning and Estimating</w:t>
      </w:r>
    </w:p>
    <w:p w14:paraId="3AA2D03E" w14:textId="131BB2B8" w:rsidR="0005642B" w:rsidRDefault="0005642B" w:rsidP="0005642B">
      <w:pPr>
        <w:pStyle w:val="Heading2"/>
      </w:pPr>
      <w:r>
        <w:t>Iterations</w:t>
      </w:r>
    </w:p>
    <w:p w14:paraId="09728419" w14:textId="5639AD08" w:rsidR="0005642B" w:rsidRDefault="0005642B" w:rsidP="0005642B">
      <w:pPr>
        <w:pStyle w:val="Heading3"/>
      </w:pPr>
      <w:r>
        <w:t>Overview</w:t>
      </w:r>
    </w:p>
    <w:p w14:paraId="09427972" w14:textId="033856E6" w:rsidR="0005642B" w:rsidRDefault="0005642B" w:rsidP="0005642B">
      <w:pPr>
        <w:pStyle w:val="BodyText"/>
      </w:pPr>
      <w:r>
        <w:t>We99 ha</w:t>
      </w:r>
      <w:r w:rsidR="00F747ED">
        <w:t>s planned the project based on the</w:t>
      </w:r>
      <w:r>
        <w:t xml:space="preserve"> Agile Methodology. The project is broken do</w:t>
      </w:r>
      <w:r w:rsidR="00F20B2E">
        <w:t>wn into Iterations</w:t>
      </w:r>
      <w:r w:rsidR="00F747ED">
        <w:t>. The We99 team has planned 10 i</w:t>
      </w:r>
      <w:r w:rsidR="00F20B2E">
        <w:t>teration</w:t>
      </w:r>
      <w:r w:rsidR="00F747ED">
        <w:t>s,</w:t>
      </w:r>
      <w:r w:rsidR="00F20B2E">
        <w:t xml:space="preserve"> each </w:t>
      </w:r>
      <w:r w:rsidR="00F747ED">
        <w:t xml:space="preserve">iteration being </w:t>
      </w:r>
      <w:r w:rsidR="00F20B2E">
        <w:t>1 week in duration. The iteration starts on the Thur</w:t>
      </w:r>
      <w:r w:rsidR="00F747ED">
        <w:t>sd</w:t>
      </w:r>
      <w:r w:rsidR="00F20B2E">
        <w:t>ay of each week and closes on the following Wednesday.</w:t>
      </w:r>
      <w:r>
        <w:t xml:space="preserve"> </w:t>
      </w:r>
      <w:r w:rsidR="00F747ED">
        <w:t xml:space="preserve">Every </w:t>
      </w:r>
      <w:r w:rsidR="00F20B2E">
        <w:t>iteration the project team will be delivering several units of functionality defined by stories.</w:t>
      </w:r>
    </w:p>
    <w:p w14:paraId="0D02B9FC" w14:textId="77777777" w:rsidR="00F20B2E" w:rsidRDefault="00F20B2E" w:rsidP="0005642B">
      <w:pPr>
        <w:pStyle w:val="BodyText"/>
      </w:pPr>
    </w:p>
    <w:p w14:paraId="3A8D2660" w14:textId="5405FAC1" w:rsidR="00F20B2E" w:rsidRDefault="00F20B2E" w:rsidP="00F20B2E">
      <w:pPr>
        <w:pStyle w:val="Heading3"/>
      </w:pPr>
      <w:r>
        <w:t>Iteration Calendar</w:t>
      </w:r>
    </w:p>
    <w:p w14:paraId="04719BB4" w14:textId="25D92DF5" w:rsidR="00F20B2E" w:rsidRDefault="00F20B2E" w:rsidP="00F20B2E">
      <w:pPr>
        <w:pStyle w:val="BodyText"/>
      </w:pPr>
      <w:r>
        <w:t>The table below specifies the iteration calendar for the We99 Team</w:t>
      </w:r>
    </w:p>
    <w:p w14:paraId="36F666F9" w14:textId="77777777" w:rsidR="00F20B2E" w:rsidRDefault="00F20B2E" w:rsidP="00F20B2E">
      <w:pPr>
        <w:pStyle w:val="BodyText"/>
      </w:pPr>
    </w:p>
    <w:tbl>
      <w:tblPr>
        <w:tblStyle w:val="TableGrid"/>
        <w:tblpPr w:leftFromText="180" w:rightFromText="180" w:vertAnchor="text" w:tblpX="648" w:tblpY="1"/>
        <w:tblOverlap w:val="never"/>
        <w:tblW w:w="0" w:type="auto"/>
        <w:tblLook w:val="04A0" w:firstRow="1" w:lastRow="0" w:firstColumn="1" w:lastColumn="0" w:noHBand="0" w:noVBand="1"/>
      </w:tblPr>
      <w:tblGrid>
        <w:gridCol w:w="1552"/>
        <w:gridCol w:w="2610"/>
        <w:gridCol w:w="2700"/>
        <w:gridCol w:w="3168"/>
      </w:tblGrid>
      <w:tr w:rsidR="00F747ED" w14:paraId="38132ACE" w14:textId="19357A85" w:rsidTr="00F747ED">
        <w:tc>
          <w:tcPr>
            <w:tcW w:w="1552" w:type="dxa"/>
          </w:tcPr>
          <w:p w14:paraId="755A9217" w14:textId="6B6198BE" w:rsidR="00F20B2E" w:rsidRPr="00F747ED" w:rsidRDefault="00F20B2E" w:rsidP="00F747ED">
            <w:pPr>
              <w:pStyle w:val="BodyText"/>
              <w:ind w:left="0"/>
              <w:jc w:val="center"/>
              <w:rPr>
                <w:b/>
              </w:rPr>
            </w:pPr>
            <w:r w:rsidRPr="00F747ED">
              <w:rPr>
                <w:b/>
              </w:rPr>
              <w:t>Iteration Number</w:t>
            </w:r>
          </w:p>
        </w:tc>
        <w:tc>
          <w:tcPr>
            <w:tcW w:w="2610" w:type="dxa"/>
          </w:tcPr>
          <w:p w14:paraId="2EA36601" w14:textId="2085272B" w:rsidR="00F20B2E" w:rsidRPr="00F747ED" w:rsidRDefault="00F20B2E" w:rsidP="00F747ED">
            <w:pPr>
              <w:pStyle w:val="BodyText"/>
              <w:ind w:left="0"/>
              <w:jc w:val="center"/>
              <w:rPr>
                <w:b/>
              </w:rPr>
            </w:pPr>
            <w:r w:rsidRPr="00F747ED">
              <w:rPr>
                <w:b/>
              </w:rPr>
              <w:t>Open Date</w:t>
            </w:r>
          </w:p>
        </w:tc>
        <w:tc>
          <w:tcPr>
            <w:tcW w:w="2700" w:type="dxa"/>
          </w:tcPr>
          <w:p w14:paraId="4D8D12B3" w14:textId="2F3C7064" w:rsidR="00F20B2E" w:rsidRPr="00F747ED" w:rsidRDefault="00F20B2E" w:rsidP="00F747ED">
            <w:pPr>
              <w:pStyle w:val="BodyText"/>
              <w:ind w:left="0"/>
              <w:jc w:val="center"/>
              <w:rPr>
                <w:b/>
              </w:rPr>
            </w:pPr>
            <w:r w:rsidRPr="00F747ED">
              <w:rPr>
                <w:b/>
              </w:rPr>
              <w:t>Close Date</w:t>
            </w:r>
          </w:p>
        </w:tc>
        <w:tc>
          <w:tcPr>
            <w:tcW w:w="3168" w:type="dxa"/>
          </w:tcPr>
          <w:p w14:paraId="33A9FCC9" w14:textId="3CB08904" w:rsidR="00F20B2E" w:rsidRPr="00F747ED" w:rsidRDefault="00F20B2E" w:rsidP="00F747ED">
            <w:pPr>
              <w:pStyle w:val="BodyText"/>
              <w:ind w:left="0"/>
              <w:jc w:val="center"/>
              <w:rPr>
                <w:b/>
              </w:rPr>
            </w:pPr>
            <w:r w:rsidRPr="00F747ED">
              <w:rPr>
                <w:b/>
              </w:rPr>
              <w:t>Notes</w:t>
            </w:r>
          </w:p>
        </w:tc>
      </w:tr>
      <w:tr w:rsidR="00F747ED" w14:paraId="12AFF99C" w14:textId="1B5374E7" w:rsidTr="00F747ED">
        <w:tc>
          <w:tcPr>
            <w:tcW w:w="1552" w:type="dxa"/>
          </w:tcPr>
          <w:p w14:paraId="525DE924" w14:textId="5B852C61" w:rsidR="00F20B2E" w:rsidRDefault="00F20B2E" w:rsidP="00F747ED">
            <w:pPr>
              <w:pStyle w:val="BodyText"/>
              <w:ind w:left="0"/>
              <w:jc w:val="center"/>
            </w:pPr>
            <w:r>
              <w:t>1</w:t>
            </w:r>
          </w:p>
        </w:tc>
        <w:tc>
          <w:tcPr>
            <w:tcW w:w="2610" w:type="dxa"/>
          </w:tcPr>
          <w:p w14:paraId="77C5EEC7" w14:textId="0C022C06" w:rsidR="00F20B2E" w:rsidRDefault="00F20B2E" w:rsidP="00F747ED">
            <w:pPr>
              <w:pStyle w:val="BodyText"/>
              <w:ind w:left="0"/>
            </w:pPr>
            <w:r>
              <w:t>March 5</w:t>
            </w:r>
            <w:r w:rsidRPr="00F20B2E">
              <w:rPr>
                <w:vertAlign w:val="superscript"/>
              </w:rPr>
              <w:t>th</w:t>
            </w:r>
            <w:r>
              <w:t xml:space="preserve"> 2015</w:t>
            </w:r>
          </w:p>
        </w:tc>
        <w:tc>
          <w:tcPr>
            <w:tcW w:w="2700" w:type="dxa"/>
          </w:tcPr>
          <w:p w14:paraId="7F664D4A" w14:textId="0BA4BBFC" w:rsidR="00F20B2E" w:rsidRDefault="00F20B2E" w:rsidP="00F747ED">
            <w:pPr>
              <w:pStyle w:val="BodyText"/>
              <w:ind w:left="0"/>
            </w:pPr>
            <w:r>
              <w:t>March 11</w:t>
            </w:r>
            <w:r w:rsidRPr="00F20B2E">
              <w:rPr>
                <w:vertAlign w:val="superscript"/>
              </w:rPr>
              <w:t>th</w:t>
            </w:r>
            <w:r>
              <w:t xml:space="preserve"> 2015</w:t>
            </w:r>
          </w:p>
        </w:tc>
        <w:tc>
          <w:tcPr>
            <w:tcW w:w="3168" w:type="dxa"/>
          </w:tcPr>
          <w:p w14:paraId="650047A0" w14:textId="77777777" w:rsidR="00F747ED" w:rsidRDefault="00F747ED" w:rsidP="00F747ED">
            <w:pPr>
              <w:pStyle w:val="BodyText"/>
              <w:ind w:left="0"/>
            </w:pPr>
            <w:r>
              <w:t>Milestone1</w:t>
            </w:r>
          </w:p>
          <w:p w14:paraId="6BB87923" w14:textId="56C8C2A1" w:rsidR="00F747ED" w:rsidRDefault="00F747ED" w:rsidP="00F747ED">
            <w:pPr>
              <w:pStyle w:val="BodyText"/>
              <w:ind w:left="0"/>
            </w:pPr>
            <w:r>
              <w:t>Presentation March 5th</w:t>
            </w:r>
          </w:p>
        </w:tc>
      </w:tr>
      <w:tr w:rsidR="00F747ED" w14:paraId="151A382A" w14:textId="1F0C2EE6" w:rsidTr="00F747ED">
        <w:tc>
          <w:tcPr>
            <w:tcW w:w="1552" w:type="dxa"/>
          </w:tcPr>
          <w:p w14:paraId="0407948A" w14:textId="7AD33BD8" w:rsidR="00F20B2E" w:rsidRDefault="00F20B2E" w:rsidP="00F747ED">
            <w:pPr>
              <w:pStyle w:val="BodyText"/>
              <w:ind w:left="0"/>
              <w:jc w:val="center"/>
            </w:pPr>
            <w:r>
              <w:t>2</w:t>
            </w:r>
          </w:p>
        </w:tc>
        <w:tc>
          <w:tcPr>
            <w:tcW w:w="2610" w:type="dxa"/>
          </w:tcPr>
          <w:p w14:paraId="31DA34D2" w14:textId="3FC6791F" w:rsidR="00F20B2E" w:rsidRDefault="00F20B2E" w:rsidP="00F747ED">
            <w:pPr>
              <w:pStyle w:val="BodyText"/>
              <w:ind w:left="0"/>
            </w:pPr>
            <w:r>
              <w:t>March 12</w:t>
            </w:r>
            <w:r w:rsidRPr="00F20B2E">
              <w:rPr>
                <w:vertAlign w:val="superscript"/>
              </w:rPr>
              <w:t>th</w:t>
            </w:r>
            <w:r>
              <w:t xml:space="preserve"> 2015</w:t>
            </w:r>
          </w:p>
        </w:tc>
        <w:tc>
          <w:tcPr>
            <w:tcW w:w="2700" w:type="dxa"/>
          </w:tcPr>
          <w:p w14:paraId="1B292918" w14:textId="6A673B81" w:rsidR="00F20B2E" w:rsidRDefault="00F20B2E" w:rsidP="00F747ED">
            <w:pPr>
              <w:pStyle w:val="BodyText"/>
              <w:ind w:left="0"/>
            </w:pPr>
            <w:r>
              <w:t>March 18</w:t>
            </w:r>
            <w:r w:rsidRPr="00F20B2E">
              <w:rPr>
                <w:vertAlign w:val="superscript"/>
              </w:rPr>
              <w:t>th</w:t>
            </w:r>
            <w:r>
              <w:t xml:space="preserve"> 2015</w:t>
            </w:r>
          </w:p>
        </w:tc>
        <w:tc>
          <w:tcPr>
            <w:tcW w:w="3168" w:type="dxa"/>
          </w:tcPr>
          <w:p w14:paraId="316FF8B5" w14:textId="77777777" w:rsidR="00F20B2E" w:rsidRDefault="00F20B2E" w:rsidP="00F747ED">
            <w:pPr>
              <w:pStyle w:val="BodyText"/>
              <w:ind w:left="0"/>
            </w:pPr>
          </w:p>
        </w:tc>
      </w:tr>
      <w:tr w:rsidR="00F747ED" w14:paraId="3C2FD3E9" w14:textId="2FA518B6" w:rsidTr="00F747ED">
        <w:tc>
          <w:tcPr>
            <w:tcW w:w="1552" w:type="dxa"/>
          </w:tcPr>
          <w:p w14:paraId="29E970CF" w14:textId="05365A26" w:rsidR="00F20B2E" w:rsidRDefault="00F20B2E" w:rsidP="00F747ED">
            <w:pPr>
              <w:pStyle w:val="BodyText"/>
              <w:ind w:left="0"/>
              <w:jc w:val="center"/>
            </w:pPr>
            <w:r>
              <w:t>3</w:t>
            </w:r>
          </w:p>
        </w:tc>
        <w:tc>
          <w:tcPr>
            <w:tcW w:w="2610" w:type="dxa"/>
          </w:tcPr>
          <w:p w14:paraId="7B998EF6" w14:textId="19B807D2" w:rsidR="00F20B2E" w:rsidRDefault="00F20B2E" w:rsidP="00F747ED">
            <w:pPr>
              <w:pStyle w:val="BodyText"/>
              <w:ind w:left="0"/>
            </w:pPr>
            <w:r>
              <w:t>March 19</w:t>
            </w:r>
            <w:r w:rsidRPr="00F20B2E">
              <w:rPr>
                <w:vertAlign w:val="superscript"/>
              </w:rPr>
              <w:t>th</w:t>
            </w:r>
            <w:r>
              <w:t xml:space="preserve"> 2015</w:t>
            </w:r>
          </w:p>
        </w:tc>
        <w:tc>
          <w:tcPr>
            <w:tcW w:w="2700" w:type="dxa"/>
          </w:tcPr>
          <w:p w14:paraId="4D0E646F" w14:textId="51B03E52" w:rsidR="00F20B2E" w:rsidRDefault="00F20B2E" w:rsidP="00F747ED">
            <w:pPr>
              <w:pStyle w:val="BodyText"/>
              <w:ind w:left="0"/>
            </w:pPr>
            <w:r>
              <w:t>March 25</w:t>
            </w:r>
            <w:r w:rsidRPr="00F20B2E">
              <w:rPr>
                <w:vertAlign w:val="superscript"/>
              </w:rPr>
              <w:t>th</w:t>
            </w:r>
            <w:r>
              <w:t xml:space="preserve"> 2015</w:t>
            </w:r>
          </w:p>
        </w:tc>
        <w:tc>
          <w:tcPr>
            <w:tcW w:w="3168" w:type="dxa"/>
          </w:tcPr>
          <w:p w14:paraId="6BB1D99A" w14:textId="32FE0762" w:rsidR="00F20B2E" w:rsidRDefault="00F20B2E" w:rsidP="00F747ED">
            <w:pPr>
              <w:pStyle w:val="BodyText"/>
              <w:ind w:left="0"/>
            </w:pPr>
            <w:r>
              <w:t>Spring Break March 15</w:t>
            </w:r>
            <w:r w:rsidRPr="00F20B2E">
              <w:rPr>
                <w:vertAlign w:val="superscript"/>
              </w:rPr>
              <w:t>th</w:t>
            </w:r>
            <w:r>
              <w:t>-22nd</w:t>
            </w:r>
          </w:p>
        </w:tc>
      </w:tr>
      <w:tr w:rsidR="00F747ED" w14:paraId="55C83770" w14:textId="20F5E0D5" w:rsidTr="00F747ED">
        <w:tc>
          <w:tcPr>
            <w:tcW w:w="1552" w:type="dxa"/>
          </w:tcPr>
          <w:p w14:paraId="11E16677" w14:textId="112D1CD4" w:rsidR="00F20B2E" w:rsidRDefault="00F20B2E" w:rsidP="00F747ED">
            <w:pPr>
              <w:pStyle w:val="BodyText"/>
              <w:ind w:left="0"/>
              <w:jc w:val="center"/>
            </w:pPr>
            <w:r>
              <w:t>4</w:t>
            </w:r>
          </w:p>
        </w:tc>
        <w:tc>
          <w:tcPr>
            <w:tcW w:w="2610" w:type="dxa"/>
          </w:tcPr>
          <w:p w14:paraId="0F24AE63" w14:textId="4B59FBD0" w:rsidR="00F20B2E" w:rsidRDefault="00F20B2E" w:rsidP="00F747ED">
            <w:pPr>
              <w:pStyle w:val="BodyText"/>
              <w:ind w:left="0"/>
            </w:pPr>
            <w:r>
              <w:t>March 26</w:t>
            </w:r>
            <w:r w:rsidRPr="00F20B2E">
              <w:rPr>
                <w:vertAlign w:val="superscript"/>
              </w:rPr>
              <w:t>th</w:t>
            </w:r>
            <w:r>
              <w:t xml:space="preserve"> 2015</w:t>
            </w:r>
          </w:p>
        </w:tc>
        <w:tc>
          <w:tcPr>
            <w:tcW w:w="2700" w:type="dxa"/>
          </w:tcPr>
          <w:p w14:paraId="0D42C690" w14:textId="074013D2" w:rsidR="00F20B2E" w:rsidRDefault="00F20B2E" w:rsidP="00F747ED">
            <w:pPr>
              <w:pStyle w:val="BodyText"/>
              <w:ind w:left="0"/>
            </w:pPr>
            <w:r>
              <w:t>April 1st 2015</w:t>
            </w:r>
          </w:p>
        </w:tc>
        <w:tc>
          <w:tcPr>
            <w:tcW w:w="3168" w:type="dxa"/>
          </w:tcPr>
          <w:p w14:paraId="13BF16D6" w14:textId="77777777" w:rsidR="00F20B2E" w:rsidRDefault="00F20B2E" w:rsidP="00F747ED">
            <w:pPr>
              <w:pStyle w:val="BodyText"/>
              <w:ind w:left="0"/>
            </w:pPr>
          </w:p>
        </w:tc>
      </w:tr>
      <w:tr w:rsidR="00F747ED" w14:paraId="5681E099" w14:textId="24DBBFD9" w:rsidTr="00F747ED">
        <w:tc>
          <w:tcPr>
            <w:tcW w:w="1552" w:type="dxa"/>
          </w:tcPr>
          <w:p w14:paraId="7D039535" w14:textId="0AB7AD43" w:rsidR="00F20B2E" w:rsidRDefault="00F20B2E" w:rsidP="00F747ED">
            <w:pPr>
              <w:pStyle w:val="BodyText"/>
              <w:ind w:left="0"/>
              <w:jc w:val="center"/>
            </w:pPr>
            <w:r>
              <w:t>5</w:t>
            </w:r>
          </w:p>
        </w:tc>
        <w:tc>
          <w:tcPr>
            <w:tcW w:w="2610" w:type="dxa"/>
          </w:tcPr>
          <w:p w14:paraId="0D800413" w14:textId="4A9C7A9D" w:rsidR="00F20B2E" w:rsidRDefault="00F20B2E" w:rsidP="00F747ED">
            <w:pPr>
              <w:pStyle w:val="BodyText"/>
              <w:ind w:left="0"/>
            </w:pPr>
            <w:r>
              <w:t>April 2</w:t>
            </w:r>
            <w:r w:rsidRPr="00F20B2E">
              <w:rPr>
                <w:vertAlign w:val="superscript"/>
              </w:rPr>
              <w:t>nd</w:t>
            </w:r>
            <w:r>
              <w:t xml:space="preserve"> 2015</w:t>
            </w:r>
          </w:p>
        </w:tc>
        <w:tc>
          <w:tcPr>
            <w:tcW w:w="2700" w:type="dxa"/>
          </w:tcPr>
          <w:p w14:paraId="0328FD16" w14:textId="52BD27CF" w:rsidR="00F20B2E" w:rsidRDefault="00F20B2E" w:rsidP="00F747ED">
            <w:pPr>
              <w:pStyle w:val="BodyText"/>
              <w:ind w:left="0"/>
            </w:pPr>
            <w:r>
              <w:t>April 8</w:t>
            </w:r>
            <w:r w:rsidRPr="00F20B2E">
              <w:rPr>
                <w:vertAlign w:val="superscript"/>
              </w:rPr>
              <w:t>th</w:t>
            </w:r>
            <w:r>
              <w:t xml:space="preserve"> 2015</w:t>
            </w:r>
          </w:p>
        </w:tc>
        <w:tc>
          <w:tcPr>
            <w:tcW w:w="3168" w:type="dxa"/>
          </w:tcPr>
          <w:p w14:paraId="4B608408" w14:textId="77777777" w:rsidR="00F747ED" w:rsidRDefault="00F747ED" w:rsidP="00F747ED">
            <w:pPr>
              <w:pStyle w:val="BodyText"/>
              <w:ind w:left="0"/>
            </w:pPr>
            <w:r>
              <w:t>Milestone 2</w:t>
            </w:r>
          </w:p>
          <w:p w14:paraId="1D5BB2D6" w14:textId="0E436AAF" w:rsidR="00F20B2E" w:rsidRDefault="00F747ED" w:rsidP="00F747ED">
            <w:pPr>
              <w:pStyle w:val="BodyText"/>
              <w:ind w:left="0"/>
            </w:pPr>
            <w:r>
              <w:t>P</w:t>
            </w:r>
            <w:r w:rsidR="00166804">
              <w:t>resentation April 9th</w:t>
            </w:r>
          </w:p>
        </w:tc>
      </w:tr>
      <w:tr w:rsidR="00F747ED" w14:paraId="1664075C" w14:textId="61E88EC3" w:rsidTr="00F747ED">
        <w:tc>
          <w:tcPr>
            <w:tcW w:w="1552" w:type="dxa"/>
          </w:tcPr>
          <w:p w14:paraId="4F9242D9" w14:textId="50B5F32F" w:rsidR="00F20B2E" w:rsidRDefault="00F20B2E" w:rsidP="00F747ED">
            <w:pPr>
              <w:pStyle w:val="BodyText"/>
              <w:ind w:left="0"/>
              <w:jc w:val="center"/>
            </w:pPr>
            <w:r>
              <w:t>6</w:t>
            </w:r>
          </w:p>
        </w:tc>
        <w:tc>
          <w:tcPr>
            <w:tcW w:w="2610" w:type="dxa"/>
          </w:tcPr>
          <w:p w14:paraId="391B5394" w14:textId="09BFC97A" w:rsidR="00F20B2E" w:rsidRDefault="00F20B2E" w:rsidP="00F747ED">
            <w:pPr>
              <w:pStyle w:val="BodyText"/>
              <w:ind w:left="0"/>
            </w:pPr>
            <w:r>
              <w:t>April</w:t>
            </w:r>
            <w:r w:rsidR="00166804">
              <w:t xml:space="preserve"> 9</w:t>
            </w:r>
            <w:r w:rsidR="00166804" w:rsidRPr="00166804">
              <w:rPr>
                <w:vertAlign w:val="superscript"/>
              </w:rPr>
              <w:t>th</w:t>
            </w:r>
            <w:r w:rsidR="00166804">
              <w:t xml:space="preserve"> 2015</w:t>
            </w:r>
          </w:p>
        </w:tc>
        <w:tc>
          <w:tcPr>
            <w:tcW w:w="2700" w:type="dxa"/>
          </w:tcPr>
          <w:p w14:paraId="686218F3" w14:textId="0D4B3A93" w:rsidR="00F20B2E" w:rsidRDefault="00166804" w:rsidP="00F747ED">
            <w:pPr>
              <w:pStyle w:val="BodyText"/>
              <w:ind w:left="0"/>
            </w:pPr>
            <w:r>
              <w:t>April 15</w:t>
            </w:r>
            <w:r w:rsidRPr="00166804">
              <w:rPr>
                <w:vertAlign w:val="superscript"/>
              </w:rPr>
              <w:t>th</w:t>
            </w:r>
            <w:r>
              <w:t xml:space="preserve"> 2015</w:t>
            </w:r>
          </w:p>
        </w:tc>
        <w:tc>
          <w:tcPr>
            <w:tcW w:w="3168" w:type="dxa"/>
          </w:tcPr>
          <w:p w14:paraId="31B9B292" w14:textId="77777777" w:rsidR="00F20B2E" w:rsidRDefault="00F20B2E" w:rsidP="00F747ED">
            <w:pPr>
              <w:pStyle w:val="BodyText"/>
              <w:ind w:left="0"/>
            </w:pPr>
          </w:p>
        </w:tc>
      </w:tr>
      <w:tr w:rsidR="00F747ED" w14:paraId="4ABFBABF" w14:textId="77777777" w:rsidTr="00F747ED">
        <w:tc>
          <w:tcPr>
            <w:tcW w:w="1552" w:type="dxa"/>
          </w:tcPr>
          <w:p w14:paraId="49571812" w14:textId="0F1B65FD" w:rsidR="00F20B2E" w:rsidRDefault="00166804" w:rsidP="00F747ED">
            <w:pPr>
              <w:pStyle w:val="BodyText"/>
              <w:ind w:left="0"/>
              <w:jc w:val="center"/>
            </w:pPr>
            <w:r>
              <w:t>7</w:t>
            </w:r>
          </w:p>
        </w:tc>
        <w:tc>
          <w:tcPr>
            <w:tcW w:w="2610" w:type="dxa"/>
          </w:tcPr>
          <w:p w14:paraId="2D4350AB" w14:textId="23A10D7B" w:rsidR="00F20B2E" w:rsidRDefault="00166804" w:rsidP="00F747ED">
            <w:pPr>
              <w:pStyle w:val="BodyText"/>
              <w:ind w:left="0"/>
            </w:pPr>
            <w:r>
              <w:t>April 16</w:t>
            </w:r>
            <w:r w:rsidRPr="00166804">
              <w:rPr>
                <w:vertAlign w:val="superscript"/>
              </w:rPr>
              <w:t>th</w:t>
            </w:r>
            <w:r>
              <w:t xml:space="preserve"> 2015</w:t>
            </w:r>
          </w:p>
        </w:tc>
        <w:tc>
          <w:tcPr>
            <w:tcW w:w="2700" w:type="dxa"/>
          </w:tcPr>
          <w:p w14:paraId="0A7A79B4" w14:textId="28BF56F4" w:rsidR="00F20B2E" w:rsidRDefault="00166804" w:rsidP="00F747ED">
            <w:pPr>
              <w:pStyle w:val="BodyText"/>
              <w:ind w:left="0"/>
            </w:pPr>
            <w:r>
              <w:t>April 22</w:t>
            </w:r>
            <w:r w:rsidRPr="00166804">
              <w:rPr>
                <w:vertAlign w:val="superscript"/>
              </w:rPr>
              <w:t>nd</w:t>
            </w:r>
            <w:r>
              <w:t xml:space="preserve"> 2015</w:t>
            </w:r>
          </w:p>
        </w:tc>
        <w:tc>
          <w:tcPr>
            <w:tcW w:w="3168" w:type="dxa"/>
          </w:tcPr>
          <w:p w14:paraId="179BB01B" w14:textId="77777777" w:rsidR="00F20B2E" w:rsidRDefault="00F20B2E" w:rsidP="00F747ED">
            <w:pPr>
              <w:pStyle w:val="BodyText"/>
              <w:ind w:left="0"/>
            </w:pPr>
          </w:p>
        </w:tc>
      </w:tr>
      <w:tr w:rsidR="00F747ED" w14:paraId="6763668A" w14:textId="3C045BD0" w:rsidTr="00F747ED">
        <w:tc>
          <w:tcPr>
            <w:tcW w:w="1552" w:type="dxa"/>
          </w:tcPr>
          <w:p w14:paraId="167B092D" w14:textId="494086BD" w:rsidR="00F20B2E" w:rsidRDefault="00F747ED" w:rsidP="00F747ED">
            <w:pPr>
              <w:pStyle w:val="BodyText"/>
              <w:ind w:left="0"/>
              <w:jc w:val="center"/>
            </w:pPr>
            <w:r>
              <w:t>8</w:t>
            </w:r>
          </w:p>
        </w:tc>
        <w:tc>
          <w:tcPr>
            <w:tcW w:w="2610" w:type="dxa"/>
          </w:tcPr>
          <w:p w14:paraId="091BB208" w14:textId="3BACD22F" w:rsidR="00F20B2E" w:rsidRDefault="00166804" w:rsidP="00F747ED">
            <w:pPr>
              <w:pStyle w:val="BodyText"/>
              <w:ind w:left="0"/>
            </w:pPr>
            <w:r>
              <w:t>April 23</w:t>
            </w:r>
            <w:r w:rsidRPr="00166804">
              <w:rPr>
                <w:vertAlign w:val="superscript"/>
              </w:rPr>
              <w:t>rd</w:t>
            </w:r>
            <w:r>
              <w:t xml:space="preserve"> 2015</w:t>
            </w:r>
          </w:p>
        </w:tc>
        <w:tc>
          <w:tcPr>
            <w:tcW w:w="2700" w:type="dxa"/>
          </w:tcPr>
          <w:p w14:paraId="0689969B" w14:textId="05DCCE99" w:rsidR="00F20B2E" w:rsidRDefault="00166804" w:rsidP="00F747ED">
            <w:pPr>
              <w:pStyle w:val="BodyText"/>
              <w:ind w:left="0"/>
            </w:pPr>
            <w:r>
              <w:t>April 29</w:t>
            </w:r>
            <w:r w:rsidRPr="00166804">
              <w:rPr>
                <w:vertAlign w:val="superscript"/>
              </w:rPr>
              <w:t>th</w:t>
            </w:r>
            <w:r>
              <w:t xml:space="preserve"> 2015</w:t>
            </w:r>
          </w:p>
        </w:tc>
        <w:tc>
          <w:tcPr>
            <w:tcW w:w="3168" w:type="dxa"/>
          </w:tcPr>
          <w:p w14:paraId="0E430D10" w14:textId="77777777" w:rsidR="00F20B2E" w:rsidRDefault="00F20B2E" w:rsidP="00F747ED">
            <w:pPr>
              <w:pStyle w:val="BodyText"/>
              <w:ind w:left="0"/>
            </w:pPr>
          </w:p>
        </w:tc>
      </w:tr>
      <w:tr w:rsidR="00F747ED" w14:paraId="2C0A8F10" w14:textId="77777777" w:rsidTr="00F747ED">
        <w:tc>
          <w:tcPr>
            <w:tcW w:w="1552" w:type="dxa"/>
          </w:tcPr>
          <w:p w14:paraId="4746D446" w14:textId="7D33C97A" w:rsidR="00F20B2E" w:rsidRDefault="00F747ED" w:rsidP="00F747ED">
            <w:pPr>
              <w:pStyle w:val="BodyText"/>
              <w:ind w:left="0"/>
              <w:jc w:val="center"/>
            </w:pPr>
            <w:r>
              <w:t>9</w:t>
            </w:r>
          </w:p>
        </w:tc>
        <w:tc>
          <w:tcPr>
            <w:tcW w:w="2610" w:type="dxa"/>
          </w:tcPr>
          <w:p w14:paraId="034A4E03" w14:textId="19DA23D4" w:rsidR="00F20B2E" w:rsidRDefault="00F747ED" w:rsidP="00F747ED">
            <w:pPr>
              <w:pStyle w:val="BodyText"/>
              <w:ind w:left="0"/>
            </w:pPr>
            <w:r>
              <w:t>April 30</w:t>
            </w:r>
            <w:r w:rsidRPr="00F747ED">
              <w:rPr>
                <w:vertAlign w:val="superscript"/>
              </w:rPr>
              <w:t>th</w:t>
            </w:r>
            <w:r>
              <w:t xml:space="preserve"> 2015</w:t>
            </w:r>
          </w:p>
        </w:tc>
        <w:tc>
          <w:tcPr>
            <w:tcW w:w="2700" w:type="dxa"/>
          </w:tcPr>
          <w:p w14:paraId="549F6EA1" w14:textId="082E3238" w:rsidR="00F20B2E" w:rsidRDefault="00F747ED" w:rsidP="00F747ED">
            <w:pPr>
              <w:pStyle w:val="BodyText"/>
              <w:ind w:left="0"/>
            </w:pPr>
            <w:r>
              <w:t>May 6</w:t>
            </w:r>
            <w:r w:rsidRPr="00F747ED">
              <w:rPr>
                <w:vertAlign w:val="superscript"/>
              </w:rPr>
              <w:t>th</w:t>
            </w:r>
            <w:r>
              <w:t xml:space="preserve"> 2015</w:t>
            </w:r>
          </w:p>
        </w:tc>
        <w:tc>
          <w:tcPr>
            <w:tcW w:w="3168" w:type="dxa"/>
          </w:tcPr>
          <w:p w14:paraId="01D47C1E" w14:textId="77777777" w:rsidR="00F20B2E" w:rsidRDefault="00F747ED" w:rsidP="00F747ED">
            <w:pPr>
              <w:pStyle w:val="BodyText"/>
              <w:ind w:left="0"/>
            </w:pPr>
            <w:r>
              <w:t>Milestone 3</w:t>
            </w:r>
          </w:p>
          <w:p w14:paraId="0363F069" w14:textId="4EF453E5" w:rsidR="00F747ED" w:rsidRDefault="00F747ED" w:rsidP="00F747ED">
            <w:pPr>
              <w:pStyle w:val="BodyText"/>
              <w:ind w:left="0"/>
            </w:pPr>
            <w:r>
              <w:t>Presentation May 7th</w:t>
            </w:r>
          </w:p>
        </w:tc>
      </w:tr>
      <w:tr w:rsidR="00F747ED" w14:paraId="036D081F" w14:textId="77777777" w:rsidTr="00F747ED">
        <w:tc>
          <w:tcPr>
            <w:tcW w:w="1552" w:type="dxa"/>
          </w:tcPr>
          <w:p w14:paraId="4D34BCE1" w14:textId="4FAA2FB0" w:rsidR="00F20B2E" w:rsidRDefault="00F747ED" w:rsidP="00F747ED">
            <w:pPr>
              <w:pStyle w:val="BodyText"/>
              <w:ind w:left="0"/>
              <w:jc w:val="center"/>
            </w:pPr>
            <w:r>
              <w:t>10</w:t>
            </w:r>
          </w:p>
        </w:tc>
        <w:tc>
          <w:tcPr>
            <w:tcW w:w="2610" w:type="dxa"/>
          </w:tcPr>
          <w:p w14:paraId="7B3EECA2" w14:textId="6713169B" w:rsidR="00F20B2E" w:rsidRDefault="00F747ED" w:rsidP="00F747ED">
            <w:pPr>
              <w:pStyle w:val="BodyText"/>
              <w:ind w:left="0"/>
            </w:pPr>
            <w:r>
              <w:t>May 7</w:t>
            </w:r>
            <w:r w:rsidRPr="00F747ED">
              <w:rPr>
                <w:vertAlign w:val="superscript"/>
              </w:rPr>
              <w:t>th</w:t>
            </w:r>
            <w:r>
              <w:t xml:space="preserve"> 2015</w:t>
            </w:r>
          </w:p>
        </w:tc>
        <w:tc>
          <w:tcPr>
            <w:tcW w:w="2700" w:type="dxa"/>
          </w:tcPr>
          <w:p w14:paraId="38090E72" w14:textId="470E8C0A" w:rsidR="00F20B2E" w:rsidRDefault="00F747ED" w:rsidP="00F747ED">
            <w:pPr>
              <w:pStyle w:val="BodyText"/>
              <w:ind w:left="0"/>
            </w:pPr>
            <w:r>
              <w:t>May 13</w:t>
            </w:r>
            <w:r w:rsidRPr="00F747ED">
              <w:rPr>
                <w:vertAlign w:val="superscript"/>
              </w:rPr>
              <w:t>th</w:t>
            </w:r>
            <w:r>
              <w:t xml:space="preserve"> 2015</w:t>
            </w:r>
          </w:p>
        </w:tc>
        <w:tc>
          <w:tcPr>
            <w:tcW w:w="3168" w:type="dxa"/>
          </w:tcPr>
          <w:p w14:paraId="141F2763" w14:textId="6F3FE8D7" w:rsidR="00F20B2E" w:rsidRDefault="00F747ED" w:rsidP="00F747ED">
            <w:pPr>
              <w:pStyle w:val="BodyText"/>
              <w:ind w:left="0"/>
            </w:pPr>
            <w:r>
              <w:t>Final Report May 9</w:t>
            </w:r>
          </w:p>
          <w:p w14:paraId="4E7BEE2D" w14:textId="73611A6E" w:rsidR="00F747ED" w:rsidRDefault="00F747ED" w:rsidP="00F747ED">
            <w:pPr>
              <w:pStyle w:val="BodyText"/>
              <w:ind w:left="0"/>
            </w:pPr>
            <w:r>
              <w:t>Presentation Faculty Committee May 14</w:t>
            </w:r>
          </w:p>
        </w:tc>
      </w:tr>
    </w:tbl>
    <w:p w14:paraId="17C4DF22" w14:textId="0A36CCF2" w:rsidR="00F20B2E" w:rsidRDefault="00F20B2E" w:rsidP="00F20B2E">
      <w:pPr>
        <w:pStyle w:val="BodyText"/>
      </w:pPr>
      <w:r>
        <w:br w:type="textWrapping" w:clear="all"/>
      </w:r>
    </w:p>
    <w:p w14:paraId="156EF6D9" w14:textId="77777777" w:rsidR="00F20B2E" w:rsidRPr="00F20B2E" w:rsidRDefault="00F20B2E" w:rsidP="00F20B2E">
      <w:pPr>
        <w:pStyle w:val="BodyText"/>
      </w:pPr>
    </w:p>
    <w:p w14:paraId="5F94E77D" w14:textId="77777777" w:rsidR="0005642B" w:rsidRDefault="0005642B" w:rsidP="0005642B">
      <w:pPr>
        <w:pStyle w:val="BodyText"/>
      </w:pPr>
    </w:p>
    <w:p w14:paraId="6E81936E" w14:textId="77777777" w:rsidR="0005642B" w:rsidRDefault="0005642B" w:rsidP="0005642B">
      <w:pPr>
        <w:pStyle w:val="BodyText"/>
      </w:pPr>
    </w:p>
    <w:p w14:paraId="7C01C7D0" w14:textId="77777777" w:rsidR="0005642B" w:rsidRPr="0005642B" w:rsidRDefault="0005642B" w:rsidP="0005642B">
      <w:pPr>
        <w:pStyle w:val="BodyText"/>
      </w:pPr>
    </w:p>
    <w:p w14:paraId="28A3E84E" w14:textId="489BB1EE" w:rsidR="0005642B" w:rsidRDefault="0005642B" w:rsidP="0005642B">
      <w:pPr>
        <w:pStyle w:val="Heading2"/>
      </w:pPr>
      <w:r>
        <w:t>Stories and Estimates</w:t>
      </w:r>
    </w:p>
    <w:p w14:paraId="16B884F5" w14:textId="77777777" w:rsidR="0005642B" w:rsidRPr="0005642B" w:rsidRDefault="0005642B" w:rsidP="0005642B">
      <w:pPr>
        <w:pStyle w:val="BodyText"/>
      </w:pPr>
    </w:p>
    <w:p w14:paraId="3313B94D" w14:textId="61E27B29" w:rsidR="0005642B" w:rsidRPr="0005642B" w:rsidRDefault="0005642B" w:rsidP="0005642B">
      <w:pPr>
        <w:pStyle w:val="Heading2"/>
      </w:pPr>
      <w:r>
        <w:t>Main deliverables</w:t>
      </w:r>
    </w:p>
    <w:p w14:paraId="1526AAEA" w14:textId="390BF50B" w:rsidR="00C4101E" w:rsidRDefault="00100E6F" w:rsidP="0005642B">
      <w:pPr>
        <w:pStyle w:val="Heading1"/>
      </w:pPr>
      <w:r>
        <w:lastRenderedPageBreak/>
        <w:t>Project Risks</w:t>
      </w:r>
    </w:p>
    <w:p w14:paraId="75CCE25C" w14:textId="1805CFBB" w:rsidR="0005642B" w:rsidRPr="0005642B" w:rsidRDefault="0005642B" w:rsidP="0005642B">
      <w:pPr>
        <w:pStyle w:val="Heading1"/>
      </w:pPr>
      <w:r>
        <w:lastRenderedPageBreak/>
        <w:t>Project Tools and Technical Stack</w:t>
      </w:r>
    </w:p>
    <w:sectPr w:rsidR="0005642B" w:rsidRPr="0005642B" w:rsidSect="004D5E73">
      <w:headerReference w:type="default" r:id="rId33"/>
      <w:pgSz w:w="12240" w:h="15840" w:code="1"/>
      <w:pgMar w:top="1008" w:right="1008" w:bottom="810" w:left="792" w:header="576" w:footer="576"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D2E8BD" w14:textId="77777777" w:rsidR="00B518DF" w:rsidRDefault="00B518DF">
      <w:r>
        <w:separator/>
      </w:r>
    </w:p>
  </w:endnote>
  <w:endnote w:type="continuationSeparator" w:id="0">
    <w:p w14:paraId="119A90EC" w14:textId="77777777" w:rsidR="00B518DF" w:rsidRDefault="00B51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MS Mincho">
    <w:altName w:val="ＭＳ 明朝"/>
    <w:charset w:val="80"/>
    <w:family w:val="modern"/>
    <w:pitch w:val="fixed"/>
    <w:sig w:usb0="A00002BF" w:usb1="68C7FCFB" w:usb2="00000010" w:usb3="00000000" w:csb0="0002009F" w:csb1="00000000"/>
  </w:font>
  <w:font w:name="Arial">
    <w:panose1 w:val="020B06040202020202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Helv">
    <w:panose1 w:val="00000000000000000000"/>
    <w:charset w:val="4D"/>
    <w:family w:val="swiss"/>
    <w:notTrueType/>
    <w:pitch w:val="variable"/>
    <w:sig w:usb0="00000003" w:usb1="00000000" w:usb2="00000000" w:usb3="00000000" w:csb0="00000001" w:csb1="00000000"/>
  </w:font>
  <w:font w:name="Perpetua">
    <w:panose1 w:val="02020502060401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Borders>
        <w:top w:val="single" w:sz="6" w:space="0" w:color="auto"/>
      </w:tblBorders>
      <w:tblLayout w:type="fixed"/>
      <w:tblLook w:val="0000" w:firstRow="0" w:lastRow="0" w:firstColumn="0" w:lastColumn="0" w:noHBand="0" w:noVBand="0"/>
    </w:tblPr>
    <w:tblGrid>
      <w:gridCol w:w="4679"/>
      <w:gridCol w:w="2246"/>
    </w:tblGrid>
    <w:tr w:rsidR="00B518DF" w:rsidRPr="00B35DB6" w14:paraId="34AF0FED" w14:textId="77777777" w:rsidTr="00322E25">
      <w:trPr>
        <w:cantSplit/>
        <w:trHeight w:val="499"/>
      </w:trPr>
      <w:tc>
        <w:tcPr>
          <w:tcW w:w="4679" w:type="dxa"/>
          <w:tcBorders>
            <w:top w:val="nil"/>
          </w:tcBorders>
        </w:tcPr>
        <w:p w14:paraId="424B8C0B" w14:textId="1D6B5E63" w:rsidR="00B518DF" w:rsidRPr="00B35DB6" w:rsidRDefault="00B518DF" w:rsidP="00322E25">
          <w:pPr>
            <w:pStyle w:val="Footer"/>
            <w:rPr>
              <w:rFonts w:ascii="Calibri" w:hAnsi="Calibri"/>
              <w:sz w:val="18"/>
            </w:rPr>
          </w:pPr>
        </w:p>
      </w:tc>
      <w:tc>
        <w:tcPr>
          <w:tcW w:w="2246" w:type="dxa"/>
          <w:tcBorders>
            <w:top w:val="nil"/>
          </w:tcBorders>
        </w:tcPr>
        <w:p w14:paraId="5F5C6260" w14:textId="417C69D2" w:rsidR="00B518DF" w:rsidRPr="00970B57" w:rsidRDefault="00B518DF" w:rsidP="00322E25">
          <w:pPr>
            <w:pStyle w:val="Footer"/>
            <w:rPr>
              <w:rFonts w:ascii="Calibri" w:hAnsi="Calibri"/>
              <w:sz w:val="18"/>
            </w:rPr>
          </w:pPr>
          <w:r w:rsidRPr="00B35DB6">
            <w:rPr>
              <w:rFonts w:ascii="Calibri" w:hAnsi="Calibri"/>
              <w:sz w:val="18"/>
            </w:rPr>
            <w:t xml:space="preserve">Page </w:t>
          </w:r>
          <w:r w:rsidRPr="00B35DB6">
            <w:rPr>
              <w:rStyle w:val="PageNumber"/>
              <w:rFonts w:ascii="Calibri" w:hAnsi="Calibri"/>
              <w:sz w:val="18"/>
            </w:rPr>
            <w:fldChar w:fldCharType="begin"/>
          </w:r>
          <w:r w:rsidRPr="00B35DB6">
            <w:rPr>
              <w:rStyle w:val="PageNumber"/>
              <w:rFonts w:ascii="Calibri" w:hAnsi="Calibri"/>
              <w:sz w:val="18"/>
            </w:rPr>
            <w:instrText xml:space="preserve"> PAGE </w:instrText>
          </w:r>
          <w:r w:rsidRPr="00B35DB6">
            <w:rPr>
              <w:rStyle w:val="PageNumber"/>
              <w:rFonts w:ascii="Calibri" w:hAnsi="Calibri"/>
              <w:sz w:val="18"/>
            </w:rPr>
            <w:fldChar w:fldCharType="separate"/>
          </w:r>
          <w:r w:rsidR="00183726">
            <w:rPr>
              <w:rStyle w:val="PageNumber"/>
              <w:rFonts w:ascii="Calibri" w:hAnsi="Calibri"/>
              <w:noProof/>
              <w:sz w:val="18"/>
            </w:rPr>
            <w:t>22</w:t>
          </w:r>
          <w:r w:rsidRPr="00B35DB6">
            <w:rPr>
              <w:rStyle w:val="PageNumber"/>
              <w:rFonts w:ascii="Calibri" w:hAnsi="Calibri"/>
              <w:sz w:val="18"/>
            </w:rPr>
            <w:fldChar w:fldCharType="end"/>
          </w:r>
        </w:p>
      </w:tc>
    </w:tr>
  </w:tbl>
  <w:p w14:paraId="3B02B42A" w14:textId="77777777" w:rsidR="00B518DF" w:rsidRDefault="00B518DF" w:rsidP="00322E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451AE2" w14:textId="77777777" w:rsidR="00B518DF" w:rsidRDefault="00B518DF">
      <w:r>
        <w:separator/>
      </w:r>
    </w:p>
  </w:footnote>
  <w:footnote w:type="continuationSeparator" w:id="0">
    <w:p w14:paraId="39149C3E" w14:textId="77777777" w:rsidR="00B518DF" w:rsidRDefault="00B518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A3468" w14:textId="77777777" w:rsidR="00B518DF" w:rsidRDefault="00B518DF">
    <w:pPr>
      <w:pStyle w:val="Header"/>
      <w:tabs>
        <w:tab w:val="clear" w:pos="4320"/>
        <w:tab w:val="clear" w:pos="8640"/>
        <w:tab w:val="center" w:pos="4860"/>
        <w:tab w:val="right" w:pos="9630"/>
      </w:tabs>
      <w:jc w:val="center"/>
      <w:rPr>
        <w:rFonts w:ascii="Arial" w:hAnsi="Arial" w:cs="Arial"/>
        <w:i/>
        <w:iC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6" w:space="0" w:color="auto"/>
      </w:tblBorders>
      <w:tblLayout w:type="fixed"/>
      <w:tblLook w:val="0000" w:firstRow="0" w:lastRow="0" w:firstColumn="0" w:lastColumn="0" w:noHBand="0" w:noVBand="0"/>
    </w:tblPr>
    <w:tblGrid>
      <w:gridCol w:w="843"/>
      <w:gridCol w:w="4398"/>
      <w:gridCol w:w="4398"/>
    </w:tblGrid>
    <w:tr w:rsidR="00B518DF" w14:paraId="4CC6026A" w14:textId="77777777" w:rsidTr="00970B57">
      <w:trPr>
        <w:cantSplit/>
        <w:trHeight w:val="215"/>
      </w:trPr>
      <w:tc>
        <w:tcPr>
          <w:tcW w:w="843" w:type="dxa"/>
        </w:tcPr>
        <w:p w14:paraId="4241E997" w14:textId="77777777" w:rsidR="00B518DF" w:rsidRDefault="00B518DF"/>
      </w:tc>
      <w:tc>
        <w:tcPr>
          <w:tcW w:w="4398" w:type="dxa"/>
        </w:tcPr>
        <w:p w14:paraId="75AB260F" w14:textId="77777777" w:rsidR="00B518DF" w:rsidRPr="00970B57" w:rsidRDefault="00B518DF">
          <w:pPr>
            <w:pStyle w:val="HeaderTitle"/>
            <w:rPr>
              <w:sz w:val="20"/>
              <w:szCs w:val="20"/>
            </w:rPr>
          </w:pPr>
          <w:r w:rsidRPr="00970B57">
            <w:rPr>
              <w:sz w:val="20"/>
              <w:szCs w:val="20"/>
            </w:rPr>
            <w:t>Requirements Document</w:t>
          </w:r>
          <w:r w:rsidRPr="00970B57">
            <w:rPr>
              <w:sz w:val="20"/>
              <w:szCs w:val="20"/>
            </w:rPr>
            <w:fldChar w:fldCharType="begin"/>
          </w:r>
          <w:r w:rsidRPr="00970B57">
            <w:rPr>
              <w:sz w:val="20"/>
              <w:szCs w:val="20"/>
            </w:rPr>
            <w:instrText xml:space="preserve"> STYLEREF "*Document Name" \* MERGEFORMAT </w:instrText>
          </w:r>
          <w:r w:rsidRPr="00970B57">
            <w:rPr>
              <w:sz w:val="20"/>
              <w:szCs w:val="20"/>
            </w:rPr>
            <w:fldChar w:fldCharType="end"/>
          </w:r>
        </w:p>
      </w:tc>
      <w:tc>
        <w:tcPr>
          <w:tcW w:w="4398" w:type="dxa"/>
        </w:tcPr>
        <w:p w14:paraId="41E01658" w14:textId="44B2CB6D" w:rsidR="00B518DF" w:rsidRPr="00970B57" w:rsidRDefault="00B518DF" w:rsidP="00322E25">
          <w:pPr>
            <w:pStyle w:val="HeaderTitle"/>
            <w:jc w:val="center"/>
            <w:rPr>
              <w:sz w:val="20"/>
              <w:szCs w:val="20"/>
            </w:rPr>
          </w:pPr>
          <w:r w:rsidRPr="00970B57">
            <w:rPr>
              <w:sz w:val="20"/>
              <w:szCs w:val="20"/>
            </w:rPr>
            <w:t>Biochemical plate, assay, and result management system</w:t>
          </w:r>
        </w:p>
      </w:tc>
    </w:tr>
  </w:tbl>
  <w:p w14:paraId="63576B2E" w14:textId="77777777" w:rsidR="00B518DF" w:rsidRPr="00B35DB6" w:rsidRDefault="00B518DF">
    <w:pPr>
      <w:pStyle w:val="Header"/>
      <w:tabs>
        <w:tab w:val="clear" w:pos="4320"/>
        <w:tab w:val="clear" w:pos="8640"/>
        <w:tab w:val="center" w:pos="4860"/>
        <w:tab w:val="right" w:pos="9630"/>
      </w:tabs>
      <w:rPr>
        <w:rFonts w:ascii="Calibri" w:hAnsi="Calibri"/>
        <w:sz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6" w:space="0" w:color="auto"/>
      </w:tblBorders>
      <w:tblLayout w:type="fixed"/>
      <w:tblLook w:val="0000" w:firstRow="0" w:lastRow="0" w:firstColumn="0" w:lastColumn="0" w:noHBand="0" w:noVBand="0"/>
    </w:tblPr>
    <w:tblGrid>
      <w:gridCol w:w="790"/>
      <w:gridCol w:w="4588"/>
      <w:gridCol w:w="4881"/>
    </w:tblGrid>
    <w:tr w:rsidR="00B518DF" w14:paraId="5869B102" w14:textId="77777777" w:rsidTr="006B18BB">
      <w:trPr>
        <w:cantSplit/>
        <w:trHeight w:val="229"/>
      </w:trPr>
      <w:tc>
        <w:tcPr>
          <w:tcW w:w="790" w:type="dxa"/>
          <w:vMerge w:val="restart"/>
        </w:tcPr>
        <w:p w14:paraId="68BCF34B" w14:textId="77777777" w:rsidR="00B518DF" w:rsidRDefault="00B518DF">
          <w:r>
            <w:rPr>
              <w:noProof/>
            </w:rPr>
            <w:drawing>
              <wp:inline distT="0" distB="0" distL="0" distR="0" wp14:anchorId="5EAE90A0" wp14:editId="69EF2F20">
                <wp:extent cx="387350" cy="394970"/>
                <wp:effectExtent l="0" t="0" r="0" b="11430"/>
                <wp:docPr id="4" name="Picture 4" descr="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7350" cy="394970"/>
                        </a:xfrm>
                        <a:prstGeom prst="rect">
                          <a:avLst/>
                        </a:prstGeom>
                        <a:noFill/>
                        <a:ln>
                          <a:noFill/>
                        </a:ln>
                      </pic:spPr>
                    </pic:pic>
                  </a:graphicData>
                </a:graphic>
              </wp:inline>
            </w:drawing>
          </w:r>
        </w:p>
      </w:tc>
      <w:tc>
        <w:tcPr>
          <w:tcW w:w="4588" w:type="dxa"/>
        </w:tcPr>
        <w:p w14:paraId="33CE8280" w14:textId="77777777" w:rsidR="00B518DF" w:rsidRDefault="00B518DF">
          <w:pPr>
            <w:pStyle w:val="HeaderTitle"/>
          </w:pPr>
          <w:r>
            <w:fldChar w:fldCharType="begin"/>
          </w:r>
          <w:r>
            <w:instrText xml:space="preserve"> STYLEREF "*Document Name" \* MERGEFORMAT </w:instrText>
          </w:r>
          <w:r>
            <w:fldChar w:fldCharType="end"/>
          </w:r>
        </w:p>
      </w:tc>
      <w:tc>
        <w:tcPr>
          <w:tcW w:w="4881" w:type="dxa"/>
        </w:tcPr>
        <w:p w14:paraId="147144D1" w14:textId="77777777" w:rsidR="00B518DF" w:rsidRDefault="00B518DF">
          <w:pPr>
            <w:pStyle w:val="HeaderTitle"/>
            <w:jc w:val="right"/>
          </w:pPr>
        </w:p>
      </w:tc>
    </w:tr>
    <w:tr w:rsidR="00B518DF" w14:paraId="7A3EE375" w14:textId="77777777" w:rsidTr="006B18BB">
      <w:trPr>
        <w:cantSplit/>
        <w:trHeight w:val="127"/>
      </w:trPr>
      <w:tc>
        <w:tcPr>
          <w:tcW w:w="790" w:type="dxa"/>
          <w:vMerge/>
        </w:tcPr>
        <w:p w14:paraId="69B88492" w14:textId="77777777" w:rsidR="00B518DF" w:rsidRDefault="00B518DF">
          <w:pPr>
            <w:pStyle w:val="TOC6"/>
          </w:pPr>
        </w:p>
      </w:tc>
      <w:tc>
        <w:tcPr>
          <w:tcW w:w="4588" w:type="dxa"/>
        </w:tcPr>
        <w:p w14:paraId="66C2D5FD" w14:textId="77777777" w:rsidR="00B518DF" w:rsidRDefault="00B518DF">
          <w:pPr>
            <w:pStyle w:val="HeaderTitle"/>
          </w:pPr>
        </w:p>
      </w:tc>
      <w:tc>
        <w:tcPr>
          <w:tcW w:w="4881" w:type="dxa"/>
        </w:tcPr>
        <w:p w14:paraId="5B983BE7" w14:textId="77777777" w:rsidR="00B518DF" w:rsidRDefault="00B518DF">
          <w:pPr>
            <w:pStyle w:val="HeaderTitle"/>
            <w:jc w:val="right"/>
          </w:pPr>
        </w:p>
      </w:tc>
    </w:tr>
  </w:tbl>
  <w:p w14:paraId="59A8F7D6" w14:textId="77777777" w:rsidR="00B518DF" w:rsidRDefault="00B518D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9E05B48"/>
    <w:lvl w:ilvl="0">
      <w:start w:val="1"/>
      <w:numFmt w:val="decimal"/>
      <w:pStyle w:val="ListNumber"/>
      <w:lvlText w:val="%1."/>
      <w:lvlJc w:val="left"/>
      <w:pPr>
        <w:tabs>
          <w:tab w:val="num" w:pos="1080"/>
        </w:tabs>
        <w:ind w:left="1080" w:hanging="360"/>
      </w:pPr>
    </w:lvl>
  </w:abstractNum>
  <w:abstractNum w:abstractNumId="1">
    <w:nsid w:val="091B0A03"/>
    <w:multiLevelType w:val="hybridMultilevel"/>
    <w:tmpl w:val="966E72EA"/>
    <w:lvl w:ilvl="0" w:tplc="9224F610">
      <w:start w:val="1"/>
      <w:numFmt w:val="bullet"/>
      <w:lvlText w:val=""/>
      <w:lvlJc w:val="left"/>
      <w:pPr>
        <w:tabs>
          <w:tab w:val="num" w:pos="1800"/>
        </w:tabs>
        <w:ind w:left="1800" w:hanging="360"/>
      </w:pPr>
      <w:rPr>
        <w:rFonts w:ascii="Wingdings" w:hAnsi="Wingdings" w:hint="default"/>
        <w:sz w:val="2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
    <w:nsid w:val="0F712210"/>
    <w:multiLevelType w:val="hybridMultilevel"/>
    <w:tmpl w:val="1166B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D5D750E"/>
    <w:multiLevelType w:val="hybridMultilevel"/>
    <w:tmpl w:val="E6D65BF8"/>
    <w:lvl w:ilvl="0" w:tplc="9118D2C4">
      <w:numFmt w:val="bullet"/>
      <w:lvlText w:val=""/>
      <w:lvlJc w:val="left"/>
      <w:pPr>
        <w:tabs>
          <w:tab w:val="num" w:pos="1080"/>
        </w:tabs>
        <w:ind w:left="1080" w:hanging="360"/>
      </w:pPr>
      <w:rPr>
        <w:rFonts w:ascii="Symbol" w:eastAsia="MS Mincho" w:hAnsi="Symbol" w:cs="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397E5158"/>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399D6DDE"/>
    <w:multiLevelType w:val="hybridMultilevel"/>
    <w:tmpl w:val="EAAC6C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C74C3A"/>
    <w:multiLevelType w:val="hybridMultilevel"/>
    <w:tmpl w:val="188AB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19372AA"/>
    <w:multiLevelType w:val="singleLevel"/>
    <w:tmpl w:val="B70CE67E"/>
    <w:lvl w:ilvl="0">
      <w:numFmt w:val="none"/>
      <w:pStyle w:val="BulletNormal"/>
      <w:lvlText w:val=""/>
      <w:lvlJc w:val="left"/>
      <w:pPr>
        <w:tabs>
          <w:tab w:val="num" w:pos="1080"/>
        </w:tabs>
        <w:ind w:left="1080" w:hanging="360"/>
      </w:pPr>
      <w:rPr>
        <w:rFonts w:ascii="Symbol" w:hAnsi="Symbol" w:hint="default"/>
      </w:rPr>
    </w:lvl>
  </w:abstractNum>
  <w:abstractNum w:abstractNumId="8">
    <w:nsid w:val="49917691"/>
    <w:multiLevelType w:val="multilevel"/>
    <w:tmpl w:val="A7EECE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nsid w:val="4D7E259C"/>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51AD12E4"/>
    <w:multiLevelType w:val="hybridMultilevel"/>
    <w:tmpl w:val="BE1EFD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nsid w:val="5C242399"/>
    <w:multiLevelType w:val="hybridMultilevel"/>
    <w:tmpl w:val="62EA1CC6"/>
    <w:lvl w:ilvl="0" w:tplc="CFDCDF56">
      <w:start w:val="1"/>
      <w:numFmt w:val="bullet"/>
      <w:pStyle w:val="TableBullet"/>
      <w:lvlText w:val=""/>
      <w:lvlJc w:val="left"/>
      <w:pPr>
        <w:tabs>
          <w:tab w:val="num" w:pos="360"/>
        </w:tabs>
        <w:ind w:left="36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F103A10"/>
    <w:multiLevelType w:val="hybridMultilevel"/>
    <w:tmpl w:val="4A18E9C4"/>
    <w:lvl w:ilvl="0" w:tplc="89A03174">
      <w:start w:val="1"/>
      <w:numFmt w:val="bullet"/>
      <w:lvlText w:val=""/>
      <w:lvlJc w:val="left"/>
      <w:pPr>
        <w:tabs>
          <w:tab w:val="num" w:pos="2520"/>
        </w:tabs>
        <w:ind w:left="2520" w:hanging="360"/>
      </w:pPr>
      <w:rPr>
        <w:rFonts w:ascii="Wingdings" w:hAnsi="Wingdings" w:hint="default"/>
      </w:rPr>
    </w:lvl>
    <w:lvl w:ilvl="1" w:tplc="66AA0994">
      <w:start w:val="1"/>
      <w:numFmt w:val="bullet"/>
      <w:lvlText w:val=" "/>
      <w:lvlJc w:val="left"/>
      <w:pPr>
        <w:tabs>
          <w:tab w:val="num" w:pos="1440"/>
        </w:tabs>
        <w:ind w:left="1440" w:hanging="360"/>
      </w:pPr>
      <w:rPr>
        <w:rFonts w:hint="default"/>
        <w:sz w:val="20"/>
      </w:rPr>
    </w:lvl>
    <w:lvl w:ilvl="2" w:tplc="780A7A5C">
      <w:start w:val="1"/>
      <w:numFmt w:val="bullet"/>
      <w:lvlText w:val=""/>
      <w:lvlJc w:val="left"/>
      <w:pPr>
        <w:tabs>
          <w:tab w:val="num" w:pos="2160"/>
        </w:tabs>
        <w:ind w:left="2160" w:hanging="360"/>
      </w:pPr>
      <w:rPr>
        <w:rFonts w:ascii="Wingdings" w:hAnsi="Wingdings" w:hint="default"/>
      </w:rPr>
    </w:lvl>
    <w:lvl w:ilvl="3" w:tplc="8FC88DEE">
      <w:start w:val="4"/>
      <w:numFmt w:val="bullet"/>
      <w:lvlText w:val="-"/>
      <w:lvlJc w:val="left"/>
      <w:pPr>
        <w:tabs>
          <w:tab w:val="num" w:pos="2880"/>
        </w:tabs>
        <w:ind w:left="2880" w:hanging="360"/>
      </w:pPr>
      <w:rPr>
        <w:rFonts w:ascii="Times New Roman" w:eastAsia="Times New Roman"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FE51708"/>
    <w:multiLevelType w:val="hybridMultilevel"/>
    <w:tmpl w:val="DEA87A04"/>
    <w:lvl w:ilvl="0" w:tplc="C1080A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02957AF"/>
    <w:multiLevelType w:val="hybridMultilevel"/>
    <w:tmpl w:val="708079FE"/>
    <w:lvl w:ilvl="0" w:tplc="9118D2C4">
      <w:numFmt w:val="bullet"/>
      <w:lvlText w:val=""/>
      <w:lvlJc w:val="left"/>
      <w:pPr>
        <w:tabs>
          <w:tab w:val="num" w:pos="1080"/>
        </w:tabs>
        <w:ind w:left="1080" w:hanging="360"/>
      </w:pPr>
      <w:rPr>
        <w:rFonts w:ascii="Symbol" w:eastAsia="MS Mincho" w:hAnsi="Symbol" w:cs="Courier New"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64E02470"/>
    <w:multiLevelType w:val="hybridMultilevel"/>
    <w:tmpl w:val="2738E960"/>
    <w:lvl w:ilvl="0" w:tplc="748E0406">
      <w:start w:val="1"/>
      <w:numFmt w:val="decimal"/>
      <w:lvlText w:val="%1."/>
      <w:lvlJc w:val="left"/>
      <w:pPr>
        <w:tabs>
          <w:tab w:val="num" w:pos="1080"/>
        </w:tabs>
        <w:ind w:left="1080" w:hanging="360"/>
      </w:pPr>
      <w:rPr>
        <w:rFonts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66E061C8"/>
    <w:multiLevelType w:val="hybridMultilevel"/>
    <w:tmpl w:val="00ECC8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BBD7424"/>
    <w:multiLevelType w:val="hybridMultilevel"/>
    <w:tmpl w:val="B4C8C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3217EDC"/>
    <w:multiLevelType w:val="hybridMultilevel"/>
    <w:tmpl w:val="3612AF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nsid w:val="7F2B6405"/>
    <w:multiLevelType w:val="hybridMultilevel"/>
    <w:tmpl w:val="420A09AE"/>
    <w:lvl w:ilvl="0" w:tplc="74E4D44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7"/>
  </w:num>
  <w:num w:numId="2">
    <w:abstractNumId w:val="8"/>
  </w:num>
  <w:num w:numId="3">
    <w:abstractNumId w:val="8"/>
  </w:num>
  <w:num w:numId="4">
    <w:abstractNumId w:val="8"/>
  </w:num>
  <w:num w:numId="5">
    <w:abstractNumId w:val="8"/>
  </w:num>
  <w:num w:numId="6">
    <w:abstractNumId w:val="8"/>
  </w:num>
  <w:num w:numId="7">
    <w:abstractNumId w:val="8"/>
  </w:num>
  <w:num w:numId="8">
    <w:abstractNumId w:val="8"/>
  </w:num>
  <w:num w:numId="9">
    <w:abstractNumId w:val="8"/>
  </w:num>
  <w:num w:numId="10">
    <w:abstractNumId w:val="8"/>
  </w:num>
  <w:num w:numId="11">
    <w:abstractNumId w:val="0"/>
  </w:num>
  <w:num w:numId="12">
    <w:abstractNumId w:val="11"/>
  </w:num>
  <w:num w:numId="13">
    <w:abstractNumId w:val="12"/>
  </w:num>
  <w:num w:numId="14">
    <w:abstractNumId w:val="18"/>
  </w:num>
  <w:num w:numId="15">
    <w:abstractNumId w:val="10"/>
  </w:num>
  <w:num w:numId="16">
    <w:abstractNumId w:val="4"/>
  </w:num>
  <w:num w:numId="17">
    <w:abstractNumId w:val="9"/>
  </w:num>
  <w:num w:numId="18">
    <w:abstractNumId w:val="15"/>
  </w:num>
  <w:num w:numId="19">
    <w:abstractNumId w:val="1"/>
  </w:num>
  <w:num w:numId="20">
    <w:abstractNumId w:val="8"/>
  </w:num>
  <w:num w:numId="21">
    <w:abstractNumId w:val="19"/>
  </w:num>
  <w:num w:numId="22">
    <w:abstractNumId w:val="3"/>
  </w:num>
  <w:num w:numId="23">
    <w:abstractNumId w:val="14"/>
  </w:num>
  <w:num w:numId="24">
    <w:abstractNumId w:val="2"/>
  </w:num>
  <w:num w:numId="25">
    <w:abstractNumId w:val="17"/>
  </w:num>
  <w:num w:numId="26">
    <w:abstractNumId w:val="16"/>
  </w:num>
  <w:num w:numId="27">
    <w:abstractNumId w:val="6"/>
  </w:num>
  <w:num w:numId="28">
    <w:abstractNumId w:val="13"/>
  </w:num>
  <w:num w:numId="29">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drawingGridVerticalSpacing w:val="187"/>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C8C"/>
    <w:rsid w:val="00005740"/>
    <w:rsid w:val="000313F8"/>
    <w:rsid w:val="000379ED"/>
    <w:rsid w:val="0005642B"/>
    <w:rsid w:val="000568BA"/>
    <w:rsid w:val="00097EF1"/>
    <w:rsid w:val="000B5F33"/>
    <w:rsid w:val="000E44C0"/>
    <w:rsid w:val="000F682B"/>
    <w:rsid w:val="00100E6F"/>
    <w:rsid w:val="00122476"/>
    <w:rsid w:val="00132062"/>
    <w:rsid w:val="00140B5D"/>
    <w:rsid w:val="00166804"/>
    <w:rsid w:val="00167CC1"/>
    <w:rsid w:val="00181FF0"/>
    <w:rsid w:val="00183726"/>
    <w:rsid w:val="001A6A12"/>
    <w:rsid w:val="001B2821"/>
    <w:rsid w:val="001D63AD"/>
    <w:rsid w:val="001F3A42"/>
    <w:rsid w:val="00247396"/>
    <w:rsid w:val="002B5C14"/>
    <w:rsid w:val="002C392E"/>
    <w:rsid w:val="002D17BB"/>
    <w:rsid w:val="002E4E61"/>
    <w:rsid w:val="002E5441"/>
    <w:rsid w:val="00322E25"/>
    <w:rsid w:val="003522BA"/>
    <w:rsid w:val="00352322"/>
    <w:rsid w:val="00366521"/>
    <w:rsid w:val="0037777F"/>
    <w:rsid w:val="00386EA6"/>
    <w:rsid w:val="003E0237"/>
    <w:rsid w:val="003E2426"/>
    <w:rsid w:val="004034D5"/>
    <w:rsid w:val="00420C9F"/>
    <w:rsid w:val="00425FDF"/>
    <w:rsid w:val="00456480"/>
    <w:rsid w:val="00456578"/>
    <w:rsid w:val="00465EA5"/>
    <w:rsid w:val="00490D1B"/>
    <w:rsid w:val="004953DC"/>
    <w:rsid w:val="004A51F6"/>
    <w:rsid w:val="004C3A9C"/>
    <w:rsid w:val="004C70F3"/>
    <w:rsid w:val="004C7ABE"/>
    <w:rsid w:val="004D3DC2"/>
    <w:rsid w:val="004D5E73"/>
    <w:rsid w:val="004F35C7"/>
    <w:rsid w:val="00526C70"/>
    <w:rsid w:val="00552A4E"/>
    <w:rsid w:val="005709A2"/>
    <w:rsid w:val="00572287"/>
    <w:rsid w:val="005758EB"/>
    <w:rsid w:val="005C5E16"/>
    <w:rsid w:val="005E3F3E"/>
    <w:rsid w:val="005E5641"/>
    <w:rsid w:val="005E7F90"/>
    <w:rsid w:val="00604C84"/>
    <w:rsid w:val="00622B90"/>
    <w:rsid w:val="00633F6D"/>
    <w:rsid w:val="00655494"/>
    <w:rsid w:val="006A415D"/>
    <w:rsid w:val="006B18BB"/>
    <w:rsid w:val="006B6204"/>
    <w:rsid w:val="006D1DF3"/>
    <w:rsid w:val="006E733C"/>
    <w:rsid w:val="0070713D"/>
    <w:rsid w:val="00756DF3"/>
    <w:rsid w:val="0076409D"/>
    <w:rsid w:val="00793AE6"/>
    <w:rsid w:val="007B0DED"/>
    <w:rsid w:val="007B425A"/>
    <w:rsid w:val="007C09FC"/>
    <w:rsid w:val="007D1467"/>
    <w:rsid w:val="00807692"/>
    <w:rsid w:val="008157FF"/>
    <w:rsid w:val="00821758"/>
    <w:rsid w:val="00843928"/>
    <w:rsid w:val="00872DCB"/>
    <w:rsid w:val="00873162"/>
    <w:rsid w:val="0088669D"/>
    <w:rsid w:val="008B6562"/>
    <w:rsid w:val="008E724F"/>
    <w:rsid w:val="008F77CC"/>
    <w:rsid w:val="009102DA"/>
    <w:rsid w:val="009529DA"/>
    <w:rsid w:val="00970B57"/>
    <w:rsid w:val="00971A35"/>
    <w:rsid w:val="00982EA4"/>
    <w:rsid w:val="009A39C8"/>
    <w:rsid w:val="009B0FDE"/>
    <w:rsid w:val="009B5044"/>
    <w:rsid w:val="009C5432"/>
    <w:rsid w:val="009F1004"/>
    <w:rsid w:val="00A04CAF"/>
    <w:rsid w:val="00A1085D"/>
    <w:rsid w:val="00A218D1"/>
    <w:rsid w:val="00A225C8"/>
    <w:rsid w:val="00A31CDF"/>
    <w:rsid w:val="00A34902"/>
    <w:rsid w:val="00A61578"/>
    <w:rsid w:val="00AB510F"/>
    <w:rsid w:val="00B31CA3"/>
    <w:rsid w:val="00B35DB6"/>
    <w:rsid w:val="00B518DF"/>
    <w:rsid w:val="00B52CD5"/>
    <w:rsid w:val="00B54ADD"/>
    <w:rsid w:val="00B551B5"/>
    <w:rsid w:val="00B55648"/>
    <w:rsid w:val="00B60C8C"/>
    <w:rsid w:val="00B62D08"/>
    <w:rsid w:val="00B95DD4"/>
    <w:rsid w:val="00BA35CE"/>
    <w:rsid w:val="00BA3959"/>
    <w:rsid w:val="00BD01B0"/>
    <w:rsid w:val="00BD2D3D"/>
    <w:rsid w:val="00BE270D"/>
    <w:rsid w:val="00C0015E"/>
    <w:rsid w:val="00C21E2F"/>
    <w:rsid w:val="00C23E94"/>
    <w:rsid w:val="00C2755A"/>
    <w:rsid w:val="00C40F7F"/>
    <w:rsid w:val="00C4101E"/>
    <w:rsid w:val="00C85486"/>
    <w:rsid w:val="00C85713"/>
    <w:rsid w:val="00C87C7C"/>
    <w:rsid w:val="00CA5E15"/>
    <w:rsid w:val="00CC0391"/>
    <w:rsid w:val="00CC7055"/>
    <w:rsid w:val="00CD2ED0"/>
    <w:rsid w:val="00CD3180"/>
    <w:rsid w:val="00CE11D2"/>
    <w:rsid w:val="00D45D84"/>
    <w:rsid w:val="00D607D5"/>
    <w:rsid w:val="00D722E1"/>
    <w:rsid w:val="00DA25D7"/>
    <w:rsid w:val="00DA438C"/>
    <w:rsid w:val="00DB1EE3"/>
    <w:rsid w:val="00DB5A41"/>
    <w:rsid w:val="00DE772F"/>
    <w:rsid w:val="00DF1EDF"/>
    <w:rsid w:val="00DF50E6"/>
    <w:rsid w:val="00E00D4C"/>
    <w:rsid w:val="00E15369"/>
    <w:rsid w:val="00E4737D"/>
    <w:rsid w:val="00E5372D"/>
    <w:rsid w:val="00E67185"/>
    <w:rsid w:val="00E80124"/>
    <w:rsid w:val="00EE16A9"/>
    <w:rsid w:val="00EF6D90"/>
    <w:rsid w:val="00F01727"/>
    <w:rsid w:val="00F16585"/>
    <w:rsid w:val="00F20B2E"/>
    <w:rsid w:val="00F505F6"/>
    <w:rsid w:val="00F5226A"/>
    <w:rsid w:val="00F5474B"/>
    <w:rsid w:val="00F560F3"/>
    <w:rsid w:val="00F63BF1"/>
    <w:rsid w:val="00F71A76"/>
    <w:rsid w:val="00F747ED"/>
    <w:rsid w:val="00F85F74"/>
    <w:rsid w:val="00FA7D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69C6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3838">
      <w:bodyDiv w:val="1"/>
      <w:marLeft w:val="0"/>
      <w:marRight w:val="0"/>
      <w:marTop w:val="0"/>
      <w:marBottom w:val="0"/>
      <w:divBdr>
        <w:top w:val="none" w:sz="0" w:space="0" w:color="auto"/>
        <w:left w:val="none" w:sz="0" w:space="0" w:color="auto"/>
        <w:bottom w:val="none" w:sz="0" w:space="0" w:color="auto"/>
        <w:right w:val="none" w:sz="0" w:space="0" w:color="auto"/>
      </w:divBdr>
    </w:div>
    <w:div w:id="579290492">
      <w:bodyDiv w:val="1"/>
      <w:marLeft w:val="0"/>
      <w:marRight w:val="0"/>
      <w:marTop w:val="0"/>
      <w:marBottom w:val="0"/>
      <w:divBdr>
        <w:top w:val="none" w:sz="0" w:space="0" w:color="auto"/>
        <w:left w:val="none" w:sz="0" w:space="0" w:color="auto"/>
        <w:bottom w:val="none" w:sz="0" w:space="0" w:color="auto"/>
        <w:right w:val="none" w:sz="0" w:space="0" w:color="auto"/>
      </w:divBdr>
    </w:div>
    <w:div w:id="620303161">
      <w:bodyDiv w:val="1"/>
      <w:marLeft w:val="0"/>
      <w:marRight w:val="0"/>
      <w:marTop w:val="0"/>
      <w:marBottom w:val="0"/>
      <w:divBdr>
        <w:top w:val="none" w:sz="0" w:space="0" w:color="auto"/>
        <w:left w:val="none" w:sz="0" w:space="0" w:color="auto"/>
        <w:bottom w:val="none" w:sz="0" w:space="0" w:color="auto"/>
        <w:right w:val="none" w:sz="0" w:space="0" w:color="auto"/>
      </w:divBdr>
    </w:div>
    <w:div w:id="955214856">
      <w:bodyDiv w:val="1"/>
      <w:marLeft w:val="0"/>
      <w:marRight w:val="0"/>
      <w:marTop w:val="0"/>
      <w:marBottom w:val="0"/>
      <w:divBdr>
        <w:top w:val="none" w:sz="0" w:space="0" w:color="auto"/>
        <w:left w:val="none" w:sz="0" w:space="0" w:color="auto"/>
        <w:bottom w:val="none" w:sz="0" w:space="0" w:color="auto"/>
        <w:right w:val="none" w:sz="0" w:space="0" w:color="auto"/>
      </w:divBdr>
    </w:div>
    <w:div w:id="999965502">
      <w:bodyDiv w:val="1"/>
      <w:marLeft w:val="0"/>
      <w:marRight w:val="0"/>
      <w:marTop w:val="0"/>
      <w:marBottom w:val="0"/>
      <w:divBdr>
        <w:top w:val="none" w:sz="0" w:space="0" w:color="auto"/>
        <w:left w:val="none" w:sz="0" w:space="0" w:color="auto"/>
        <w:bottom w:val="none" w:sz="0" w:space="0" w:color="auto"/>
        <w:right w:val="none" w:sz="0" w:space="0" w:color="auto"/>
      </w:divBdr>
    </w:div>
    <w:div w:id="1065103085">
      <w:bodyDiv w:val="1"/>
      <w:marLeft w:val="0"/>
      <w:marRight w:val="0"/>
      <w:marTop w:val="0"/>
      <w:marBottom w:val="0"/>
      <w:divBdr>
        <w:top w:val="none" w:sz="0" w:space="0" w:color="auto"/>
        <w:left w:val="none" w:sz="0" w:space="0" w:color="auto"/>
        <w:bottom w:val="none" w:sz="0" w:space="0" w:color="auto"/>
        <w:right w:val="none" w:sz="0" w:space="0" w:color="auto"/>
      </w:divBdr>
    </w:div>
    <w:div w:id="1467090932">
      <w:bodyDiv w:val="1"/>
      <w:marLeft w:val="0"/>
      <w:marRight w:val="0"/>
      <w:marTop w:val="0"/>
      <w:marBottom w:val="0"/>
      <w:divBdr>
        <w:top w:val="none" w:sz="0" w:space="0" w:color="auto"/>
        <w:left w:val="none" w:sz="0" w:space="0" w:color="auto"/>
        <w:bottom w:val="none" w:sz="0" w:space="0" w:color="auto"/>
        <w:right w:val="none" w:sz="0" w:space="0" w:color="auto"/>
      </w:divBdr>
    </w:div>
    <w:div w:id="1478647869">
      <w:bodyDiv w:val="1"/>
      <w:marLeft w:val="0"/>
      <w:marRight w:val="0"/>
      <w:marTop w:val="0"/>
      <w:marBottom w:val="0"/>
      <w:divBdr>
        <w:top w:val="none" w:sz="0" w:space="0" w:color="auto"/>
        <w:left w:val="none" w:sz="0" w:space="0" w:color="auto"/>
        <w:bottom w:val="none" w:sz="0" w:space="0" w:color="auto"/>
        <w:right w:val="none" w:sz="0" w:space="0" w:color="auto"/>
      </w:divBdr>
    </w:div>
    <w:div w:id="1587610605">
      <w:bodyDiv w:val="1"/>
      <w:marLeft w:val="0"/>
      <w:marRight w:val="0"/>
      <w:marTop w:val="0"/>
      <w:marBottom w:val="0"/>
      <w:divBdr>
        <w:top w:val="none" w:sz="0" w:space="0" w:color="auto"/>
        <w:left w:val="none" w:sz="0" w:space="0" w:color="auto"/>
        <w:bottom w:val="none" w:sz="0" w:space="0" w:color="auto"/>
        <w:right w:val="none" w:sz="0" w:space="0" w:color="auto"/>
      </w:divBdr>
    </w:div>
    <w:div w:id="1960184155">
      <w:bodyDiv w:val="1"/>
      <w:marLeft w:val="0"/>
      <w:marRight w:val="0"/>
      <w:marTop w:val="0"/>
      <w:marBottom w:val="0"/>
      <w:divBdr>
        <w:top w:val="none" w:sz="0" w:space="0" w:color="auto"/>
        <w:left w:val="none" w:sz="0" w:space="0" w:color="auto"/>
        <w:bottom w:val="none" w:sz="0" w:space="0" w:color="auto"/>
        <w:right w:val="none" w:sz="0" w:space="0" w:color="auto"/>
      </w:divBdr>
    </w:div>
    <w:div w:id="19846950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5.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jp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33" Type="http://schemas.openxmlformats.org/officeDocument/2006/relationships/header" Target="header3.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image" Target="media/image1.jpeg"/><Relationship Id="rId13" Type="http://schemas.openxmlformats.org/officeDocument/2006/relationships/image" Target="media/image2.jpg"/><Relationship Id="rId14" Type="http://schemas.openxmlformats.org/officeDocument/2006/relationships/image" Target="media/image3.jpe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FF7FF7-302D-9F45-B36D-F0EB507AE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33</Pages>
  <Words>3209</Words>
  <Characters>18292</Characters>
  <Application>Microsoft Macintosh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Avalanche Requirements</vt:lpstr>
    </vt:vector>
  </TitlesOfParts>
  <Manager/>
  <Company>Gap, Inc.</Company>
  <LinksUpToDate>false</LinksUpToDate>
  <CharactersWithSpaces>21459</CharactersWithSpaces>
  <SharedDoc>false</SharedDoc>
  <HLinks>
    <vt:vector size="180" baseType="variant">
      <vt:variant>
        <vt:i4>3538994</vt:i4>
      </vt:variant>
      <vt:variant>
        <vt:i4>174</vt:i4>
      </vt:variant>
      <vt:variant>
        <vt:i4>0</vt:i4>
      </vt:variant>
      <vt:variant>
        <vt:i4>5</vt:i4>
      </vt:variant>
      <vt:variant>
        <vt:lpwstr>http://sharepoint.gap.com/sites/sse/Avalanche/Deliverables/Forms/AllItems.aspx?RootFolder=%2fsites%2fsse%2fAvalanche%2fDeliverables%2fScope%5fRequirements&amp;View=%7b789D2BD2%2d018E%2d4973%2dACCF%2d68EB6848E5A9%7d</vt:lpwstr>
      </vt:variant>
      <vt:variant>
        <vt:lpwstr/>
      </vt:variant>
      <vt:variant>
        <vt:i4>1638448</vt:i4>
      </vt:variant>
      <vt:variant>
        <vt:i4>167</vt:i4>
      </vt:variant>
      <vt:variant>
        <vt:i4>0</vt:i4>
      </vt:variant>
      <vt:variant>
        <vt:i4>5</vt:i4>
      </vt:variant>
      <vt:variant>
        <vt:lpwstr/>
      </vt:variant>
      <vt:variant>
        <vt:lpwstr>_Toc215906703</vt:lpwstr>
      </vt:variant>
      <vt:variant>
        <vt:i4>1638448</vt:i4>
      </vt:variant>
      <vt:variant>
        <vt:i4>161</vt:i4>
      </vt:variant>
      <vt:variant>
        <vt:i4>0</vt:i4>
      </vt:variant>
      <vt:variant>
        <vt:i4>5</vt:i4>
      </vt:variant>
      <vt:variant>
        <vt:lpwstr/>
      </vt:variant>
      <vt:variant>
        <vt:lpwstr>_Toc215906702</vt:lpwstr>
      </vt:variant>
      <vt:variant>
        <vt:i4>1638448</vt:i4>
      </vt:variant>
      <vt:variant>
        <vt:i4>155</vt:i4>
      </vt:variant>
      <vt:variant>
        <vt:i4>0</vt:i4>
      </vt:variant>
      <vt:variant>
        <vt:i4>5</vt:i4>
      </vt:variant>
      <vt:variant>
        <vt:lpwstr/>
      </vt:variant>
      <vt:variant>
        <vt:lpwstr>_Toc215906701</vt:lpwstr>
      </vt:variant>
      <vt:variant>
        <vt:i4>1638448</vt:i4>
      </vt:variant>
      <vt:variant>
        <vt:i4>149</vt:i4>
      </vt:variant>
      <vt:variant>
        <vt:i4>0</vt:i4>
      </vt:variant>
      <vt:variant>
        <vt:i4>5</vt:i4>
      </vt:variant>
      <vt:variant>
        <vt:lpwstr/>
      </vt:variant>
      <vt:variant>
        <vt:lpwstr>_Toc215906700</vt:lpwstr>
      </vt:variant>
      <vt:variant>
        <vt:i4>1048625</vt:i4>
      </vt:variant>
      <vt:variant>
        <vt:i4>143</vt:i4>
      </vt:variant>
      <vt:variant>
        <vt:i4>0</vt:i4>
      </vt:variant>
      <vt:variant>
        <vt:i4>5</vt:i4>
      </vt:variant>
      <vt:variant>
        <vt:lpwstr/>
      </vt:variant>
      <vt:variant>
        <vt:lpwstr>_Toc215906699</vt:lpwstr>
      </vt:variant>
      <vt:variant>
        <vt:i4>1048625</vt:i4>
      </vt:variant>
      <vt:variant>
        <vt:i4>137</vt:i4>
      </vt:variant>
      <vt:variant>
        <vt:i4>0</vt:i4>
      </vt:variant>
      <vt:variant>
        <vt:i4>5</vt:i4>
      </vt:variant>
      <vt:variant>
        <vt:lpwstr/>
      </vt:variant>
      <vt:variant>
        <vt:lpwstr>_Toc215906698</vt:lpwstr>
      </vt:variant>
      <vt:variant>
        <vt:i4>1048625</vt:i4>
      </vt:variant>
      <vt:variant>
        <vt:i4>131</vt:i4>
      </vt:variant>
      <vt:variant>
        <vt:i4>0</vt:i4>
      </vt:variant>
      <vt:variant>
        <vt:i4>5</vt:i4>
      </vt:variant>
      <vt:variant>
        <vt:lpwstr/>
      </vt:variant>
      <vt:variant>
        <vt:lpwstr>_Toc215906697</vt:lpwstr>
      </vt:variant>
      <vt:variant>
        <vt:i4>1048625</vt:i4>
      </vt:variant>
      <vt:variant>
        <vt:i4>125</vt:i4>
      </vt:variant>
      <vt:variant>
        <vt:i4>0</vt:i4>
      </vt:variant>
      <vt:variant>
        <vt:i4>5</vt:i4>
      </vt:variant>
      <vt:variant>
        <vt:lpwstr/>
      </vt:variant>
      <vt:variant>
        <vt:lpwstr>_Toc215906696</vt:lpwstr>
      </vt:variant>
      <vt:variant>
        <vt:i4>1048625</vt:i4>
      </vt:variant>
      <vt:variant>
        <vt:i4>119</vt:i4>
      </vt:variant>
      <vt:variant>
        <vt:i4>0</vt:i4>
      </vt:variant>
      <vt:variant>
        <vt:i4>5</vt:i4>
      </vt:variant>
      <vt:variant>
        <vt:lpwstr/>
      </vt:variant>
      <vt:variant>
        <vt:lpwstr>_Toc215906695</vt:lpwstr>
      </vt:variant>
      <vt:variant>
        <vt:i4>1048625</vt:i4>
      </vt:variant>
      <vt:variant>
        <vt:i4>113</vt:i4>
      </vt:variant>
      <vt:variant>
        <vt:i4>0</vt:i4>
      </vt:variant>
      <vt:variant>
        <vt:i4>5</vt:i4>
      </vt:variant>
      <vt:variant>
        <vt:lpwstr/>
      </vt:variant>
      <vt:variant>
        <vt:lpwstr>_Toc215906694</vt:lpwstr>
      </vt:variant>
      <vt:variant>
        <vt:i4>1048625</vt:i4>
      </vt:variant>
      <vt:variant>
        <vt:i4>107</vt:i4>
      </vt:variant>
      <vt:variant>
        <vt:i4>0</vt:i4>
      </vt:variant>
      <vt:variant>
        <vt:i4>5</vt:i4>
      </vt:variant>
      <vt:variant>
        <vt:lpwstr/>
      </vt:variant>
      <vt:variant>
        <vt:lpwstr>_Toc215906693</vt:lpwstr>
      </vt:variant>
      <vt:variant>
        <vt:i4>1048625</vt:i4>
      </vt:variant>
      <vt:variant>
        <vt:i4>101</vt:i4>
      </vt:variant>
      <vt:variant>
        <vt:i4>0</vt:i4>
      </vt:variant>
      <vt:variant>
        <vt:i4>5</vt:i4>
      </vt:variant>
      <vt:variant>
        <vt:lpwstr/>
      </vt:variant>
      <vt:variant>
        <vt:lpwstr>_Toc215906692</vt:lpwstr>
      </vt:variant>
      <vt:variant>
        <vt:i4>1048625</vt:i4>
      </vt:variant>
      <vt:variant>
        <vt:i4>95</vt:i4>
      </vt:variant>
      <vt:variant>
        <vt:i4>0</vt:i4>
      </vt:variant>
      <vt:variant>
        <vt:i4>5</vt:i4>
      </vt:variant>
      <vt:variant>
        <vt:lpwstr/>
      </vt:variant>
      <vt:variant>
        <vt:lpwstr>_Toc215906691</vt:lpwstr>
      </vt:variant>
      <vt:variant>
        <vt:i4>1048625</vt:i4>
      </vt:variant>
      <vt:variant>
        <vt:i4>89</vt:i4>
      </vt:variant>
      <vt:variant>
        <vt:i4>0</vt:i4>
      </vt:variant>
      <vt:variant>
        <vt:i4>5</vt:i4>
      </vt:variant>
      <vt:variant>
        <vt:lpwstr/>
      </vt:variant>
      <vt:variant>
        <vt:lpwstr>_Toc215906690</vt:lpwstr>
      </vt:variant>
      <vt:variant>
        <vt:i4>1114161</vt:i4>
      </vt:variant>
      <vt:variant>
        <vt:i4>83</vt:i4>
      </vt:variant>
      <vt:variant>
        <vt:i4>0</vt:i4>
      </vt:variant>
      <vt:variant>
        <vt:i4>5</vt:i4>
      </vt:variant>
      <vt:variant>
        <vt:lpwstr/>
      </vt:variant>
      <vt:variant>
        <vt:lpwstr>_Toc215906689</vt:lpwstr>
      </vt:variant>
      <vt:variant>
        <vt:i4>1114161</vt:i4>
      </vt:variant>
      <vt:variant>
        <vt:i4>77</vt:i4>
      </vt:variant>
      <vt:variant>
        <vt:i4>0</vt:i4>
      </vt:variant>
      <vt:variant>
        <vt:i4>5</vt:i4>
      </vt:variant>
      <vt:variant>
        <vt:lpwstr/>
      </vt:variant>
      <vt:variant>
        <vt:lpwstr>_Toc215906688</vt:lpwstr>
      </vt:variant>
      <vt:variant>
        <vt:i4>1114161</vt:i4>
      </vt:variant>
      <vt:variant>
        <vt:i4>71</vt:i4>
      </vt:variant>
      <vt:variant>
        <vt:i4>0</vt:i4>
      </vt:variant>
      <vt:variant>
        <vt:i4>5</vt:i4>
      </vt:variant>
      <vt:variant>
        <vt:lpwstr/>
      </vt:variant>
      <vt:variant>
        <vt:lpwstr>_Toc215906687</vt:lpwstr>
      </vt:variant>
      <vt:variant>
        <vt:i4>1114161</vt:i4>
      </vt:variant>
      <vt:variant>
        <vt:i4>65</vt:i4>
      </vt:variant>
      <vt:variant>
        <vt:i4>0</vt:i4>
      </vt:variant>
      <vt:variant>
        <vt:i4>5</vt:i4>
      </vt:variant>
      <vt:variant>
        <vt:lpwstr/>
      </vt:variant>
      <vt:variant>
        <vt:lpwstr>_Toc215906686</vt:lpwstr>
      </vt:variant>
      <vt:variant>
        <vt:i4>1114161</vt:i4>
      </vt:variant>
      <vt:variant>
        <vt:i4>59</vt:i4>
      </vt:variant>
      <vt:variant>
        <vt:i4>0</vt:i4>
      </vt:variant>
      <vt:variant>
        <vt:i4>5</vt:i4>
      </vt:variant>
      <vt:variant>
        <vt:lpwstr/>
      </vt:variant>
      <vt:variant>
        <vt:lpwstr>_Toc215906685</vt:lpwstr>
      </vt:variant>
      <vt:variant>
        <vt:i4>1114161</vt:i4>
      </vt:variant>
      <vt:variant>
        <vt:i4>53</vt:i4>
      </vt:variant>
      <vt:variant>
        <vt:i4>0</vt:i4>
      </vt:variant>
      <vt:variant>
        <vt:i4>5</vt:i4>
      </vt:variant>
      <vt:variant>
        <vt:lpwstr/>
      </vt:variant>
      <vt:variant>
        <vt:lpwstr>_Toc215906684</vt:lpwstr>
      </vt:variant>
      <vt:variant>
        <vt:i4>1114161</vt:i4>
      </vt:variant>
      <vt:variant>
        <vt:i4>47</vt:i4>
      </vt:variant>
      <vt:variant>
        <vt:i4>0</vt:i4>
      </vt:variant>
      <vt:variant>
        <vt:i4>5</vt:i4>
      </vt:variant>
      <vt:variant>
        <vt:lpwstr/>
      </vt:variant>
      <vt:variant>
        <vt:lpwstr>_Toc215906683</vt:lpwstr>
      </vt:variant>
      <vt:variant>
        <vt:i4>1114161</vt:i4>
      </vt:variant>
      <vt:variant>
        <vt:i4>41</vt:i4>
      </vt:variant>
      <vt:variant>
        <vt:i4>0</vt:i4>
      </vt:variant>
      <vt:variant>
        <vt:i4>5</vt:i4>
      </vt:variant>
      <vt:variant>
        <vt:lpwstr/>
      </vt:variant>
      <vt:variant>
        <vt:lpwstr>_Toc215906682</vt:lpwstr>
      </vt:variant>
      <vt:variant>
        <vt:i4>1114161</vt:i4>
      </vt:variant>
      <vt:variant>
        <vt:i4>35</vt:i4>
      </vt:variant>
      <vt:variant>
        <vt:i4>0</vt:i4>
      </vt:variant>
      <vt:variant>
        <vt:i4>5</vt:i4>
      </vt:variant>
      <vt:variant>
        <vt:lpwstr/>
      </vt:variant>
      <vt:variant>
        <vt:lpwstr>_Toc215906681</vt:lpwstr>
      </vt:variant>
      <vt:variant>
        <vt:i4>1114161</vt:i4>
      </vt:variant>
      <vt:variant>
        <vt:i4>29</vt:i4>
      </vt:variant>
      <vt:variant>
        <vt:i4>0</vt:i4>
      </vt:variant>
      <vt:variant>
        <vt:i4>5</vt:i4>
      </vt:variant>
      <vt:variant>
        <vt:lpwstr/>
      </vt:variant>
      <vt:variant>
        <vt:lpwstr>_Toc215906680</vt:lpwstr>
      </vt:variant>
      <vt:variant>
        <vt:i4>1966129</vt:i4>
      </vt:variant>
      <vt:variant>
        <vt:i4>23</vt:i4>
      </vt:variant>
      <vt:variant>
        <vt:i4>0</vt:i4>
      </vt:variant>
      <vt:variant>
        <vt:i4>5</vt:i4>
      </vt:variant>
      <vt:variant>
        <vt:lpwstr/>
      </vt:variant>
      <vt:variant>
        <vt:lpwstr>_Toc215906679</vt:lpwstr>
      </vt:variant>
      <vt:variant>
        <vt:i4>1966129</vt:i4>
      </vt:variant>
      <vt:variant>
        <vt:i4>17</vt:i4>
      </vt:variant>
      <vt:variant>
        <vt:i4>0</vt:i4>
      </vt:variant>
      <vt:variant>
        <vt:i4>5</vt:i4>
      </vt:variant>
      <vt:variant>
        <vt:lpwstr/>
      </vt:variant>
      <vt:variant>
        <vt:lpwstr>_Toc215906678</vt:lpwstr>
      </vt:variant>
      <vt:variant>
        <vt:i4>1966129</vt:i4>
      </vt:variant>
      <vt:variant>
        <vt:i4>11</vt:i4>
      </vt:variant>
      <vt:variant>
        <vt:i4>0</vt:i4>
      </vt:variant>
      <vt:variant>
        <vt:i4>5</vt:i4>
      </vt:variant>
      <vt:variant>
        <vt:lpwstr/>
      </vt:variant>
      <vt:variant>
        <vt:lpwstr>_Toc215906677</vt:lpwstr>
      </vt:variant>
      <vt:variant>
        <vt:i4>1966129</vt:i4>
      </vt:variant>
      <vt:variant>
        <vt:i4>5</vt:i4>
      </vt:variant>
      <vt:variant>
        <vt:i4>0</vt:i4>
      </vt:variant>
      <vt:variant>
        <vt:i4>5</vt:i4>
      </vt:variant>
      <vt:variant>
        <vt:lpwstr/>
      </vt:variant>
      <vt:variant>
        <vt:lpwstr>_Toc215906676</vt:lpwstr>
      </vt:variant>
      <vt:variant>
        <vt:i4>3932195</vt:i4>
      </vt:variant>
      <vt:variant>
        <vt:i4>0</vt:i4>
      </vt:variant>
      <vt:variant>
        <vt:i4>0</vt:i4>
      </vt:variant>
      <vt:variant>
        <vt:i4>5</vt:i4>
      </vt:variant>
      <vt:variant>
        <vt:lpwstr>http://websb.gap.com/GapWeb/it.nsf/all/036D0B9A544D41A988256EE6006AF27E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Avalanche Requirements</dc:title>
  <dc:subject>Avalanche</dc:subject>
  <dc:creator>Scott Hooper</dc:creator>
  <cp:keywords/>
  <dc:description/>
  <cp:lastModifiedBy>Sean Sinnott</cp:lastModifiedBy>
  <cp:revision>18</cp:revision>
  <cp:lastPrinted>2005-03-10T22:07:00Z</cp:lastPrinted>
  <dcterms:created xsi:type="dcterms:W3CDTF">2015-02-28T20:55:00Z</dcterms:created>
  <dcterms:modified xsi:type="dcterms:W3CDTF">2015-03-02T01:57:00Z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GST</vt:lpwstr>
  </property>
  <property fmtid="{D5CDD505-2E9C-101B-9397-08002B2CF9AE}" pid="3" name="_AdHocReviewCycleID">
    <vt:i4>-1632609140</vt:i4>
  </property>
  <property fmtid="{D5CDD505-2E9C-101B-9397-08002B2CF9AE}" pid="4" name="_NewReviewCycle">
    <vt:lpwstr/>
  </property>
  <property fmtid="{D5CDD505-2E9C-101B-9397-08002B2CF9AE}" pid="5" name="_EmailSubject">
    <vt:lpwstr>ava requirements</vt:lpwstr>
  </property>
  <property fmtid="{D5CDD505-2E9C-101B-9397-08002B2CF9AE}" pid="6" name="_AuthorEmail">
    <vt:lpwstr>Alan_Orcharton@gap.com</vt:lpwstr>
  </property>
  <property fmtid="{D5CDD505-2E9C-101B-9397-08002B2CF9AE}" pid="7" name="_AuthorEmailDisplayName">
    <vt:lpwstr>Alan Orcharton</vt:lpwstr>
  </property>
  <property fmtid="{D5CDD505-2E9C-101B-9397-08002B2CF9AE}" pid="8" name="_PreviousAdHocReviewCycleID">
    <vt:i4>-668768848</vt:i4>
  </property>
  <property fmtid="{D5CDD505-2E9C-101B-9397-08002B2CF9AE}" pid="9" name="_ReviewingToolsShownOnce">
    <vt:lpwstr/>
  </property>
</Properties>
</file>