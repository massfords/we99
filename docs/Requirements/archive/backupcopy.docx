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601217C" w:rsidR="00C4101E" w:rsidRDefault="00DA25D7">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246E8BF5" w:rsidR="00C4101E" w:rsidRDefault="00DA25D7">
            <w:pPr>
              <w:pStyle w:val="TableText"/>
            </w:pPr>
            <w:proofErr w:type="spellStart"/>
            <w:r>
              <w:t>AlanOrcharton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35AD6752" w14:textId="3FFBFDDC" w:rsidR="00C4101E" w:rsidRDefault="00DA25D7">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5861832A" w14:textId="4146C22E" w:rsidR="00C4101E" w:rsidRDefault="00DA25D7">
            <w:pPr>
              <w:pStyle w:val="TableText"/>
            </w:pPr>
            <w:r>
              <w:t>Merge comments from Mark and Alex</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w:t>
            </w:r>
            <w:proofErr w:type="spellStart"/>
            <w:r>
              <w:t>Zaman</w:t>
            </w:r>
            <w:proofErr w:type="spellEnd"/>
            <w:r>
              <w:t xml:space="preserve">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 xml:space="preserve">Alexander </w:t>
            </w:r>
            <w:proofErr w:type="spellStart"/>
            <w:r>
              <w:t>Zaman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3B52C13F" w14:textId="77777777" w:rsidR="00E8148F" w:rsidRDefault="00100E6F" w:rsidP="00100E6F">
      <w:pPr>
        <w:pStyle w:val="Heading2"/>
      </w:pPr>
      <w:r>
        <w:t>Project Vision</w:t>
      </w:r>
    </w:p>
    <w:p w14:paraId="6CBF9BB9" w14:textId="77777777" w:rsidR="00E8148F" w:rsidRPr="00E8148F" w:rsidRDefault="00E8148F" w:rsidP="00E8148F">
      <w:pPr>
        <w:pStyle w:val="BodyText"/>
      </w:pPr>
    </w:p>
    <w:p w14:paraId="5442FC4E" w14:textId="70CC6806" w:rsidR="00100E6F" w:rsidRPr="00E8148F" w:rsidRDefault="00100E6F" w:rsidP="00E8148F">
      <w:pPr>
        <w:ind w:left="576"/>
        <w:rPr>
          <w:rFonts w:ascii="Arial" w:hAnsi="Arial" w:cs="Arial"/>
          <w:color w:val="000080"/>
          <w:sz w:val="22"/>
          <w:szCs w:val="22"/>
        </w:rPr>
      </w:pPr>
      <w:r w:rsidRPr="00E8148F">
        <w:rPr>
          <w:rFonts w:ascii="Arial" w:hAnsi="Arial" w:cs="Arial"/>
          <w:sz w:val="22"/>
          <w:szCs w:val="22"/>
          <w:shd w:val="clear" w:color="auto" w:fill="FFFFFF"/>
        </w:rPr>
        <w:t xml:space="preserve">Our overall </w:t>
      </w:r>
      <w:r w:rsidR="006B430C" w:rsidRPr="00E8148F">
        <w:rPr>
          <w:rFonts w:ascii="Arial" w:hAnsi="Arial" w:cs="Arial"/>
          <w:sz w:val="22"/>
          <w:szCs w:val="22"/>
          <w:shd w:val="clear" w:color="auto" w:fill="FFFFFF"/>
        </w:rPr>
        <w:t>vision is to create a centralized</w:t>
      </w:r>
      <w:r w:rsidR="00BC1786" w:rsidRPr="00E8148F">
        <w:rPr>
          <w:rFonts w:ascii="Arial" w:hAnsi="Arial" w:cs="Arial"/>
          <w:sz w:val="22"/>
          <w:szCs w:val="22"/>
          <w:shd w:val="clear" w:color="auto" w:fill="FFFFFF"/>
        </w:rPr>
        <w:t xml:space="preserve"> web application that will provide tools to</w:t>
      </w:r>
      <w:r w:rsidRPr="00E8148F">
        <w:rPr>
          <w:rFonts w:ascii="Arial" w:hAnsi="Arial" w:cs="Arial"/>
          <w:sz w:val="22"/>
          <w:szCs w:val="22"/>
          <w:shd w:val="clear" w:color="auto" w:fill="FFFFFF"/>
        </w:rPr>
        <w:t xml:space="preserve"> assist scien</w:t>
      </w:r>
      <w:r w:rsidR="00847BBF" w:rsidRPr="00E8148F">
        <w:rPr>
          <w:rFonts w:ascii="Arial" w:hAnsi="Arial" w:cs="Arial"/>
          <w:sz w:val="22"/>
          <w:szCs w:val="22"/>
          <w:shd w:val="clear" w:color="auto" w:fill="FFFFFF"/>
        </w:rPr>
        <w:t xml:space="preserve">tists in </w:t>
      </w:r>
      <w:r w:rsidR="00030EBA" w:rsidRPr="00E8148F">
        <w:rPr>
          <w:rFonts w:ascii="Arial" w:hAnsi="Arial" w:cs="Arial"/>
          <w:sz w:val="22"/>
          <w:szCs w:val="22"/>
          <w:shd w:val="clear" w:color="auto" w:fill="FFFFFF"/>
        </w:rPr>
        <w:t xml:space="preserve">managing experiment plate sets </w:t>
      </w:r>
      <w:r w:rsidR="00BC1786" w:rsidRPr="00E8148F">
        <w:rPr>
          <w:rFonts w:ascii="Arial" w:hAnsi="Arial" w:cs="Arial"/>
          <w:sz w:val="22"/>
          <w:szCs w:val="22"/>
          <w:shd w:val="clear" w:color="auto" w:fill="FFFFFF"/>
        </w:rPr>
        <w:t xml:space="preserve">and </w:t>
      </w:r>
      <w:r w:rsidR="00030EBA" w:rsidRPr="00E8148F">
        <w:rPr>
          <w:rFonts w:ascii="Arial" w:hAnsi="Arial" w:cs="Arial"/>
          <w:sz w:val="22"/>
          <w:szCs w:val="22"/>
          <w:shd w:val="clear" w:color="auto" w:fill="FFFFFF"/>
        </w:rPr>
        <w:t xml:space="preserve">with the analysis of experimental </w:t>
      </w:r>
      <w:r w:rsidR="00BC1786" w:rsidRPr="00E8148F">
        <w:rPr>
          <w:rFonts w:ascii="Arial" w:hAnsi="Arial" w:cs="Arial"/>
          <w:sz w:val="22"/>
          <w:szCs w:val="22"/>
          <w:shd w:val="clear" w:color="auto" w:fill="FFFFFF"/>
        </w:rPr>
        <w:t>results.</w:t>
      </w:r>
    </w:p>
    <w:p w14:paraId="4B79695C" w14:textId="77777777" w:rsidR="00847BBF" w:rsidRPr="00E8148F" w:rsidRDefault="00847BBF" w:rsidP="00E8148F">
      <w:pPr>
        <w:ind w:left="576"/>
        <w:rPr>
          <w:rFonts w:ascii="Arial" w:hAnsi="Arial" w:cs="Arial"/>
          <w:color w:val="333333"/>
          <w:sz w:val="22"/>
          <w:szCs w:val="22"/>
          <w:shd w:val="clear" w:color="auto" w:fill="FFFFFF"/>
        </w:rPr>
      </w:pPr>
    </w:p>
    <w:p w14:paraId="1F76984D" w14:textId="7EB992DB" w:rsidR="00BC1786" w:rsidRPr="00E8148F" w:rsidRDefault="00E8148F" w:rsidP="00E8148F">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00847BBF"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1DA88659" w14:textId="77777777" w:rsidR="00847BBF" w:rsidRPr="00E8148F" w:rsidRDefault="00847BBF" w:rsidP="00E8148F">
      <w:pPr>
        <w:ind w:left="576"/>
        <w:rPr>
          <w:rFonts w:ascii="Arial" w:hAnsi="Arial" w:cs="Arial"/>
          <w:color w:val="333333"/>
          <w:sz w:val="22"/>
          <w:szCs w:val="22"/>
          <w:shd w:val="clear" w:color="auto" w:fill="FFFFFF"/>
        </w:rPr>
      </w:pPr>
    </w:p>
    <w:p w14:paraId="0D689B55" w14:textId="659984A4" w:rsidR="00847BBF" w:rsidRPr="00E8148F" w:rsidRDefault="00847BBF" w:rsidP="00E8148F">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w:t>
      </w:r>
      <w:r w:rsidR="001750C7" w:rsidRPr="00E8148F">
        <w:rPr>
          <w:rFonts w:ascii="Arial" w:hAnsi="Arial" w:cs="Arial"/>
          <w:color w:val="333333"/>
          <w:sz w:val="22"/>
          <w:szCs w:val="22"/>
          <w:shd w:val="clear" w:color="auto" w:fill="FFFFFF"/>
        </w:rPr>
        <w:t>teractive visualization tools that will assist the scientist in</w:t>
      </w:r>
      <w:r w:rsidRPr="00E8148F">
        <w:rPr>
          <w:rFonts w:ascii="Arial" w:hAnsi="Arial" w:cs="Arial"/>
          <w:color w:val="333333"/>
          <w:sz w:val="22"/>
          <w:szCs w:val="22"/>
          <w:shd w:val="clear" w:color="auto" w:fill="FFFFFF"/>
        </w:rPr>
        <w:t>:</w:t>
      </w:r>
    </w:p>
    <w:p w14:paraId="22C1FE20" w14:textId="77777777" w:rsidR="00847BBF" w:rsidRPr="00E8148F" w:rsidRDefault="00847BBF" w:rsidP="00E8148F">
      <w:pPr>
        <w:ind w:left="576"/>
        <w:rPr>
          <w:rFonts w:ascii="Arial" w:hAnsi="Arial" w:cs="Arial"/>
          <w:color w:val="333333"/>
          <w:sz w:val="22"/>
          <w:szCs w:val="22"/>
          <w:shd w:val="clear" w:color="auto" w:fill="FFFFFF"/>
        </w:rPr>
      </w:pPr>
    </w:p>
    <w:p w14:paraId="74F8F433" w14:textId="2E7A24D9" w:rsidR="00847BBF" w:rsidRPr="00E8148F" w:rsidRDefault="001750C7" w:rsidP="00E8148F">
      <w:pPr>
        <w:pStyle w:val="ListParagraph"/>
        <w:numPr>
          <w:ilvl w:val="0"/>
          <w:numId w:val="29"/>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w:t>
      </w:r>
      <w:r w:rsidR="00847BBF" w:rsidRPr="00E8148F">
        <w:rPr>
          <w:rFonts w:ascii="Arial" w:hAnsi="Arial" w:cs="Arial"/>
          <w:color w:val="333333"/>
          <w:sz w:val="22"/>
          <w:szCs w:val="22"/>
          <w:shd w:val="clear" w:color="auto" w:fill="FFFFFF"/>
        </w:rPr>
        <w:t xml:space="preserve"> experimental plate sets for dose response experiments</w:t>
      </w:r>
    </w:p>
    <w:p w14:paraId="0389A1AA" w14:textId="1EE46AA8" w:rsidR="00847BBF" w:rsidRPr="00E8148F" w:rsidRDefault="00847BBF" w:rsidP="00E8148F">
      <w:pPr>
        <w:pStyle w:val="ListParagraph"/>
        <w:numPr>
          <w:ilvl w:val="0"/>
          <w:numId w:val="29"/>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w:t>
      </w:r>
      <w:r w:rsidR="001750C7" w:rsidRPr="00E8148F">
        <w:rPr>
          <w:rFonts w:ascii="Arial" w:hAnsi="Arial" w:cs="Arial"/>
          <w:color w:val="333333"/>
          <w:sz w:val="22"/>
          <w:szCs w:val="22"/>
          <w:shd w:val="clear" w:color="auto" w:fill="FFFFFF"/>
        </w:rPr>
        <w:t>ing</w:t>
      </w:r>
      <w:r w:rsidRPr="00E8148F">
        <w:rPr>
          <w:rFonts w:ascii="Arial" w:hAnsi="Arial" w:cs="Arial"/>
          <w:color w:val="333333"/>
          <w:sz w:val="22"/>
          <w:szCs w:val="22"/>
          <w:shd w:val="clear" w:color="auto" w:fill="FFFFFF"/>
        </w:rPr>
        <w:t xml:space="preserve"> quality control checks on plate results and plate controls</w:t>
      </w:r>
    </w:p>
    <w:p w14:paraId="6536D45A" w14:textId="12C14F9F" w:rsidR="00847BBF" w:rsidRPr="00E8148F" w:rsidRDefault="001750C7" w:rsidP="00E8148F">
      <w:pPr>
        <w:pStyle w:val="ListParagraph"/>
        <w:numPr>
          <w:ilvl w:val="0"/>
          <w:numId w:val="29"/>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 xml:space="preserve">Performing </w:t>
      </w:r>
      <w:r w:rsidR="00847BBF" w:rsidRPr="00E8148F">
        <w:rPr>
          <w:rFonts w:ascii="Arial" w:hAnsi="Arial" w:cs="Arial"/>
          <w:color w:val="333333"/>
          <w:sz w:val="22"/>
          <w:szCs w:val="22"/>
          <w:shd w:val="clear" w:color="auto" w:fill="FFFFFF"/>
        </w:rPr>
        <w:t>Intera</w:t>
      </w:r>
      <w:r w:rsidRPr="00E8148F">
        <w:rPr>
          <w:rFonts w:ascii="Arial" w:hAnsi="Arial" w:cs="Arial"/>
          <w:color w:val="333333"/>
          <w:sz w:val="22"/>
          <w:szCs w:val="22"/>
          <w:shd w:val="clear" w:color="auto" w:fill="FFFFFF"/>
        </w:rPr>
        <w:t xml:space="preserve">ctive </w:t>
      </w:r>
      <w:r w:rsidR="00847BBF" w:rsidRPr="00E8148F">
        <w:rPr>
          <w:rFonts w:ascii="Arial" w:hAnsi="Arial" w:cs="Arial"/>
          <w:color w:val="333333"/>
          <w:sz w:val="22"/>
          <w:szCs w:val="22"/>
          <w:shd w:val="clear" w:color="auto" w:fill="FFFFFF"/>
        </w:rPr>
        <w:t>analy</w:t>
      </w:r>
      <w:r w:rsidRPr="00E8148F">
        <w:rPr>
          <w:rFonts w:ascii="Arial" w:hAnsi="Arial" w:cs="Arial"/>
          <w:color w:val="333333"/>
          <w:sz w:val="22"/>
          <w:szCs w:val="22"/>
          <w:shd w:val="clear" w:color="auto" w:fill="FFFFFF"/>
        </w:rPr>
        <w:t>si</w:t>
      </w:r>
      <w:r w:rsidR="00847BBF" w:rsidRPr="00E8148F">
        <w:rPr>
          <w:rFonts w:ascii="Arial" w:hAnsi="Arial" w:cs="Arial"/>
          <w:color w:val="333333"/>
          <w:sz w:val="22"/>
          <w:szCs w:val="22"/>
          <w:shd w:val="clear" w:color="auto" w:fill="FFFFFF"/>
        </w:rPr>
        <w:t xml:space="preserve">s </w:t>
      </w:r>
      <w:r w:rsidRPr="00E8148F">
        <w:rPr>
          <w:rFonts w:ascii="Arial" w:hAnsi="Arial" w:cs="Arial"/>
          <w:color w:val="333333"/>
          <w:sz w:val="22"/>
          <w:szCs w:val="22"/>
          <w:shd w:val="clear" w:color="auto" w:fill="FFFFFF"/>
        </w:rPr>
        <w:t>of dose response results.</w:t>
      </w:r>
    </w:p>
    <w:p w14:paraId="19372981" w14:textId="77777777" w:rsidR="001750C7" w:rsidRPr="00E8148F" w:rsidRDefault="001750C7" w:rsidP="00E8148F">
      <w:pPr>
        <w:pStyle w:val="ListParagraph"/>
        <w:ind w:left="1296"/>
        <w:rPr>
          <w:rFonts w:ascii="Arial" w:hAnsi="Arial" w:cs="Arial"/>
          <w:color w:val="333333"/>
          <w:sz w:val="22"/>
          <w:szCs w:val="22"/>
          <w:shd w:val="clear" w:color="auto" w:fill="FFFFFF"/>
        </w:rPr>
      </w:pPr>
    </w:p>
    <w:p w14:paraId="2C08E7E6" w14:textId="77777777" w:rsidR="00847BBF" w:rsidRPr="00E8148F" w:rsidRDefault="00847BBF" w:rsidP="00E8148F">
      <w:pPr>
        <w:ind w:left="576"/>
        <w:rPr>
          <w:rFonts w:ascii="Arial" w:hAnsi="Arial" w:cs="Arial"/>
          <w:color w:val="333333"/>
          <w:sz w:val="22"/>
          <w:szCs w:val="22"/>
          <w:shd w:val="clear" w:color="auto" w:fill="FFFFFF"/>
        </w:rPr>
      </w:pPr>
    </w:p>
    <w:p w14:paraId="743FE8D7" w14:textId="3BA25E4D" w:rsidR="001750C7" w:rsidRPr="00E8148F" w:rsidRDefault="001750C7" w:rsidP="00E8148F">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3677EB6F" w14:textId="77777777" w:rsidR="006110E9" w:rsidRPr="00E8148F" w:rsidRDefault="006110E9" w:rsidP="00E8148F">
      <w:pPr>
        <w:ind w:left="576"/>
        <w:rPr>
          <w:rFonts w:ascii="Arial" w:hAnsi="Arial" w:cs="Arial"/>
          <w:color w:val="333333"/>
          <w:sz w:val="22"/>
          <w:szCs w:val="22"/>
          <w:shd w:val="clear" w:color="auto" w:fill="FFFFFF"/>
        </w:rPr>
      </w:pPr>
    </w:p>
    <w:p w14:paraId="318FCCA1" w14:textId="0EFE8E30" w:rsidR="006110E9" w:rsidRPr="00E8148F" w:rsidRDefault="006110E9" w:rsidP="00E8148F">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2D47C09" w14:textId="77777777" w:rsidR="001750C7" w:rsidRDefault="001750C7" w:rsidP="00100E6F">
      <w:pPr>
        <w:rPr>
          <w:rFonts w:ascii="Helvetica Neue" w:hAnsi="Helvetica Neue"/>
          <w:color w:val="333333"/>
          <w:shd w:val="clear" w:color="auto" w:fill="FFFFFF"/>
        </w:rPr>
      </w:pPr>
    </w:p>
    <w:p w14:paraId="5ED44B99" w14:textId="77777777" w:rsidR="00100E6F" w:rsidRDefault="00100E6F" w:rsidP="00100E6F">
      <w:pPr>
        <w:rPr>
          <w:rFonts w:ascii="Helvetica Neue" w:hAnsi="Helvetica Neue"/>
          <w:color w:val="333333"/>
          <w:shd w:val="clear" w:color="auto" w:fill="FFFFFF"/>
        </w:rPr>
      </w:pPr>
    </w:p>
    <w:p w14:paraId="4A98B13D" w14:textId="3043E4AE" w:rsidR="00100E6F" w:rsidRDefault="00100E6F" w:rsidP="00100E6F">
      <w:pPr>
        <w:pStyle w:val="Heading2"/>
      </w:pPr>
      <w:r>
        <w:t xml:space="preserve">Current Process </w:t>
      </w:r>
      <w:r w:rsidR="00E8148F">
        <w:t xml:space="preserve">and </w:t>
      </w:r>
      <w:r>
        <w:t>Problem being solved</w:t>
      </w:r>
    </w:p>
    <w:p w14:paraId="5DE910F2" w14:textId="77777777" w:rsidR="006110E9" w:rsidRDefault="006110E9" w:rsidP="006110E9">
      <w:pPr>
        <w:pStyle w:val="BodyText"/>
      </w:pPr>
    </w:p>
    <w:p w14:paraId="513BFB04" w14:textId="698D74CF" w:rsidR="006110E9" w:rsidRDefault="006110E9" w:rsidP="006110E9">
      <w:pPr>
        <w:pStyle w:val="BodyText"/>
      </w:pPr>
      <w:r>
        <w:t xml:space="preserve">New drug development is a time consuming and expensive process. In the early stages of drug discovery millions of compounds are screened and tested on the road to finding </w:t>
      </w:r>
      <w:r w:rsidR="00C95259">
        <w:t>a few candidates for further exploratory development.</w:t>
      </w:r>
    </w:p>
    <w:p w14:paraId="5C0F8AE8" w14:textId="10E8D219" w:rsidR="00C95259" w:rsidRDefault="00C95259" w:rsidP="005312E6">
      <w:pPr>
        <w:pStyle w:val="BodyText"/>
      </w:pPr>
      <w:r>
        <w:t xml:space="preserve">High </w:t>
      </w:r>
      <w:r w:rsidR="005312E6">
        <w:t>throughput</w:t>
      </w:r>
      <w:r w:rsidR="00E8148F">
        <w:t xml:space="preserve"> screening</w:t>
      </w:r>
      <w:r>
        <w:t xml:space="preserve"> is a method </w:t>
      </w:r>
      <w:proofErr w:type="gramStart"/>
      <w:r>
        <w:t>scientists</w:t>
      </w:r>
      <w:proofErr w:type="gramEnd"/>
      <w:r>
        <w:t xml:space="preserve"> use in the early stages of drug discover</w:t>
      </w:r>
      <w:r w:rsidR="005312E6">
        <w:t>y</w:t>
      </w:r>
      <w:r>
        <w:t xml:space="preserve"> to test millions of potential drugs. The method allows sc</w:t>
      </w:r>
      <w:bookmarkStart w:id="17" w:name="_GoBack"/>
      <w:bookmarkEnd w:id="17"/>
      <w:r>
        <w:t>ientist to quickly identify candidates.</w:t>
      </w:r>
      <w:r w:rsidR="005312E6">
        <w:t xml:space="preserve"> </w:t>
      </w:r>
      <w:r>
        <w:t>While the</w:t>
      </w:r>
      <w:r w:rsidR="005312E6">
        <w:t xml:space="preserve"> process is highly automated</w:t>
      </w:r>
      <w:r w:rsidR="00E8148F">
        <w:t>,</w:t>
      </w:r>
      <w:r w:rsidR="005312E6">
        <w:t xml:space="preserve"> </w:t>
      </w:r>
      <w:proofErr w:type="gramStart"/>
      <w:r w:rsidR="00E8148F">
        <w:t>a disparate</w:t>
      </w:r>
      <w:proofErr w:type="gramEnd"/>
      <w:r w:rsidR="005312E6">
        <w:t xml:space="preserve"> selection </w:t>
      </w:r>
      <w:r>
        <w:t>software</w:t>
      </w:r>
      <w:r w:rsidR="005312E6">
        <w:t xml:space="preserve"> of software tools</w:t>
      </w:r>
      <w:r>
        <w:t xml:space="preserve"> </w:t>
      </w:r>
      <w:r w:rsidR="005312E6">
        <w:t xml:space="preserve">are often </w:t>
      </w:r>
      <w:r>
        <w:t xml:space="preserve">used to manage </w:t>
      </w:r>
      <w:r w:rsidR="005312E6">
        <w:t>plate sets and analyze results. Commercial software to manage the process is often extremely expensive</w:t>
      </w:r>
    </w:p>
    <w:p w14:paraId="17236E19" w14:textId="36E3FE92" w:rsidR="006B5E67" w:rsidRDefault="00E8148F" w:rsidP="005312E6">
      <w:pPr>
        <w:pStyle w:val="BodyText"/>
      </w:pPr>
      <w:r>
        <w:t>The We99 team is</w:t>
      </w:r>
      <w:r w:rsidR="005312E6">
        <w:t xml:space="preserve"> proposing releasing an i</w:t>
      </w:r>
      <w:r w:rsidR="006B5E67">
        <w:t>ntegrated suite of</w:t>
      </w:r>
      <w:r w:rsidR="005312E6">
        <w:t xml:space="preserve"> open source</w:t>
      </w:r>
      <w:r w:rsidR="006B5E67">
        <w:t xml:space="preserve"> web</w:t>
      </w:r>
      <w:r w:rsidR="005312E6">
        <w:t xml:space="preserve"> based</w:t>
      </w:r>
      <w:r>
        <w:t xml:space="preserve"> tools.</w:t>
      </w:r>
      <w:r w:rsidR="005312E6">
        <w:t xml:space="preserve"> The </w:t>
      </w:r>
      <w:r>
        <w:t>team believes that the tools will enable scientists to be more</w:t>
      </w:r>
      <w:r w:rsidR="006B5E67">
        <w:t xml:space="preserve"> organized</w:t>
      </w:r>
      <w:r>
        <w:t xml:space="preserve"> and efficient when</w:t>
      </w:r>
      <w:r w:rsidR="006B5E67">
        <w:t xml:space="preserve"> screening </w:t>
      </w:r>
      <w:r>
        <w:t xml:space="preserve">and analyzing </w:t>
      </w:r>
      <w:r w:rsidR="006B5E67">
        <w:t>potential drugs.</w:t>
      </w:r>
      <w:r w:rsidR="00DB3CC7">
        <w:t xml:space="preserve"> </w:t>
      </w:r>
      <w:proofErr w:type="gramStart"/>
      <w:r w:rsidR="00DB3CC7">
        <w:t>Time savings</w:t>
      </w:r>
      <w:proofErr w:type="gramEnd"/>
      <w:r w:rsidR="00DB3CC7">
        <w:t xml:space="preserve"> </w:t>
      </w:r>
      <w:r>
        <w:t>will allow</w:t>
      </w:r>
      <w:r w:rsidR="006B5E67">
        <w:t xml:space="preserve"> </w:t>
      </w:r>
      <w:r>
        <w:t xml:space="preserve">scientist to more </w:t>
      </w:r>
      <w:r w:rsidR="00DB3CC7">
        <w:t>effectively</w:t>
      </w:r>
      <w:r>
        <w:t xml:space="preserve"> eliminate </w:t>
      </w:r>
      <w:r w:rsidR="006B5E67">
        <w:t>compound</w:t>
      </w:r>
      <w:r>
        <w:t>s</w:t>
      </w:r>
      <w:r w:rsidR="006B5E67">
        <w:t xml:space="preserve"> ea</w:t>
      </w:r>
      <w:r>
        <w:t>rlier in the discovery cycle potentially saving</w:t>
      </w:r>
      <w:r w:rsidR="006B5E67">
        <w:t xml:space="preserve"> companies millions of dollars.</w:t>
      </w:r>
    </w:p>
    <w:p w14:paraId="470E412E" w14:textId="77777777" w:rsidR="00B07820" w:rsidRDefault="00B07820" w:rsidP="00C95259">
      <w:pPr>
        <w:rPr>
          <w:rFonts w:ascii="Helvetica Neue" w:hAnsi="Helvetica Neue"/>
          <w:color w:val="333333"/>
          <w:shd w:val="clear" w:color="auto" w:fill="FFFFFF"/>
        </w:rPr>
      </w:pPr>
    </w:p>
    <w:p w14:paraId="08E754F6" w14:textId="77777777" w:rsidR="00B07820" w:rsidRPr="00C95259" w:rsidRDefault="00B07820" w:rsidP="00C95259">
      <w:pPr>
        <w:rPr>
          <w:rFonts w:ascii="Times" w:hAnsi="Times"/>
          <w:sz w:val="20"/>
          <w:szCs w:val="20"/>
        </w:rPr>
      </w:pPr>
    </w:p>
    <w:p w14:paraId="73CD4FBA" w14:textId="77777777" w:rsidR="00C95259" w:rsidRDefault="00C95259" w:rsidP="006110E9">
      <w:pPr>
        <w:pStyle w:val="BodyText"/>
      </w:pPr>
    </w:p>
    <w:p w14:paraId="55591069" w14:textId="77777777" w:rsidR="00C95259" w:rsidRDefault="00C95259" w:rsidP="006110E9">
      <w:pPr>
        <w:pStyle w:val="BodyText"/>
      </w:pPr>
    </w:p>
    <w:p w14:paraId="2276DDC7" w14:textId="77777777" w:rsidR="00C95259" w:rsidRDefault="00C95259" w:rsidP="006110E9">
      <w:pPr>
        <w:pStyle w:val="BodyText"/>
      </w:pPr>
    </w:p>
    <w:p w14:paraId="394DCA96" w14:textId="77777777" w:rsidR="00C4101E" w:rsidRDefault="00C4101E">
      <w:pPr>
        <w:pStyle w:val="Heading1"/>
      </w:pPr>
      <w:bookmarkStart w:id="18" w:name="_Toc77147653"/>
      <w:bookmarkStart w:id="19" w:name="_Toc286359795"/>
      <w:bookmarkStart w:id="20" w:name="_Toc516369892"/>
      <w:bookmarkStart w:id="21" w:name="_Toc73946772"/>
      <w:r>
        <w:lastRenderedPageBreak/>
        <w:t>Assumptions and Constraints</w:t>
      </w:r>
      <w:bookmarkEnd w:id="18"/>
      <w:bookmarkEnd w:id="19"/>
    </w:p>
    <w:p w14:paraId="7861BA4D" w14:textId="77777777" w:rsidR="00CA5E15" w:rsidRPr="00CA5E15" w:rsidRDefault="00C4101E" w:rsidP="00E00D4C">
      <w:pPr>
        <w:pStyle w:val="Heading2"/>
      </w:pPr>
      <w:bookmarkStart w:id="22" w:name="_Toc77147654"/>
      <w:bookmarkStart w:id="23" w:name="_Toc286359796"/>
      <w:r>
        <w:t>Assumptions</w:t>
      </w:r>
      <w:bookmarkEnd w:id="22"/>
      <w:bookmarkEnd w:id="23"/>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4" w:name="_Toc77147655"/>
      <w:bookmarkStart w:id="25" w:name="_Toc286359797"/>
      <w:r>
        <w:t>Constraints</w:t>
      </w:r>
      <w:bookmarkEnd w:id="24"/>
      <w:bookmarkEnd w:id="25"/>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6" w:name="_Toc286359798"/>
      <w:r>
        <w:lastRenderedPageBreak/>
        <w:t>Scope</w:t>
      </w:r>
      <w:bookmarkEnd w:id="26"/>
    </w:p>
    <w:p w14:paraId="499B660C" w14:textId="77777777" w:rsidR="00C4101E" w:rsidRDefault="00C4101E" w:rsidP="00E00D4C">
      <w:pPr>
        <w:pStyle w:val="Heading2"/>
      </w:pPr>
      <w:bookmarkStart w:id="27" w:name="_Toc286359799"/>
      <w:r>
        <w:t>In Scope</w:t>
      </w:r>
      <w:bookmarkEnd w:id="27"/>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8" w:name="_Toc286359800"/>
      <w:r>
        <w:t>Out of Scope</w:t>
      </w:r>
      <w:bookmarkEnd w:id="28"/>
    </w:p>
    <w:p w14:paraId="0747301A" w14:textId="77777777" w:rsidR="00C4101E" w:rsidRDefault="00C4101E">
      <w:pPr>
        <w:pStyle w:val="Heading1"/>
      </w:pPr>
      <w:bookmarkStart w:id="29" w:name="_Toc516369901"/>
      <w:bookmarkStart w:id="30" w:name="_Toc73946777"/>
      <w:bookmarkStart w:id="31" w:name="_Toc286359801"/>
      <w:bookmarkStart w:id="32" w:name="_Toc317384677"/>
      <w:bookmarkStart w:id="33" w:name="_Toc322235328"/>
      <w:bookmarkStart w:id="34" w:name="_Toc322235370"/>
      <w:bookmarkStart w:id="35" w:name="_Toc322236101"/>
      <w:bookmarkStart w:id="36" w:name="_Toc322245043"/>
      <w:bookmarkStart w:id="37" w:name="_Toc322253273"/>
      <w:bookmarkStart w:id="38" w:name="_Toc322394658"/>
      <w:bookmarkStart w:id="39" w:name="_Toc322919899"/>
      <w:bookmarkStart w:id="40" w:name="_Toc322926395"/>
      <w:bookmarkStart w:id="41" w:name="_Toc497787416"/>
      <w:bookmarkEnd w:id="20"/>
      <w:bookmarkEnd w:id="21"/>
      <w:r>
        <w:lastRenderedPageBreak/>
        <w:t xml:space="preserve">Proposed </w:t>
      </w:r>
      <w:bookmarkEnd w:id="29"/>
      <w:bookmarkEnd w:id="30"/>
      <w:r w:rsidR="004C3A9C">
        <w:t>Functionality</w:t>
      </w:r>
      <w:bookmarkEnd w:id="31"/>
    </w:p>
    <w:p w14:paraId="510D11FD" w14:textId="77777777" w:rsidR="00C4101E" w:rsidRDefault="00C4101E">
      <w:pPr>
        <w:ind w:left="450"/>
      </w:pPr>
    </w:p>
    <w:p w14:paraId="7D77E7C1" w14:textId="77777777" w:rsidR="00C4101E" w:rsidRDefault="004C3A9C" w:rsidP="00E00D4C">
      <w:pPr>
        <w:pStyle w:val="Heading2"/>
      </w:pPr>
      <w:bookmarkStart w:id="42" w:name="_Toc286359802"/>
      <w:bookmarkEnd w:id="32"/>
      <w:bookmarkEnd w:id="33"/>
      <w:bookmarkEnd w:id="34"/>
      <w:bookmarkEnd w:id="35"/>
      <w:bookmarkEnd w:id="36"/>
      <w:bookmarkEnd w:id="37"/>
      <w:bookmarkEnd w:id="38"/>
      <w:bookmarkEnd w:id="39"/>
      <w:bookmarkEnd w:id="40"/>
      <w:bookmarkEnd w:id="41"/>
      <w:r>
        <w:t>Overview</w:t>
      </w:r>
      <w:bookmarkEnd w:id="42"/>
    </w:p>
    <w:p w14:paraId="7C02D6F0" w14:textId="28A23A69" w:rsidR="00C4101E" w:rsidRDefault="004C3A9C" w:rsidP="00655494">
      <w:pPr>
        <w:pStyle w:val="BodyText"/>
      </w:pPr>
      <w:bookmarkStart w:id="43"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4" w:name="_Toc511624237"/>
      <w:bookmarkStart w:id="45" w:name="_Toc514228812"/>
      <w:bookmarkStart w:id="46" w:name="_Toc73946781"/>
      <w:bookmarkStart w:id="47" w:name="_Toc286359803"/>
      <w:bookmarkEnd w:id="43"/>
      <w:r>
        <w:lastRenderedPageBreak/>
        <w:t xml:space="preserve">Business </w:t>
      </w:r>
      <w:r w:rsidR="00B54ADD">
        <w:t xml:space="preserve">(Functional) </w:t>
      </w:r>
      <w:r>
        <w:t>Requirements</w:t>
      </w:r>
      <w:bookmarkEnd w:id="44"/>
      <w:bookmarkEnd w:id="45"/>
      <w:bookmarkEnd w:id="46"/>
      <w:bookmarkEnd w:id="47"/>
    </w:p>
    <w:p w14:paraId="0113DAB3" w14:textId="77777777" w:rsidR="00C4101E" w:rsidRDefault="00B54ADD" w:rsidP="00E00D4C">
      <w:pPr>
        <w:pStyle w:val="Heading2"/>
      </w:pPr>
      <w:bookmarkStart w:id="48" w:name="_Toc286359804"/>
      <w:bookmarkStart w:id="49" w:name="_Toc73946782"/>
      <w:r>
        <w:t>Security</w:t>
      </w:r>
      <w:r w:rsidR="00C4101E">
        <w:t xml:space="preserve"> Functional Requirements</w:t>
      </w:r>
      <w:bookmarkEnd w:id="48"/>
    </w:p>
    <w:p w14:paraId="71B9A8C4" w14:textId="77777777" w:rsidR="00B54ADD" w:rsidRDefault="00B54ADD" w:rsidP="00B54ADD">
      <w:pPr>
        <w:pStyle w:val="BodyText"/>
      </w:pPr>
    </w:p>
    <w:p w14:paraId="7A8C59B1" w14:textId="77777777" w:rsidR="00B54ADD" w:rsidRDefault="00F5226A" w:rsidP="00B54ADD">
      <w:pPr>
        <w:pStyle w:val="Heading3"/>
      </w:pPr>
      <w:bookmarkStart w:id="50" w:name="_Toc286359805"/>
      <w:r>
        <w:t xml:space="preserve">Security </w:t>
      </w:r>
      <w:r w:rsidR="00B54ADD">
        <w:t>Overview</w:t>
      </w:r>
      <w:bookmarkEnd w:id="50"/>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lastRenderedPageBreak/>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1">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3">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4">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9"/>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lastRenderedPageBreak/>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07CF04A9" w:rsidR="006E733C" w:rsidRDefault="006E733C" w:rsidP="00B52CD5">
      <w:pPr>
        <w:pStyle w:val="BodyText"/>
      </w:pPr>
      <w:r>
        <w:t>Compounds have a name and a concentration. The concentration of a compound is specified via a number and a unit of measure. Compounds are classified</w:t>
      </w:r>
      <w:r w:rsidR="00DA25D7">
        <w:t xml:space="preserve"> with </w:t>
      </w:r>
      <w:proofErr w:type="gramStart"/>
      <w:r w:rsidR="00DA25D7">
        <w:t>user defined</w:t>
      </w:r>
      <w:proofErr w:type="gramEnd"/>
      <w:r w:rsidR="00DA25D7">
        <w:t xml:space="preserve"> classifications for example</w:t>
      </w:r>
      <w:r>
        <w:t>:</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7" w:name="_Toc286359810"/>
      <w:r>
        <w:t>Sample Screens / Story Board</w:t>
      </w:r>
      <w:bookmarkEnd w:id="57"/>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5">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6">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7">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18">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8" w:author="Alex" w:date="2015-02-25T09:16:00Z"/>
          <w:rFonts w:ascii="Arial" w:hAnsi="Arial"/>
          <w:sz w:val="22"/>
        </w:rPr>
      </w:pPr>
      <w:ins w:id="59" w:author="Alex" w:date="2015-02-25T09:16:00Z">
        <w:r>
          <w:rPr>
            <w:rFonts w:ascii="Arial" w:hAnsi="Arial"/>
            <w:sz w:val="22"/>
          </w:rPr>
          <w:t>PROPOSAL: Shared plate button.</w:t>
        </w:r>
      </w:ins>
    </w:p>
    <w:p w14:paraId="3D03CCCC" w14:textId="77777777" w:rsidR="006B6204" w:rsidRDefault="006B6204" w:rsidP="006B6204">
      <w:pPr>
        <w:rPr>
          <w:ins w:id="60" w:author="Alex" w:date="2015-02-25T09:16:00Z"/>
          <w:rFonts w:ascii="Arial" w:hAnsi="Arial"/>
          <w:sz w:val="22"/>
        </w:rPr>
      </w:pPr>
    </w:p>
    <w:p w14:paraId="55D47AD6" w14:textId="77777777" w:rsidR="006B6204" w:rsidRDefault="006B6204" w:rsidP="006B6204">
      <w:pPr>
        <w:rPr>
          <w:ins w:id="61" w:author="Alex" w:date="2015-02-25T09:16:00Z"/>
          <w:rFonts w:ascii="Arial" w:hAnsi="Arial"/>
          <w:sz w:val="22"/>
        </w:rPr>
      </w:pPr>
      <w:ins w:id="62" w:author="Alex" w:date="2015-02-25T09:16:00Z">
        <w:r>
          <w:rPr>
            <w:rFonts w:ascii="Arial" w:hAnsi="Arial"/>
            <w:sz w:val="22"/>
          </w:rPr>
          <w:t xml:space="preserve">A shared plate could be produced here. </w:t>
        </w:r>
      </w:ins>
    </w:p>
    <w:p w14:paraId="53793D95" w14:textId="77777777" w:rsidR="006B6204" w:rsidRDefault="006B6204" w:rsidP="006B6204">
      <w:pPr>
        <w:rPr>
          <w:ins w:id="63" w:author="Alex" w:date="2015-02-25T09:16:00Z"/>
          <w:rFonts w:ascii="Arial" w:hAnsi="Arial"/>
          <w:sz w:val="22"/>
        </w:rPr>
      </w:pPr>
      <w:ins w:id="64" w:author="Alex" w:date="2015-02-25T09:16:00Z">
        <w:r>
          <w:rPr>
            <w:rFonts w:ascii="Arial" w:hAnsi="Arial"/>
            <w:sz w:val="22"/>
          </w:rPr>
          <w:t xml:space="preserve">- </w:t>
        </w:r>
        <w:proofErr w:type="gramStart"/>
        <w:r>
          <w:rPr>
            <w:rFonts w:ascii="Arial" w:hAnsi="Arial"/>
            <w:sz w:val="22"/>
          </w:rPr>
          <w:t>click</w:t>
        </w:r>
        <w:proofErr w:type="gramEnd"/>
        <w:r>
          <w:rPr>
            <w:rFonts w:ascii="Arial" w:hAnsi="Arial"/>
            <w:sz w:val="22"/>
          </w:rPr>
          <w:t xml:space="preserve"> the shared plate button</w:t>
        </w:r>
      </w:ins>
    </w:p>
    <w:p w14:paraId="6D3C4ECC" w14:textId="77777777" w:rsidR="006B6204" w:rsidRDefault="006B6204" w:rsidP="006B6204">
      <w:pPr>
        <w:rPr>
          <w:ins w:id="65" w:author="Alex" w:date="2015-02-25T09:16:00Z"/>
          <w:rFonts w:ascii="Arial" w:hAnsi="Arial"/>
          <w:sz w:val="22"/>
        </w:rPr>
      </w:pPr>
      <w:ins w:id="66" w:author="Alex" w:date="2015-02-25T09:16:00Z">
        <w:r>
          <w:rPr>
            <w:rFonts w:ascii="Arial" w:hAnsi="Arial"/>
            <w:sz w:val="22"/>
          </w:rPr>
          <w:t>- Goes to page asking for which experiments to share with</w:t>
        </w:r>
      </w:ins>
    </w:p>
    <w:p w14:paraId="3DA7E7DD" w14:textId="77777777" w:rsidR="006B6204" w:rsidRDefault="006B6204" w:rsidP="006B6204">
      <w:pPr>
        <w:rPr>
          <w:ins w:id="67" w:author="Alex" w:date="2015-02-25T09:16:00Z"/>
          <w:rFonts w:ascii="Arial" w:hAnsi="Arial"/>
          <w:sz w:val="22"/>
        </w:rPr>
      </w:pPr>
      <w:ins w:id="68" w:author="Alex" w:date="2015-02-25T09:16:00Z">
        <w:r>
          <w:rPr>
            <w:rFonts w:ascii="Arial" w:hAnsi="Arial"/>
            <w:sz w:val="22"/>
          </w:rPr>
          <w:t>- Goes to the select plate page</w:t>
        </w:r>
      </w:ins>
    </w:p>
    <w:p w14:paraId="6D76D795" w14:textId="77777777" w:rsidR="006B6204" w:rsidRDefault="006B6204" w:rsidP="006B6204">
      <w:pPr>
        <w:rPr>
          <w:ins w:id="69" w:author="Alex" w:date="2015-02-25T09:16:00Z"/>
          <w:rFonts w:ascii="Arial" w:hAnsi="Arial"/>
          <w:sz w:val="22"/>
        </w:rPr>
      </w:pPr>
      <w:ins w:id="70"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then just select the rows and columns with checkboxes, </w:t>
        </w:r>
        <w:proofErr w:type="gramStart"/>
        <w:r>
          <w:rPr>
            <w:rFonts w:ascii="Arial" w:hAnsi="Arial"/>
            <w:sz w:val="22"/>
          </w:rPr>
          <w:t>their intersect</w:t>
        </w:r>
        <w:proofErr w:type="gramEnd"/>
        <w:r>
          <w:rPr>
            <w:rFonts w:ascii="Arial" w:hAnsi="Arial"/>
            <w:sz w:val="22"/>
          </w:rPr>
          <w:t xml:space="preserve"> is what is selected.</w:t>
        </w:r>
      </w:ins>
    </w:p>
    <w:p w14:paraId="03396838" w14:textId="77777777" w:rsidR="006B6204" w:rsidRDefault="006B6204" w:rsidP="006B6204">
      <w:pPr>
        <w:rPr>
          <w:ins w:id="71" w:author="Alex" w:date="2015-02-25T09:16:00Z"/>
          <w:rFonts w:ascii="Arial" w:hAnsi="Arial"/>
          <w:sz w:val="22"/>
        </w:rPr>
      </w:pPr>
      <w:ins w:id="72"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3" w:author="Alex" w:date="2015-02-25T09:16:00Z"/>
          <w:rFonts w:ascii="Arial" w:hAnsi="Arial"/>
          <w:sz w:val="22"/>
        </w:rPr>
      </w:pPr>
    </w:p>
    <w:p w14:paraId="12686C01" w14:textId="77777777" w:rsidR="006B6204" w:rsidRDefault="006B6204" w:rsidP="006B6204">
      <w:pPr>
        <w:rPr>
          <w:ins w:id="74" w:author="Alex" w:date="2015-02-25T09:16:00Z"/>
          <w:rFonts w:ascii="Arial" w:hAnsi="Arial"/>
          <w:sz w:val="22"/>
        </w:rPr>
      </w:pPr>
      <w:ins w:id="75" w:author="Alex" w:date="2015-02-25T09:16:00Z">
        <w:r>
          <w:rPr>
            <w:rFonts w:ascii="Arial" w:hAnsi="Arial"/>
            <w:sz w:val="22"/>
          </w:rPr>
          <w:t>For now, imports and exports of shared plates are not supported.</w:t>
        </w:r>
      </w:ins>
    </w:p>
    <w:p w14:paraId="4B042400" w14:textId="77777777" w:rsidR="006B6204" w:rsidRDefault="006B6204" w:rsidP="006B6204">
      <w:pPr>
        <w:rPr>
          <w:ins w:id="76" w:author="Alex" w:date="2015-02-25T09:16:00Z"/>
          <w:rFonts w:ascii="Arial" w:hAnsi="Arial"/>
          <w:sz w:val="22"/>
        </w:rPr>
      </w:pPr>
      <w:ins w:id="77" w:author="Alex" w:date="2015-02-25T09:16:00Z">
        <w:r>
          <w:rPr>
            <w:rFonts w:ascii="Arial" w:hAnsi="Arial"/>
            <w:sz w:val="22"/>
          </w:rPr>
          <w:t>Shared Plate Edit:</w:t>
        </w:r>
      </w:ins>
    </w:p>
    <w:p w14:paraId="78E5F255" w14:textId="77777777" w:rsidR="006B6204" w:rsidRDefault="006B6204" w:rsidP="006B6204">
      <w:pPr>
        <w:rPr>
          <w:ins w:id="78" w:author="Alex" w:date="2015-02-25T09:16:00Z"/>
          <w:rFonts w:ascii="Arial" w:hAnsi="Arial"/>
          <w:sz w:val="22"/>
        </w:rPr>
      </w:pPr>
      <w:ins w:id="79" w:author="Alex" w:date="2015-02-25T09:16:00Z">
        <w:r>
          <w:rPr>
            <w:rFonts w:ascii="Arial" w:hAnsi="Arial"/>
            <w:sz w:val="22"/>
          </w:rPr>
          <w:t>Editing plates is currently not supported.</w:t>
        </w:r>
      </w:ins>
    </w:p>
    <w:p w14:paraId="288E9B05" w14:textId="77777777" w:rsidR="006B6204" w:rsidRDefault="006B6204" w:rsidP="006B6204">
      <w:pPr>
        <w:rPr>
          <w:ins w:id="80" w:author="Alex" w:date="2015-02-25T09:16:00Z"/>
          <w:rFonts w:ascii="Arial" w:hAnsi="Arial"/>
          <w:sz w:val="22"/>
        </w:rPr>
      </w:pPr>
    </w:p>
    <w:p w14:paraId="01DDD720" w14:textId="77777777" w:rsidR="006B6204" w:rsidRDefault="006B6204" w:rsidP="006B6204">
      <w:pPr>
        <w:rPr>
          <w:ins w:id="81" w:author="Alex" w:date="2015-02-25T09:16:00Z"/>
          <w:rFonts w:ascii="Arial" w:hAnsi="Arial"/>
          <w:sz w:val="22"/>
        </w:rPr>
      </w:pPr>
    </w:p>
    <w:p w14:paraId="3692A4F7" w14:textId="77777777" w:rsidR="006B6204" w:rsidRDefault="006B6204" w:rsidP="006B6204">
      <w:pPr>
        <w:rPr>
          <w:ins w:id="82" w:author="Alex" w:date="2015-02-25T09:16:00Z"/>
          <w:rFonts w:ascii="Arial" w:hAnsi="Arial"/>
          <w:sz w:val="22"/>
        </w:rPr>
      </w:pPr>
      <w:ins w:id="83"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4"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5" w:name="_Toc286359811"/>
      <w:r>
        <w:lastRenderedPageBreak/>
        <w:t>Open Issues / Questions Plate Management</w:t>
      </w:r>
      <w:bookmarkEnd w:id="85"/>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77777777" w:rsidR="0076409D" w:rsidRDefault="0076409D" w:rsidP="00DA25D7">
            <w:pPr>
              <w:pStyle w:val="TableText"/>
            </w:pP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r>
              <w:t xml:space="preserve">Picture 1 will also list shared plates. A new status of ‘not started’ will exist. </w:t>
            </w:r>
            <w:proofErr w:type="gramStart"/>
            <w:r>
              <w:t>when</w:t>
            </w:r>
            <w:proofErr w:type="gramEnd"/>
            <w:r>
              <w:t xml:space="preserve">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86" w:name="_Toc286359812"/>
      <w:r>
        <w:t>Experiment Man</w:t>
      </w:r>
      <w:r w:rsidR="0076409D">
        <w:t>agement</w:t>
      </w:r>
      <w:r>
        <w:t xml:space="preserve"> Requirements</w:t>
      </w:r>
      <w:bookmarkEnd w:id="86"/>
    </w:p>
    <w:p w14:paraId="1E2E21D0" w14:textId="77777777" w:rsidR="001B2821" w:rsidRDefault="001B2821" w:rsidP="001B2821">
      <w:pPr>
        <w:pStyle w:val="BodyText"/>
      </w:pPr>
    </w:p>
    <w:p w14:paraId="6AD3F0A4" w14:textId="5FC3B9BD" w:rsidR="001B2821" w:rsidRDefault="001B2821" w:rsidP="001B2821">
      <w:pPr>
        <w:pStyle w:val="Heading3"/>
      </w:pPr>
      <w:bookmarkStart w:id="87" w:name="_Toc286359813"/>
      <w:r>
        <w:t>Overview</w:t>
      </w:r>
      <w:bookmarkEnd w:id="87"/>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88" w:author="Alex" w:date="2015-02-25T09:17:00Z"/>
        </w:rPr>
      </w:pPr>
      <w:ins w:id="89"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90" w:author="Alex" w:date="2015-02-25T09:17:00Z"/>
        </w:rPr>
      </w:pPr>
      <w:ins w:id="91"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2"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proofErr w:type="gramStart"/>
      <w:ins w:id="93" w:author="Alex" w:date="2015-02-25T09:17:00Z">
        <w:r w:rsidRPr="00DA25D7">
          <w:rPr>
            <w:b/>
          </w:rPr>
          <w:t>n</w:t>
        </w:r>
        <w:proofErr w:type="gramEnd"/>
        <w:r w:rsidRPr="00DA25D7">
          <w:rPr>
            <w:b/>
          </w:rPr>
          <w:t>/a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4" w:name="_Toc286359814"/>
      <w:r>
        <w:t>Sample Screens / Story Board</w:t>
      </w:r>
      <w:bookmarkEnd w:id="94"/>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19">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0">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95" w:name="_Toc286359815"/>
      <w:r>
        <w:lastRenderedPageBreak/>
        <w:t>Open Issues / Questions Experiment Management</w:t>
      </w:r>
      <w:bookmarkEnd w:id="95"/>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96"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97"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98" w:name="_Toc286359816"/>
      <w:bookmarkEnd w:id="53"/>
      <w:r>
        <w:t>Results Analysis</w:t>
      </w:r>
      <w:r w:rsidR="00B31CA3">
        <w:t xml:space="preserve"> Requirements</w:t>
      </w:r>
      <w:bookmarkEnd w:id="98"/>
    </w:p>
    <w:p w14:paraId="69630E74" w14:textId="77777777" w:rsidR="00B95DD4" w:rsidRDefault="00B95DD4" w:rsidP="00B95DD4">
      <w:pPr>
        <w:pStyle w:val="BodyText"/>
      </w:pPr>
    </w:p>
    <w:p w14:paraId="182E6A8F" w14:textId="47BAB170" w:rsidR="00B95DD4" w:rsidRDefault="00B95DD4" w:rsidP="00B95DD4">
      <w:pPr>
        <w:pStyle w:val="Heading3"/>
      </w:pPr>
      <w:bookmarkStart w:id="99" w:name="_Toc286359817"/>
      <w:r>
        <w:t>Overview</w:t>
      </w:r>
      <w:bookmarkEnd w:id="99"/>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100" w:name="_Toc286359818"/>
      <w:r>
        <w:t>Sample Screens / Story Boards</w:t>
      </w:r>
      <w:bookmarkEnd w:id="100"/>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E8148F" w:rsidRPr="00572287" w:rsidRDefault="00E8148F">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E8148F" w:rsidRPr="00572287" w:rsidRDefault="00E8148F"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E8148F" w:rsidRPr="00572287" w:rsidRDefault="00E8148F"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7"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8"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8"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8"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A7D04" w:rsidRPr="00572287" w:rsidRDefault="00FA7D04">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01" w:name="_Toc286359819"/>
      <w:r>
        <w:lastRenderedPageBreak/>
        <w:t>Open Issues / Questions Results Analysis</w:t>
      </w:r>
      <w:bookmarkEnd w:id="101"/>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2" w:name="_Toc286359820"/>
      <w:r>
        <w:t>Special Feature Proposals</w:t>
      </w:r>
      <w:bookmarkEnd w:id="102"/>
    </w:p>
    <w:p w14:paraId="5E4B12FA" w14:textId="77777777" w:rsidR="00B31CA3" w:rsidRDefault="00B31CA3" w:rsidP="00B95DD4">
      <w:pPr>
        <w:pStyle w:val="BodyText"/>
      </w:pPr>
    </w:p>
    <w:p w14:paraId="6405180A" w14:textId="488FFA7D" w:rsidR="00B31CA3" w:rsidRDefault="00B31CA3" w:rsidP="00B31CA3">
      <w:pPr>
        <w:pStyle w:val="Heading3"/>
      </w:pPr>
      <w:bookmarkStart w:id="103" w:name="_Toc286359821"/>
      <w:r>
        <w:t>Overview</w:t>
      </w:r>
      <w:bookmarkEnd w:id="103"/>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4" w:name="_Toc286359822"/>
      <w:r w:rsidRPr="00B31CA3">
        <w:t>Interactive Visualization</w:t>
      </w:r>
      <w:bookmarkEnd w:id="104"/>
    </w:p>
    <w:p w14:paraId="157CD9B7" w14:textId="40BB291F" w:rsidR="00B31CA3" w:rsidRDefault="00B31CA3" w:rsidP="00B31CA3">
      <w:pPr>
        <w:rPr>
          <w:rFonts w:ascii="Arial" w:hAnsi="Arial" w:cs="Arial"/>
          <w:sz w:val="22"/>
          <w:szCs w:val="22"/>
        </w:rPr>
      </w:pPr>
      <w:r w:rsidRPr="00B31CA3">
        <w:rPr>
          <w:rFonts w:ascii="Arial" w:hAnsi="Arial" w:cs="Arial"/>
          <w:sz w:val="22"/>
          <w:szCs w:val="22"/>
        </w:rPr>
        <w:t xml:space="preserve">Allow the user to remove plot points from an Experiment's results. They will see the raw data from the processing in a scatter plot where we fit a curve to the data. The user can select points in the UI and remove </w:t>
      </w:r>
      <w:proofErr w:type="gramStart"/>
      <w:r w:rsidRPr="00B31CA3">
        <w:rPr>
          <w:rFonts w:ascii="Arial" w:hAnsi="Arial" w:cs="Arial"/>
          <w:sz w:val="22"/>
          <w:szCs w:val="22"/>
        </w:rPr>
        <w:t>them which</w:t>
      </w:r>
      <w:proofErr w:type="gramEnd"/>
      <w:r w:rsidRPr="00B31CA3">
        <w:rPr>
          <w:rFonts w:ascii="Arial" w:hAnsi="Arial" w:cs="Arial"/>
          <w:sz w:val="22"/>
          <w:szCs w:val="22"/>
        </w:rPr>
        <w:t xml:space="preserve">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 xml:space="preserve">s </w:t>
      </w:r>
      <w:proofErr w:type="gramStart"/>
      <w:r>
        <w:rPr>
          <w:rFonts w:ascii="Arial" w:hAnsi="Arial" w:cs="Arial"/>
          <w:color w:val="333333"/>
          <w:sz w:val="22"/>
          <w:szCs w:val="22"/>
        </w:rPr>
        <w:t>are selected to be removed</w:t>
      </w:r>
      <w:proofErr w:type="gramEnd"/>
      <w:r>
        <w:rPr>
          <w:rFonts w:ascii="Arial" w:hAnsi="Arial" w:cs="Arial"/>
          <w:color w:val="333333"/>
          <w:sz w:val="22"/>
          <w:szCs w:val="22"/>
        </w:rPr>
        <w:t>.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9">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0">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5" w:name="_Toc286359823"/>
      <w:r>
        <w:t>Audit Trail</w:t>
      </w:r>
      <w:bookmarkEnd w:id="105"/>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06" w:name="_Toc286359824"/>
      <w:r>
        <w:lastRenderedPageBreak/>
        <w:t>Four Eyes Protocol</w:t>
      </w:r>
      <w:bookmarkEnd w:id="106"/>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07" w:name="_Toc286359825"/>
      <w:r>
        <w:lastRenderedPageBreak/>
        <w:t>Flexible Plate Template Editor</w:t>
      </w:r>
      <w:bookmarkEnd w:id="107"/>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w:t>
      </w:r>
      <w:proofErr w:type="spellStart"/>
      <w:r w:rsidRPr="00456480">
        <w:rPr>
          <w:rFonts w:ascii="Helvetica Neue" w:hAnsi="Helvetica Neue"/>
          <w:color w:val="333333"/>
          <w:shd w:val="clear" w:color="auto" w:fill="FFFFFF"/>
        </w:rPr>
        <w:t>csv</w:t>
      </w:r>
      <w:proofErr w:type="spellEnd"/>
      <w:r w:rsidRPr="00456480">
        <w:rPr>
          <w:rFonts w:ascii="Helvetica Neue" w:hAnsi="Helvetica Neue"/>
          <w:color w:val="333333"/>
          <w:shd w:val="clear" w:color="auto" w:fill="FFFFFF"/>
        </w:rPr>
        <w:t xml:space="preserve">)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08" w:name="_Toc286359826"/>
      <w:r>
        <w:t>Plate Sharing</w:t>
      </w:r>
      <w:bookmarkEnd w:id="108"/>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09" w:name="_Toc286359827"/>
      <w:r>
        <w:t>Support Machine / Equipment File parsers</w:t>
      </w:r>
      <w:bookmarkEnd w:id="109"/>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10" w:name="_Toc286359828"/>
      <w:r>
        <w:t xml:space="preserve">Open Issues / Questions </w:t>
      </w:r>
      <w:r w:rsidR="00456480">
        <w:t>Special Features</w:t>
      </w:r>
      <w:bookmarkEnd w:id="110"/>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0A096E03" w:rsidR="00C4101E" w:rsidRDefault="00100E6F" w:rsidP="00100E6F">
      <w:pPr>
        <w:pStyle w:val="Heading1"/>
      </w:pPr>
      <w:r>
        <w:lastRenderedPageBreak/>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03EC3B80" w14:textId="34B75BA7" w:rsidR="001A70F7" w:rsidRDefault="001A70F7" w:rsidP="001A70F7">
      <w:pPr>
        <w:pStyle w:val="Heading3"/>
      </w:pPr>
      <w:r>
        <w:t>Overview</w:t>
      </w:r>
    </w:p>
    <w:p w14:paraId="6F9D85CE" w14:textId="00C7CE57" w:rsidR="001A70F7" w:rsidRDefault="001A70F7" w:rsidP="001A70F7">
      <w:pPr>
        <w:pStyle w:val="BodyText"/>
      </w:pPr>
      <w:r>
        <w:t xml:space="preserve">The We99 team has 5 developers. Each developer is committed to 15hrs per iteration. </w:t>
      </w:r>
      <w:proofErr w:type="gramStart"/>
      <w:r>
        <w:t>Each iteration</w:t>
      </w:r>
      <w:proofErr w:type="gramEnd"/>
      <w:r>
        <w:t xml:space="preserve"> the team can deliver 75hrs work. With 10 iterations the entire project has allowed for 750</w:t>
      </w:r>
      <w:r w:rsidR="006514C2">
        <w:t xml:space="preserve"> </w:t>
      </w:r>
      <w:proofErr w:type="spellStart"/>
      <w:r>
        <w:t>hrs</w:t>
      </w:r>
      <w:proofErr w:type="spellEnd"/>
      <w:r>
        <w:t xml:space="preserve"> </w:t>
      </w:r>
      <w:proofErr w:type="gramStart"/>
      <w:r>
        <w:t>work</w:t>
      </w:r>
      <w:proofErr w:type="gramEnd"/>
      <w:r>
        <w:t>.</w:t>
      </w:r>
    </w:p>
    <w:p w14:paraId="195F2F53" w14:textId="02026DAD" w:rsidR="001A70F7" w:rsidRPr="001A70F7" w:rsidRDefault="001A70F7" w:rsidP="001A70F7">
      <w:pPr>
        <w:pStyle w:val="BodyText"/>
      </w:pPr>
      <w:proofErr w:type="gramStart"/>
      <w:r>
        <w:t>Before each iteration</w:t>
      </w:r>
      <w:proofErr w:type="gramEnd"/>
      <w:r>
        <w:t xml:space="preserve"> open the team will allocate stories to each membe</w:t>
      </w:r>
      <w:r w:rsidR="006514C2">
        <w:t>r. Story sizing is based on hours to complete. Iterations are planned to deliver incremental functionality and to utilize each team member 100%</w:t>
      </w:r>
    </w:p>
    <w:p w14:paraId="16B884F5" w14:textId="77777777" w:rsidR="0005642B" w:rsidRPr="0005642B" w:rsidRDefault="0005642B" w:rsidP="0005642B">
      <w:pPr>
        <w:pStyle w:val="BodyText"/>
      </w:pPr>
    </w:p>
    <w:p w14:paraId="3313B94D" w14:textId="61E27B29" w:rsidR="0005642B" w:rsidRDefault="0005642B" w:rsidP="0005642B">
      <w:pPr>
        <w:pStyle w:val="Heading2"/>
      </w:pPr>
      <w:r>
        <w:t>Main deliverables</w:t>
      </w:r>
    </w:p>
    <w:p w14:paraId="0C54ED7A" w14:textId="57D1F3B4" w:rsidR="001A70F7" w:rsidRDefault="001A70F7" w:rsidP="001A70F7">
      <w:pPr>
        <w:pStyle w:val="Heading3"/>
      </w:pPr>
      <w:r>
        <w:t>Milestone 2 – April 9</w:t>
      </w:r>
      <w:r w:rsidRPr="001A70F7">
        <w:rPr>
          <w:vertAlign w:val="superscript"/>
        </w:rPr>
        <w:t>th</w:t>
      </w:r>
    </w:p>
    <w:p w14:paraId="6758E18E" w14:textId="0D92FD61" w:rsidR="001A70F7" w:rsidRDefault="001A70F7" w:rsidP="001A70F7">
      <w:pPr>
        <w:pStyle w:val="BodyText"/>
      </w:pPr>
      <w:r>
        <w:t>For Milestone 2 we plan to have delivered the following functionality</w:t>
      </w:r>
    </w:p>
    <w:p w14:paraId="255CBD0B" w14:textId="654B7AEE" w:rsidR="001A70F7" w:rsidRDefault="001A70F7" w:rsidP="001A70F7">
      <w:pPr>
        <w:pStyle w:val="BodyText"/>
      </w:pPr>
      <w:r>
        <w:t>Detail Design</w:t>
      </w:r>
    </w:p>
    <w:p w14:paraId="71CD1FD7" w14:textId="7BB85F30" w:rsidR="001A70F7" w:rsidRDefault="001A70F7" w:rsidP="001A70F7">
      <w:pPr>
        <w:pStyle w:val="BodyText"/>
        <w:ind w:left="0"/>
      </w:pPr>
      <w:r>
        <w:tab/>
        <w:t>Domain Model</w:t>
      </w:r>
    </w:p>
    <w:p w14:paraId="1BB7F82C" w14:textId="6B289EE9" w:rsidR="001A70F7" w:rsidRDefault="001A70F7" w:rsidP="001A70F7">
      <w:pPr>
        <w:pStyle w:val="BodyText"/>
        <w:ind w:left="0"/>
      </w:pPr>
      <w:r>
        <w:tab/>
        <w:t>Web Service interfaces</w:t>
      </w:r>
    </w:p>
    <w:p w14:paraId="5809DDE8" w14:textId="6D9FC0BD" w:rsidR="001A70F7" w:rsidRDefault="001A70F7" w:rsidP="001A70F7">
      <w:pPr>
        <w:pStyle w:val="BodyText"/>
      </w:pPr>
      <w:r>
        <w:t xml:space="preserve">Login / Logout  </w:t>
      </w:r>
    </w:p>
    <w:p w14:paraId="5B0F1B86" w14:textId="319114EC" w:rsidR="001A70F7" w:rsidRDefault="001A70F7" w:rsidP="001A70F7">
      <w:pPr>
        <w:pStyle w:val="BodyText"/>
      </w:pPr>
      <w:r>
        <w:t>Generic Dose Response Plate Map Editor</w:t>
      </w:r>
    </w:p>
    <w:p w14:paraId="001B51C4" w14:textId="331C85AD" w:rsidR="006514C2" w:rsidRDefault="006514C2" w:rsidP="001A70F7">
      <w:pPr>
        <w:pStyle w:val="BodyText"/>
      </w:pPr>
      <w:r>
        <w:t>Implement Web Services Supporting Login/Logout</w:t>
      </w:r>
    </w:p>
    <w:p w14:paraId="25DC5FED" w14:textId="3516E7A0" w:rsidR="001A70F7" w:rsidRDefault="001A70F7" w:rsidP="001A70F7">
      <w:pPr>
        <w:pStyle w:val="BodyText"/>
      </w:pPr>
      <w:r>
        <w:t>Implement Web Services Supporting Plate Map Editor</w:t>
      </w:r>
    </w:p>
    <w:p w14:paraId="1258D7CC" w14:textId="3DDC7371" w:rsidR="001A70F7" w:rsidRDefault="001A70F7" w:rsidP="001A70F7">
      <w:pPr>
        <w:pStyle w:val="BodyText"/>
      </w:pPr>
      <w:r>
        <w:t xml:space="preserve">Implement Web Services Supporting </w:t>
      </w:r>
      <w:r w:rsidR="006514C2">
        <w:t>Quality Control Functions</w:t>
      </w:r>
    </w:p>
    <w:p w14:paraId="2BF7008A" w14:textId="4D459090" w:rsidR="006514C2" w:rsidRDefault="006514C2" w:rsidP="001A70F7">
      <w:pPr>
        <w:pStyle w:val="BodyText"/>
      </w:pPr>
      <w:r>
        <w:t>Implement Backed Logic Supporting Plate Quality Control Functions</w:t>
      </w:r>
    </w:p>
    <w:p w14:paraId="5B692209" w14:textId="35CA4648" w:rsidR="001A70F7" w:rsidRDefault="006514C2" w:rsidP="001A70F7">
      <w:pPr>
        <w:pStyle w:val="BodyText"/>
      </w:pPr>
      <w:r>
        <w:t>Implement Plate Quality Control Functions</w:t>
      </w:r>
    </w:p>
    <w:p w14:paraId="6B4BA250" w14:textId="3F4E6EA7" w:rsidR="001A70F7" w:rsidRDefault="001A70F7" w:rsidP="001A70F7">
      <w:pPr>
        <w:pStyle w:val="BodyText"/>
      </w:pPr>
      <w:r>
        <w:t>Single point</w:t>
      </w:r>
    </w:p>
    <w:p w14:paraId="24B2036E" w14:textId="77777777" w:rsidR="001A70F7" w:rsidRDefault="001A70F7" w:rsidP="001A70F7">
      <w:pPr>
        <w:pStyle w:val="BodyText"/>
      </w:pPr>
    </w:p>
    <w:p w14:paraId="2C7F288B" w14:textId="4AAA6D6E" w:rsidR="001A70F7" w:rsidRDefault="001A70F7" w:rsidP="001A70F7">
      <w:pPr>
        <w:pStyle w:val="Heading3"/>
      </w:pPr>
      <w:r>
        <w:t>Milestone 3 – May 7</w:t>
      </w:r>
      <w:r w:rsidRPr="001A70F7">
        <w:rPr>
          <w:vertAlign w:val="superscript"/>
        </w:rPr>
        <w:t>th</w:t>
      </w:r>
    </w:p>
    <w:p w14:paraId="42AEE595" w14:textId="77777777" w:rsidR="001A70F7" w:rsidRDefault="001A70F7" w:rsidP="001A70F7">
      <w:pPr>
        <w:pStyle w:val="BodyText"/>
      </w:pPr>
    </w:p>
    <w:p w14:paraId="7650FDBB" w14:textId="1C22F3B6" w:rsidR="001A70F7" w:rsidRPr="001A70F7" w:rsidRDefault="001A70F7" w:rsidP="001A70F7">
      <w:pPr>
        <w:pStyle w:val="BodyText"/>
      </w:pPr>
      <w:r>
        <w:t>IC50 Dose Response Curve</w:t>
      </w:r>
    </w:p>
    <w:p w14:paraId="1526AAEA" w14:textId="390BF50B" w:rsidR="00C4101E" w:rsidRDefault="00100E6F" w:rsidP="0005642B">
      <w:pPr>
        <w:pStyle w:val="Heading1"/>
      </w:pPr>
      <w:r>
        <w:lastRenderedPageBreak/>
        <w:t>Project Risks</w:t>
      </w:r>
    </w:p>
    <w:p w14:paraId="75CCE25C" w14:textId="78A92135" w:rsidR="0005642B" w:rsidRPr="0005642B" w:rsidRDefault="0005642B" w:rsidP="0035662F">
      <w:pPr>
        <w:pStyle w:val="Heading1"/>
        <w:numPr>
          <w:ilvl w:val="0"/>
          <w:numId w:val="0"/>
        </w:numPr>
      </w:pPr>
    </w:p>
    <w:sectPr w:rsidR="0005642B" w:rsidRPr="0005642B" w:rsidSect="004D5E73">
      <w:headerReference w:type="default" r:id="rId33"/>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2E8BD" w14:textId="77777777" w:rsidR="00E8148F" w:rsidRDefault="00E8148F">
      <w:r>
        <w:separator/>
      </w:r>
    </w:p>
  </w:endnote>
  <w:endnote w:type="continuationSeparator" w:id="0">
    <w:p w14:paraId="119A90EC" w14:textId="77777777" w:rsidR="00E8148F" w:rsidRDefault="00E8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51AE2" w14:textId="77777777" w:rsidR="00E8148F" w:rsidRDefault="00E8148F">
      <w:r>
        <w:separator/>
      </w:r>
    </w:p>
  </w:footnote>
  <w:footnote w:type="continuationSeparator" w:id="0">
    <w:p w14:paraId="39149C3E" w14:textId="77777777" w:rsidR="00E8148F" w:rsidRDefault="00E814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E8148F" w:rsidRDefault="00E8148F">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E8148F" w14:paraId="5869B102" w14:textId="77777777" w:rsidTr="006B18BB">
      <w:trPr>
        <w:cantSplit/>
        <w:trHeight w:val="229"/>
      </w:trPr>
      <w:tc>
        <w:tcPr>
          <w:tcW w:w="790" w:type="dxa"/>
          <w:vMerge w:val="restart"/>
        </w:tcPr>
        <w:p w14:paraId="68BCF34B" w14:textId="4C28FC18" w:rsidR="00E8148F" w:rsidRDefault="00E8148F">
          <w:r>
            <w:rPr>
              <w:noProof/>
            </w:rPr>
            <w:drawing>
              <wp:inline distT="0" distB="0" distL="0" distR="0" wp14:anchorId="5B5BFF88" wp14:editId="4D435EBB">
                <wp:extent cx="364490" cy="36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logo_square.jpg"/>
                        <pic:cNvPicPr/>
                      </pic:nvPicPr>
                      <pic:blipFill>
                        <a:blip r:embed="rId1">
                          <a:extLst>
                            <a:ext uri="{28A0092B-C50C-407E-A947-70E740481C1C}">
                              <a14:useLocalDpi xmlns:a14="http://schemas.microsoft.com/office/drawing/2010/main" val="0"/>
                            </a:ext>
                          </a:extLst>
                        </a:blip>
                        <a:stretch>
                          <a:fillRect/>
                        </a:stretch>
                      </pic:blipFill>
                      <pic:spPr>
                        <a:xfrm>
                          <a:off x="0" y="0"/>
                          <a:ext cx="364490" cy="364490"/>
                        </a:xfrm>
                        <a:prstGeom prst="rect">
                          <a:avLst/>
                        </a:prstGeom>
                      </pic:spPr>
                    </pic:pic>
                  </a:graphicData>
                </a:graphic>
              </wp:inline>
            </w:drawing>
          </w:r>
        </w:p>
      </w:tc>
      <w:tc>
        <w:tcPr>
          <w:tcW w:w="4588" w:type="dxa"/>
        </w:tcPr>
        <w:p w14:paraId="33CE8280" w14:textId="77777777" w:rsidR="00E8148F" w:rsidRDefault="00E8148F">
          <w:pPr>
            <w:pStyle w:val="HeaderTitle"/>
          </w:pPr>
          <w:r>
            <w:fldChar w:fldCharType="begin"/>
          </w:r>
          <w:r>
            <w:instrText xml:space="preserve"> STYLEREF "*Document Name" \* MERGEFORMAT </w:instrText>
          </w:r>
          <w:r>
            <w:fldChar w:fldCharType="end"/>
          </w:r>
        </w:p>
      </w:tc>
      <w:tc>
        <w:tcPr>
          <w:tcW w:w="4881" w:type="dxa"/>
        </w:tcPr>
        <w:p w14:paraId="147144D1" w14:textId="77777777" w:rsidR="00E8148F" w:rsidRDefault="00E8148F">
          <w:pPr>
            <w:pStyle w:val="HeaderTitle"/>
            <w:jc w:val="right"/>
          </w:pPr>
        </w:p>
      </w:tc>
    </w:tr>
    <w:tr w:rsidR="00E8148F" w14:paraId="7A3EE375" w14:textId="77777777" w:rsidTr="006B18BB">
      <w:trPr>
        <w:cantSplit/>
        <w:trHeight w:val="127"/>
      </w:trPr>
      <w:tc>
        <w:tcPr>
          <w:tcW w:w="790" w:type="dxa"/>
          <w:vMerge/>
        </w:tcPr>
        <w:p w14:paraId="69B88492" w14:textId="77777777" w:rsidR="00E8148F" w:rsidRDefault="00E8148F">
          <w:pPr>
            <w:pStyle w:val="TOC6"/>
          </w:pPr>
        </w:p>
      </w:tc>
      <w:tc>
        <w:tcPr>
          <w:tcW w:w="4588" w:type="dxa"/>
        </w:tcPr>
        <w:p w14:paraId="66C2D5FD" w14:textId="77777777" w:rsidR="00E8148F" w:rsidRDefault="00E8148F">
          <w:pPr>
            <w:pStyle w:val="HeaderTitle"/>
          </w:pPr>
        </w:p>
      </w:tc>
      <w:tc>
        <w:tcPr>
          <w:tcW w:w="4881" w:type="dxa"/>
        </w:tcPr>
        <w:p w14:paraId="5B983BE7" w14:textId="77777777" w:rsidR="00E8148F" w:rsidRDefault="00E8148F">
          <w:pPr>
            <w:pStyle w:val="HeaderTitle"/>
            <w:jc w:val="right"/>
          </w:pPr>
        </w:p>
      </w:tc>
    </w:tr>
  </w:tbl>
  <w:p w14:paraId="59A8F7D6" w14:textId="77777777" w:rsidR="00E8148F" w:rsidRDefault="00E8148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1"/>
  </w:num>
  <w:num w:numId="13">
    <w:abstractNumId w:val="12"/>
  </w:num>
  <w:num w:numId="14">
    <w:abstractNumId w:val="18"/>
  </w:num>
  <w:num w:numId="15">
    <w:abstractNumId w:val="9"/>
  </w:num>
  <w:num w:numId="16">
    <w:abstractNumId w:val="4"/>
  </w:num>
  <w:num w:numId="17">
    <w:abstractNumId w:val="8"/>
  </w:num>
  <w:num w:numId="18">
    <w:abstractNumId w:val="15"/>
  </w:num>
  <w:num w:numId="19">
    <w:abstractNumId w:val="1"/>
  </w:num>
  <w:num w:numId="20">
    <w:abstractNumId w:val="7"/>
  </w:num>
  <w:num w:numId="21">
    <w:abstractNumId w:val="19"/>
  </w:num>
  <w:num w:numId="22">
    <w:abstractNumId w:val="3"/>
  </w:num>
  <w:num w:numId="23">
    <w:abstractNumId w:val="14"/>
  </w:num>
  <w:num w:numId="24">
    <w:abstractNumId w:val="2"/>
  </w:num>
  <w:num w:numId="25">
    <w:abstractNumId w:val="17"/>
  </w:num>
  <w:num w:numId="26">
    <w:abstractNumId w:val="16"/>
  </w:num>
  <w:num w:numId="27">
    <w:abstractNumId w:val="5"/>
  </w:num>
  <w:num w:numId="28">
    <w:abstractNumId w:val="13"/>
  </w:num>
  <w:num w:numId="2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0EBA"/>
    <w:rsid w:val="000379ED"/>
    <w:rsid w:val="0005642B"/>
    <w:rsid w:val="000568BA"/>
    <w:rsid w:val="00097EF1"/>
    <w:rsid w:val="000B5F33"/>
    <w:rsid w:val="000E44C0"/>
    <w:rsid w:val="000F682B"/>
    <w:rsid w:val="00100E6F"/>
    <w:rsid w:val="00122476"/>
    <w:rsid w:val="00132062"/>
    <w:rsid w:val="00166804"/>
    <w:rsid w:val="00167CC1"/>
    <w:rsid w:val="001750C7"/>
    <w:rsid w:val="00181FF0"/>
    <w:rsid w:val="001A70F7"/>
    <w:rsid w:val="001B2821"/>
    <w:rsid w:val="001D63AD"/>
    <w:rsid w:val="001F3A42"/>
    <w:rsid w:val="00247396"/>
    <w:rsid w:val="002B5C14"/>
    <w:rsid w:val="002C392E"/>
    <w:rsid w:val="002D17BB"/>
    <w:rsid w:val="002E4E61"/>
    <w:rsid w:val="00322E25"/>
    <w:rsid w:val="003522BA"/>
    <w:rsid w:val="00352322"/>
    <w:rsid w:val="0035662F"/>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312E6"/>
    <w:rsid w:val="00552A4E"/>
    <w:rsid w:val="005709A2"/>
    <w:rsid w:val="00572287"/>
    <w:rsid w:val="005758EB"/>
    <w:rsid w:val="005C5E16"/>
    <w:rsid w:val="005E3F3E"/>
    <w:rsid w:val="005E5641"/>
    <w:rsid w:val="00604C84"/>
    <w:rsid w:val="006110E9"/>
    <w:rsid w:val="00622B90"/>
    <w:rsid w:val="0062589D"/>
    <w:rsid w:val="00633F6D"/>
    <w:rsid w:val="006514C2"/>
    <w:rsid w:val="00655494"/>
    <w:rsid w:val="006A415D"/>
    <w:rsid w:val="006B18BB"/>
    <w:rsid w:val="006B430C"/>
    <w:rsid w:val="006B5E67"/>
    <w:rsid w:val="006B6204"/>
    <w:rsid w:val="006D1DF3"/>
    <w:rsid w:val="006E733C"/>
    <w:rsid w:val="0070713D"/>
    <w:rsid w:val="00756DF3"/>
    <w:rsid w:val="0076409D"/>
    <w:rsid w:val="00793AE6"/>
    <w:rsid w:val="007B0DED"/>
    <w:rsid w:val="007B425A"/>
    <w:rsid w:val="007C09FC"/>
    <w:rsid w:val="007D1467"/>
    <w:rsid w:val="00807692"/>
    <w:rsid w:val="008157FF"/>
    <w:rsid w:val="00847BBF"/>
    <w:rsid w:val="00872DCB"/>
    <w:rsid w:val="00873162"/>
    <w:rsid w:val="0088669D"/>
    <w:rsid w:val="008B6562"/>
    <w:rsid w:val="008E724F"/>
    <w:rsid w:val="008F77CC"/>
    <w:rsid w:val="009102DA"/>
    <w:rsid w:val="009529DA"/>
    <w:rsid w:val="00970B57"/>
    <w:rsid w:val="00971A35"/>
    <w:rsid w:val="00982EA4"/>
    <w:rsid w:val="009A39C8"/>
    <w:rsid w:val="009B0FDE"/>
    <w:rsid w:val="009C5432"/>
    <w:rsid w:val="009F1004"/>
    <w:rsid w:val="00A1085D"/>
    <w:rsid w:val="00A218D1"/>
    <w:rsid w:val="00A31CDF"/>
    <w:rsid w:val="00A34902"/>
    <w:rsid w:val="00A61578"/>
    <w:rsid w:val="00AB510F"/>
    <w:rsid w:val="00B07820"/>
    <w:rsid w:val="00B31CA3"/>
    <w:rsid w:val="00B35DB6"/>
    <w:rsid w:val="00B52CD5"/>
    <w:rsid w:val="00B54ADD"/>
    <w:rsid w:val="00B551B5"/>
    <w:rsid w:val="00B55648"/>
    <w:rsid w:val="00B60C8C"/>
    <w:rsid w:val="00B95DD4"/>
    <w:rsid w:val="00BA35CE"/>
    <w:rsid w:val="00BA3959"/>
    <w:rsid w:val="00BC1786"/>
    <w:rsid w:val="00BD01B0"/>
    <w:rsid w:val="00BD2D3D"/>
    <w:rsid w:val="00BE270D"/>
    <w:rsid w:val="00C0015E"/>
    <w:rsid w:val="00C21E2F"/>
    <w:rsid w:val="00C23E94"/>
    <w:rsid w:val="00C2755A"/>
    <w:rsid w:val="00C40F7F"/>
    <w:rsid w:val="00C4101E"/>
    <w:rsid w:val="00C85486"/>
    <w:rsid w:val="00C87C7C"/>
    <w:rsid w:val="00C95259"/>
    <w:rsid w:val="00CA5E15"/>
    <w:rsid w:val="00CC0391"/>
    <w:rsid w:val="00CC7055"/>
    <w:rsid w:val="00CD2ED0"/>
    <w:rsid w:val="00CD3180"/>
    <w:rsid w:val="00CE11D2"/>
    <w:rsid w:val="00D45D84"/>
    <w:rsid w:val="00D607D5"/>
    <w:rsid w:val="00D722E1"/>
    <w:rsid w:val="00DA25D7"/>
    <w:rsid w:val="00DA438C"/>
    <w:rsid w:val="00DB1EE3"/>
    <w:rsid w:val="00DB3CC7"/>
    <w:rsid w:val="00DB5A41"/>
    <w:rsid w:val="00DE772F"/>
    <w:rsid w:val="00DF1EDF"/>
    <w:rsid w:val="00DF50E6"/>
    <w:rsid w:val="00E00D4C"/>
    <w:rsid w:val="00E15369"/>
    <w:rsid w:val="00E4737D"/>
    <w:rsid w:val="00E5372D"/>
    <w:rsid w:val="00E67185"/>
    <w:rsid w:val="00E80124"/>
    <w:rsid w:val="00E8148F"/>
    <w:rsid w:val="00EE16A9"/>
    <w:rsid w:val="00EF6D90"/>
    <w:rsid w:val="00F01727"/>
    <w:rsid w:val="00F16585"/>
    <w:rsid w:val="00F20B2E"/>
    <w:rsid w:val="00F505F6"/>
    <w:rsid w:val="00F5226A"/>
    <w:rsid w:val="00F5474B"/>
    <w:rsid w:val="00F560F3"/>
    <w:rsid w:val="00F63BF1"/>
    <w:rsid w:val="00F71A76"/>
    <w:rsid w:val="00F747ED"/>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1750C7"/>
    <w:pPr>
      <w:ind w:left="720"/>
      <w:contextualSpacing/>
    </w:pPr>
  </w:style>
  <w:style w:type="character" w:customStyle="1" w:styleId="apple-converted-space">
    <w:name w:val="apple-converted-space"/>
    <w:basedOn w:val="DefaultParagraphFont"/>
    <w:rsid w:val="00C952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1750C7"/>
    <w:pPr>
      <w:ind w:left="720"/>
      <w:contextualSpacing/>
    </w:pPr>
  </w:style>
  <w:style w:type="character" w:customStyle="1" w:styleId="apple-converted-space">
    <w:name w:val="apple-converted-space"/>
    <w:basedOn w:val="DefaultParagraphFont"/>
    <w:rsid w:val="00C95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8404300">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825435106">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37362018">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496266785">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jp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5.jpg"/><Relationship Id="rId30" Type="http://schemas.openxmlformats.org/officeDocument/2006/relationships/image" Target="media/image16.jpg"/><Relationship Id="rId31" Type="http://schemas.openxmlformats.org/officeDocument/2006/relationships/image" Target="media/image17.png"/><Relationship Id="rId32" Type="http://schemas.openxmlformats.org/officeDocument/2006/relationships/image" Target="media/image18.png"/><Relationship Id="rId10" Type="http://schemas.openxmlformats.org/officeDocument/2006/relationships/image" Target="media/image1.jpeg"/><Relationship Id="rId11" Type="http://schemas.openxmlformats.org/officeDocument/2006/relationships/image" Target="media/image2.jpg"/><Relationship Id="rId12" Type="http://schemas.openxmlformats.org/officeDocument/2006/relationships/image" Target="media/image3.jpe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F8582-ABD0-4848-9826-AF310EBB0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33</Pages>
  <Words>3218</Words>
  <Characters>18348</Characters>
  <Application>Microsoft Macintosh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21523</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Alan Orcharton</cp:lastModifiedBy>
  <cp:revision>4</cp:revision>
  <cp:lastPrinted>2005-03-10T22:07:00Z</cp:lastPrinted>
  <dcterms:created xsi:type="dcterms:W3CDTF">2015-02-28T20:55:00Z</dcterms:created>
  <dcterms:modified xsi:type="dcterms:W3CDTF">2015-03-02T04:44:00Z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