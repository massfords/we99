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Peter Henstock</w:t>
            </w:r>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56181F">
        <w:rPr>
          <w:noProof/>
        </w:rPr>
        <w:t>3</w:t>
      </w:r>
      <w:r w:rsidR="00970B57">
        <w:rPr>
          <w:noProof/>
        </w:rPr>
        <w:fldChar w:fldCharType="end"/>
      </w:r>
    </w:p>
    <w:p w14:paraId="00F680AF" w14:textId="77777777" w:rsidR="00970B57" w:rsidRDefault="00970B57" w:rsidP="0056181F">
      <w:pPr>
        <w:pStyle w:val="TOC2"/>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56181F">
        <w:rPr>
          <w:noProof/>
        </w:rPr>
        <w:t>3</w:t>
      </w:r>
      <w:r>
        <w:rPr>
          <w:noProof/>
        </w:rPr>
        <w:fldChar w:fldCharType="end"/>
      </w:r>
    </w:p>
    <w:p w14:paraId="0BB36F3A" w14:textId="77777777" w:rsidR="00970B57" w:rsidRDefault="00970B57" w:rsidP="0056181F">
      <w:pPr>
        <w:pStyle w:val="TOC2"/>
        <w:rPr>
          <w:rFonts w:asciiTheme="minorHAnsi" w:eastAsiaTheme="minorEastAsia" w:hAnsiTheme="minorHAnsi" w:cstheme="minorBidi"/>
          <w:noProof/>
          <w:lang w:eastAsia="ja-JP"/>
        </w:rPr>
      </w:pPr>
      <w:r>
        <w:rPr>
          <w:noProof/>
        </w:rPr>
        <w:t>1.2</w:t>
      </w:r>
      <w:r>
        <w:rPr>
          <w:rFonts w:asciiTheme="minorHAnsi" w:eastAsiaTheme="minorEastAsia" w:hAnsiTheme="minorHAnsi" w:cstheme="minorBidi"/>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56181F">
        <w:rPr>
          <w:noProof/>
        </w:rPr>
        <w:t>3</w:t>
      </w:r>
      <w:r>
        <w:rPr>
          <w:noProof/>
        </w:rPr>
        <w:fldChar w:fldCharType="end"/>
      </w:r>
    </w:p>
    <w:p w14:paraId="7DBEB9A4" w14:textId="77777777" w:rsidR="00970B57" w:rsidRDefault="00970B57" w:rsidP="0056181F">
      <w:pPr>
        <w:pStyle w:val="TOC2"/>
        <w:rPr>
          <w:rFonts w:asciiTheme="minorHAnsi" w:eastAsiaTheme="minorEastAsia" w:hAnsiTheme="minorHAnsi" w:cstheme="minorBidi"/>
          <w:noProof/>
          <w:lang w:eastAsia="ja-JP"/>
        </w:rPr>
      </w:pPr>
      <w:r>
        <w:rPr>
          <w:noProof/>
        </w:rPr>
        <w:t>1.3</w:t>
      </w:r>
      <w:r>
        <w:rPr>
          <w:rFonts w:asciiTheme="minorHAnsi" w:eastAsiaTheme="minorEastAsia" w:hAnsiTheme="minorHAnsi" w:cstheme="minorBidi"/>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56181F">
        <w:rPr>
          <w:noProof/>
        </w:rPr>
        <w:t>4</w:t>
      </w:r>
      <w:r>
        <w:rPr>
          <w:noProof/>
        </w:rPr>
        <w:fldChar w:fldCharType="end"/>
      </w:r>
    </w:p>
    <w:p w14:paraId="18E4CF6A" w14:textId="77777777" w:rsidR="00970B57" w:rsidRDefault="00970B57" w:rsidP="0056181F">
      <w:pPr>
        <w:pStyle w:val="TOC2"/>
        <w:rPr>
          <w:rFonts w:asciiTheme="minorHAnsi" w:eastAsiaTheme="minorEastAsia" w:hAnsiTheme="minorHAnsi" w:cstheme="minorBidi"/>
          <w:noProof/>
          <w:lang w:eastAsia="ja-JP"/>
        </w:rPr>
      </w:pPr>
      <w:r>
        <w:rPr>
          <w:noProof/>
        </w:rPr>
        <w:t>1.4</w:t>
      </w:r>
      <w:r>
        <w:rPr>
          <w:rFonts w:asciiTheme="minorHAnsi" w:eastAsiaTheme="minorEastAsia" w:hAnsiTheme="minorHAnsi" w:cstheme="minorBidi"/>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56181F">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56181F">
        <w:rPr>
          <w:noProof/>
        </w:rPr>
        <w:t>6</w:t>
      </w:r>
      <w:r>
        <w:rPr>
          <w:noProof/>
        </w:rPr>
        <w:fldChar w:fldCharType="end"/>
      </w:r>
    </w:p>
    <w:p w14:paraId="1E42E52B" w14:textId="77777777" w:rsidR="00970B57" w:rsidRDefault="00970B57" w:rsidP="0056181F">
      <w:pPr>
        <w:pStyle w:val="TOC2"/>
        <w:rPr>
          <w:rFonts w:asciiTheme="minorHAnsi" w:eastAsiaTheme="minorEastAsia" w:hAnsiTheme="minorHAnsi" w:cstheme="minorBidi"/>
          <w:noProof/>
          <w:lang w:eastAsia="ja-JP"/>
        </w:rPr>
      </w:pPr>
      <w:r>
        <w:rPr>
          <w:noProof/>
        </w:rPr>
        <w:t>2.1</w:t>
      </w:r>
      <w:r>
        <w:rPr>
          <w:rFonts w:asciiTheme="minorHAnsi" w:eastAsiaTheme="minorEastAsia" w:hAnsiTheme="minorHAnsi" w:cstheme="minorBidi"/>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56181F">
        <w:rPr>
          <w:noProof/>
        </w:rPr>
        <w:t>6</w:t>
      </w:r>
      <w:r>
        <w:rPr>
          <w:noProof/>
        </w:rPr>
        <w:fldChar w:fldCharType="end"/>
      </w:r>
    </w:p>
    <w:p w14:paraId="075E5666" w14:textId="77777777" w:rsidR="00970B57" w:rsidRDefault="00970B57" w:rsidP="0056181F">
      <w:pPr>
        <w:pStyle w:val="TOC2"/>
        <w:rPr>
          <w:rFonts w:asciiTheme="minorHAnsi" w:eastAsiaTheme="minorEastAsia" w:hAnsiTheme="minorHAnsi" w:cstheme="minorBidi"/>
          <w:noProof/>
          <w:lang w:eastAsia="ja-JP"/>
        </w:rPr>
      </w:pPr>
      <w:r>
        <w:rPr>
          <w:noProof/>
        </w:rPr>
        <w:t>2.2</w:t>
      </w:r>
      <w:r>
        <w:rPr>
          <w:rFonts w:asciiTheme="minorHAnsi" w:eastAsiaTheme="minorEastAsia" w:hAnsiTheme="minorHAnsi" w:cstheme="minorBidi"/>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56181F">
        <w:rPr>
          <w:noProof/>
        </w:rPr>
        <w:t>6</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56181F">
        <w:rPr>
          <w:noProof/>
        </w:rPr>
        <w:t>7</w:t>
      </w:r>
      <w:r>
        <w:rPr>
          <w:noProof/>
        </w:rPr>
        <w:fldChar w:fldCharType="end"/>
      </w:r>
    </w:p>
    <w:p w14:paraId="37374311" w14:textId="77777777" w:rsidR="00970B57" w:rsidRDefault="00970B57" w:rsidP="0056181F">
      <w:pPr>
        <w:pStyle w:val="TOC2"/>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56181F">
        <w:rPr>
          <w:noProof/>
        </w:rPr>
        <w:t>7</w:t>
      </w:r>
      <w:r>
        <w:rPr>
          <w:noProof/>
        </w:rPr>
        <w:fldChar w:fldCharType="end"/>
      </w:r>
    </w:p>
    <w:p w14:paraId="5E14B2E6" w14:textId="77777777" w:rsidR="00970B57" w:rsidRDefault="00970B57" w:rsidP="0056181F">
      <w:pPr>
        <w:pStyle w:val="TOC2"/>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56181F">
        <w:rPr>
          <w:noProof/>
        </w:rPr>
        <w:t>7</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56181F">
        <w:rPr>
          <w:noProof/>
        </w:rPr>
        <w:t>8</w:t>
      </w:r>
      <w:r>
        <w:rPr>
          <w:noProof/>
        </w:rPr>
        <w:fldChar w:fldCharType="end"/>
      </w:r>
    </w:p>
    <w:p w14:paraId="768311C6" w14:textId="77777777" w:rsidR="00970B57" w:rsidRDefault="00970B57" w:rsidP="0056181F">
      <w:pPr>
        <w:pStyle w:val="TOC2"/>
        <w:rPr>
          <w:rFonts w:asciiTheme="minorHAnsi" w:eastAsiaTheme="minorEastAsia" w:hAnsiTheme="minorHAnsi" w:cstheme="minorBidi"/>
          <w:noProof/>
          <w:lang w:eastAsia="ja-JP"/>
        </w:rPr>
      </w:pPr>
      <w:r>
        <w:rPr>
          <w:noProof/>
        </w:rPr>
        <w:t>4.1</w:t>
      </w:r>
      <w:r>
        <w:rPr>
          <w:rFonts w:asciiTheme="minorHAnsi" w:eastAsiaTheme="minorEastAsia" w:hAnsiTheme="minorHAnsi" w:cstheme="minorBidi"/>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56181F">
        <w:rPr>
          <w:noProof/>
        </w:rPr>
        <w:t>8</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56181F">
        <w:rPr>
          <w:noProof/>
        </w:rPr>
        <w:t>9</w:t>
      </w:r>
      <w:r>
        <w:rPr>
          <w:noProof/>
        </w:rPr>
        <w:fldChar w:fldCharType="end"/>
      </w:r>
    </w:p>
    <w:p w14:paraId="4AFDA839" w14:textId="77777777" w:rsidR="00970B57" w:rsidRDefault="00970B57" w:rsidP="0056181F">
      <w:pPr>
        <w:pStyle w:val="TOC2"/>
        <w:rPr>
          <w:rFonts w:asciiTheme="minorHAnsi" w:eastAsiaTheme="minorEastAsia" w:hAnsiTheme="minorHAnsi" w:cstheme="minorBidi"/>
          <w:noProof/>
          <w:lang w:eastAsia="ja-JP"/>
        </w:rPr>
      </w:pPr>
      <w:r>
        <w:rPr>
          <w:noProof/>
        </w:rPr>
        <w:t>5.1</w:t>
      </w:r>
      <w:r>
        <w:rPr>
          <w:rFonts w:asciiTheme="minorHAnsi" w:eastAsiaTheme="minorEastAsia" w:hAnsiTheme="minorHAnsi" w:cstheme="minorBidi"/>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56181F">
        <w:rPr>
          <w:noProof/>
        </w:rPr>
        <w:t>9</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56181F">
        <w:rPr>
          <w:noProof/>
        </w:rPr>
        <w:t>9</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56181F">
        <w:rPr>
          <w:noProof/>
        </w:rPr>
        <w:t>9</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56181F">
        <w:rPr>
          <w:noProof/>
        </w:rPr>
        <w:t>11</w:t>
      </w:r>
      <w:r>
        <w:rPr>
          <w:noProof/>
        </w:rPr>
        <w:fldChar w:fldCharType="end"/>
      </w:r>
    </w:p>
    <w:p w14:paraId="7898BAFC" w14:textId="77777777" w:rsidR="00970B57" w:rsidRDefault="00970B57" w:rsidP="0056181F">
      <w:pPr>
        <w:pStyle w:val="TOC2"/>
        <w:rPr>
          <w:rFonts w:asciiTheme="minorHAnsi" w:eastAsiaTheme="minorEastAsia" w:hAnsiTheme="minorHAnsi" w:cstheme="minorBidi"/>
          <w:noProof/>
          <w:lang w:eastAsia="ja-JP"/>
        </w:rPr>
      </w:pPr>
      <w:r>
        <w:rPr>
          <w:noProof/>
        </w:rPr>
        <w:t>5.2</w:t>
      </w:r>
      <w:r>
        <w:rPr>
          <w:rFonts w:asciiTheme="minorHAnsi" w:eastAsiaTheme="minorEastAsia" w:hAnsiTheme="minorHAnsi" w:cstheme="minorBidi"/>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56181F">
        <w:rPr>
          <w:noProof/>
        </w:rPr>
        <w:t>12</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56181F">
        <w:rPr>
          <w:noProof/>
        </w:rPr>
        <w:t>12</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56181F">
        <w:rPr>
          <w:noProof/>
        </w:rPr>
        <w:t>14</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56181F">
        <w:rPr>
          <w:noProof/>
        </w:rPr>
        <w:t>21</w:t>
      </w:r>
      <w:r>
        <w:rPr>
          <w:noProof/>
        </w:rPr>
        <w:fldChar w:fldCharType="end"/>
      </w:r>
    </w:p>
    <w:p w14:paraId="7BF9F7BD" w14:textId="77777777" w:rsidR="00970B57" w:rsidRDefault="00970B57" w:rsidP="0056181F">
      <w:pPr>
        <w:pStyle w:val="TOC2"/>
        <w:rPr>
          <w:rFonts w:asciiTheme="minorHAnsi" w:eastAsiaTheme="minorEastAsia" w:hAnsiTheme="minorHAnsi" w:cstheme="minorBidi"/>
          <w:noProof/>
          <w:lang w:eastAsia="ja-JP"/>
        </w:rPr>
      </w:pPr>
      <w:r>
        <w:rPr>
          <w:noProof/>
        </w:rPr>
        <w:t>5.3</w:t>
      </w:r>
      <w:r>
        <w:rPr>
          <w:rFonts w:asciiTheme="minorHAnsi" w:eastAsiaTheme="minorEastAsia" w:hAnsiTheme="minorHAnsi" w:cstheme="minorBidi"/>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56181F">
        <w:rPr>
          <w:noProof/>
        </w:rPr>
        <w:t>22</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56181F">
        <w:rPr>
          <w:noProof/>
        </w:rPr>
        <w:t>22</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56181F">
        <w:rPr>
          <w:noProof/>
        </w:rPr>
        <w:t>23</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56181F">
        <w:rPr>
          <w:noProof/>
        </w:rPr>
        <w:t>24</w:t>
      </w:r>
      <w:r>
        <w:rPr>
          <w:noProof/>
        </w:rPr>
        <w:fldChar w:fldCharType="end"/>
      </w:r>
    </w:p>
    <w:p w14:paraId="5D506F63" w14:textId="77777777" w:rsidR="00970B57" w:rsidRDefault="00970B57" w:rsidP="0056181F">
      <w:pPr>
        <w:pStyle w:val="TOC2"/>
        <w:rPr>
          <w:rFonts w:asciiTheme="minorHAnsi" w:eastAsiaTheme="minorEastAsia" w:hAnsiTheme="minorHAnsi" w:cstheme="minorBidi"/>
          <w:noProof/>
          <w:lang w:eastAsia="ja-JP"/>
        </w:rPr>
      </w:pPr>
      <w:r>
        <w:rPr>
          <w:noProof/>
        </w:rPr>
        <w:t>5.4</w:t>
      </w:r>
      <w:r>
        <w:rPr>
          <w:rFonts w:asciiTheme="minorHAnsi" w:eastAsiaTheme="minorEastAsia" w:hAnsiTheme="minorHAnsi" w:cstheme="minorBidi"/>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56181F">
        <w:rPr>
          <w:noProof/>
        </w:rPr>
        <w:t>25</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56181F">
        <w:rPr>
          <w:noProof/>
        </w:rPr>
        <w:t>25</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56181F">
        <w:rPr>
          <w:noProof/>
        </w:rPr>
        <w:t>25</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56181F">
        <w:rPr>
          <w:noProof/>
        </w:rPr>
        <w:t>26</w:t>
      </w:r>
      <w:r>
        <w:rPr>
          <w:noProof/>
        </w:rPr>
        <w:fldChar w:fldCharType="end"/>
      </w:r>
    </w:p>
    <w:p w14:paraId="2024A406" w14:textId="77777777" w:rsidR="00970B57" w:rsidRDefault="00970B57" w:rsidP="0056181F">
      <w:pPr>
        <w:pStyle w:val="TOC2"/>
        <w:rPr>
          <w:rFonts w:asciiTheme="minorHAnsi" w:eastAsiaTheme="minorEastAsia" w:hAnsiTheme="minorHAnsi" w:cstheme="minorBidi"/>
          <w:noProof/>
          <w:lang w:eastAsia="ja-JP"/>
        </w:rPr>
      </w:pPr>
      <w:r>
        <w:rPr>
          <w:noProof/>
        </w:rPr>
        <w:lastRenderedPageBreak/>
        <w:t>5.5</w:t>
      </w:r>
      <w:r>
        <w:rPr>
          <w:rFonts w:asciiTheme="minorHAnsi" w:eastAsiaTheme="minorEastAsia" w:hAnsiTheme="minorHAnsi" w:cstheme="minorBidi"/>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56181F">
        <w:rPr>
          <w:noProof/>
        </w:rPr>
        <w:t>27</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56181F">
        <w:rPr>
          <w:noProof/>
        </w:rPr>
        <w:t>27</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56181F">
        <w:rPr>
          <w:noProof/>
        </w:rPr>
        <w:t>27</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56181F">
        <w:rPr>
          <w:noProof/>
        </w:rPr>
        <w:t>29</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56181F">
        <w:rPr>
          <w:noProof/>
        </w:rPr>
        <w:t>30</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56181F">
        <w:rPr>
          <w:noProof/>
        </w:rPr>
        <w:t>31</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56181F">
        <w:rPr>
          <w:noProof/>
        </w:rPr>
        <w:t>31</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56181F">
        <w:rPr>
          <w:noProof/>
        </w:rPr>
        <w:t>31</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56181F">
        <w:rPr>
          <w:noProof/>
        </w:rPr>
        <w:t>31</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bookmarkStart w:id="7" w:name="_GoBack"/>
      <w:bookmarkEnd w:id="7"/>
    </w:p>
    <w:p w14:paraId="57FC578F" w14:textId="77777777" w:rsidR="00C4101E" w:rsidRDefault="00C4101E">
      <w:pPr>
        <w:pStyle w:val="Heading1"/>
      </w:pPr>
      <w:bookmarkStart w:id="8" w:name="_Toc73946768"/>
      <w:bookmarkStart w:id="9" w:name="_Toc286359790"/>
      <w:r>
        <w:lastRenderedPageBreak/>
        <w:t>Document Administration</w:t>
      </w:r>
      <w:bookmarkEnd w:id="8"/>
      <w:bookmarkEnd w:id="9"/>
    </w:p>
    <w:p w14:paraId="06B7F42D" w14:textId="77777777" w:rsidR="00C4101E" w:rsidRDefault="00C4101E" w:rsidP="00E00D4C">
      <w:pPr>
        <w:pStyle w:val="Heading2"/>
      </w:pPr>
      <w:bookmarkStart w:id="10" w:name="_Toc73946769"/>
      <w:bookmarkStart w:id="11" w:name="_Toc286359791"/>
      <w:r>
        <w:t>Document Change History</w:t>
      </w:r>
      <w:bookmarkEnd w:id="10"/>
      <w:bookmarkEnd w:id="11"/>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Sean Sinnott</w:t>
            </w:r>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701E60">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B11F2AC" w:rsidR="00115D35" w:rsidRDefault="00115D35" w:rsidP="00701E60">
            <w:pPr>
              <w:pStyle w:val="TableText"/>
            </w:pPr>
            <w:r>
              <w:t>Alan</w:t>
            </w:r>
            <w:r w:rsidR="00B85609">
              <w:t xml:space="preserve"> </w:t>
            </w:r>
            <w:r>
              <w:t>Orcharton</w:t>
            </w:r>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701E60">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701E60">
            <w:pPr>
              <w:pStyle w:val="TableText"/>
            </w:pPr>
            <w:r>
              <w:t>Merge comments from Mark and Alex</w:t>
            </w:r>
          </w:p>
        </w:tc>
      </w:tr>
      <w:tr w:rsidR="00B85609" w14:paraId="489EDE2A"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317E89AA" w14:textId="77777777" w:rsidR="00B85609" w:rsidRDefault="00B85609" w:rsidP="00701E60">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5E741287" w14:textId="77777777" w:rsidR="00B85609" w:rsidRDefault="00B85609" w:rsidP="00701E60">
            <w:pPr>
              <w:pStyle w:val="TableText"/>
            </w:pPr>
            <w:r>
              <w:t>Alex Zaman</w:t>
            </w:r>
          </w:p>
        </w:tc>
        <w:tc>
          <w:tcPr>
            <w:tcW w:w="1376" w:type="dxa"/>
            <w:tcBorders>
              <w:top w:val="single" w:sz="8" w:space="0" w:color="808080"/>
              <w:left w:val="single" w:sz="8" w:space="0" w:color="808080"/>
              <w:bottom w:val="single" w:sz="12" w:space="0" w:color="000000"/>
              <w:right w:val="single" w:sz="8" w:space="0" w:color="808080"/>
            </w:tcBorders>
          </w:tcPr>
          <w:p w14:paraId="25F7A1BB" w14:textId="77777777" w:rsidR="00B85609" w:rsidRDefault="00B85609" w:rsidP="00701E60">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280450DC" w14:textId="77777777" w:rsidR="00B85609" w:rsidRDefault="00B85609" w:rsidP="00701E60">
            <w:pPr>
              <w:pStyle w:val="TableText"/>
            </w:pPr>
            <w:r>
              <w:t>Updated Plate Editor Text and mockups.</w:t>
            </w:r>
          </w:p>
        </w:tc>
      </w:tr>
      <w:tr w:rsidR="006C7C37" w14:paraId="0797A277" w14:textId="77777777" w:rsidTr="006C7C37">
        <w:tc>
          <w:tcPr>
            <w:tcW w:w="1962" w:type="dxa"/>
            <w:tcBorders>
              <w:top w:val="single" w:sz="8" w:space="0" w:color="808080"/>
              <w:left w:val="single" w:sz="12" w:space="0" w:color="000000"/>
              <w:bottom w:val="single" w:sz="12" w:space="0" w:color="000000"/>
              <w:right w:val="single" w:sz="8" w:space="0" w:color="808080"/>
            </w:tcBorders>
          </w:tcPr>
          <w:p w14:paraId="7DBC8777" w14:textId="77777777" w:rsidR="006C7C37" w:rsidRDefault="006C7C37" w:rsidP="006C7C37">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44A5D5A5" w14:textId="77777777" w:rsidR="006C7C37" w:rsidRDefault="006C7C37" w:rsidP="006C7C37">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2901E6B2" w14:textId="77777777" w:rsidR="006C7C37" w:rsidRDefault="006C7C37" w:rsidP="006C7C37">
            <w:pPr>
              <w:pStyle w:val="TableText"/>
            </w:pPr>
            <w:r>
              <w:t>2.3</w:t>
            </w:r>
          </w:p>
        </w:tc>
        <w:tc>
          <w:tcPr>
            <w:tcW w:w="4320" w:type="dxa"/>
            <w:tcBorders>
              <w:top w:val="single" w:sz="8" w:space="0" w:color="808080"/>
              <w:left w:val="single" w:sz="8" w:space="0" w:color="808080"/>
              <w:bottom w:val="single" w:sz="12" w:space="0" w:color="000000"/>
              <w:right w:val="single" w:sz="12" w:space="0" w:color="000000"/>
            </w:tcBorders>
          </w:tcPr>
          <w:p w14:paraId="48FC06A4" w14:textId="0BBB494E" w:rsidR="006C7C37" w:rsidRDefault="006C7C37" w:rsidP="006C7C37">
            <w:pPr>
              <w:pStyle w:val="TableText"/>
            </w:pPr>
            <w:r>
              <w:t>Updated Project Overview sections.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6C9152BD" w:rsidR="00C4101E" w:rsidRDefault="006C7C37">
            <w:pPr>
              <w:pStyle w:val="TableText"/>
            </w:pPr>
            <w:r>
              <w:t>3rd</w:t>
            </w:r>
            <w:r w:rsidR="00115D35">
              <w:t xml:space="preserve"> March</w:t>
            </w:r>
            <w:r w:rsidR="00DA25D7">
              <w:t xml:space="preserve">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4E7CBCDB" w:rsidR="00C4101E" w:rsidRDefault="00B85609">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35AD6752" w14:textId="4C1DB437" w:rsidR="00C4101E" w:rsidRDefault="00115D35">
            <w:pPr>
              <w:pStyle w:val="TableText"/>
            </w:pPr>
            <w:r>
              <w:t>2.</w:t>
            </w:r>
            <w:r w:rsidR="006C7C37">
              <w:t>4</w:t>
            </w:r>
          </w:p>
        </w:tc>
        <w:tc>
          <w:tcPr>
            <w:tcW w:w="4320" w:type="dxa"/>
            <w:tcBorders>
              <w:top w:val="single" w:sz="8" w:space="0" w:color="808080"/>
              <w:left w:val="single" w:sz="8" w:space="0" w:color="808080"/>
              <w:bottom w:val="single" w:sz="12" w:space="0" w:color="000000"/>
              <w:right w:val="single" w:sz="12" w:space="0" w:color="000000"/>
            </w:tcBorders>
          </w:tcPr>
          <w:p w14:paraId="5861832A" w14:textId="22FAD49D" w:rsidR="00C4101E" w:rsidRDefault="006C7C37">
            <w:pPr>
              <w:pStyle w:val="TableText"/>
            </w:pPr>
            <w:r>
              <w:t>Updated Plate Editor Text and mockups.</w:t>
            </w:r>
          </w:p>
        </w:tc>
      </w:tr>
    </w:tbl>
    <w:p w14:paraId="67C41D03" w14:textId="77777777" w:rsidR="00C4101E" w:rsidRDefault="00C4101E"/>
    <w:p w14:paraId="6999DDB8" w14:textId="77777777" w:rsidR="00C4101E" w:rsidRDefault="00C4101E" w:rsidP="00E00D4C">
      <w:pPr>
        <w:pStyle w:val="Heading2"/>
      </w:pPr>
      <w:bookmarkStart w:id="12" w:name="_Toc77147646"/>
      <w:bookmarkStart w:id="13" w:name="_Toc286359792"/>
      <w:r>
        <w:t>Document Content Owners</w:t>
      </w:r>
      <w:bookmarkEnd w:id="12"/>
      <w:bookmarkEnd w:id="13"/>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Tim Stefanski</w:t>
            </w:r>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14" w:name="_Toc73946770"/>
      <w:r>
        <w:br w:type="page"/>
      </w:r>
      <w:bookmarkStart w:id="15" w:name="_Toc286359793"/>
      <w:r>
        <w:lastRenderedPageBreak/>
        <w:t>Document</w:t>
      </w:r>
      <w:bookmarkEnd w:id="14"/>
      <w:r>
        <w:t xml:space="preserve"> Reviewers</w:t>
      </w:r>
      <w:bookmarkEnd w:id="15"/>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Peter Hens</w:t>
            </w:r>
            <w:r w:rsidR="00793AE6">
              <w:t>t</w:t>
            </w:r>
            <w:r>
              <w:t>ock</w:t>
            </w:r>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Robert Zupko</w:t>
            </w:r>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Tim Stefanski</w:t>
            </w:r>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6" w:name="_Toc73946771"/>
      <w:bookmarkStart w:id="17" w:name="_Toc286359794"/>
      <w:r>
        <w:t>Document Approvers</w:t>
      </w:r>
      <w:bookmarkEnd w:id="0"/>
      <w:bookmarkEnd w:id="1"/>
      <w:bookmarkEnd w:id="2"/>
      <w:bookmarkEnd w:id="3"/>
      <w:bookmarkEnd w:id="4"/>
      <w:bookmarkEnd w:id="5"/>
      <w:bookmarkEnd w:id="6"/>
      <w:bookmarkEnd w:id="16"/>
      <w:bookmarkEnd w:id="17"/>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Peter Hens</w:t>
            </w:r>
            <w:r w:rsidR="006D1DF3">
              <w:t>t</w:t>
            </w:r>
            <w:r>
              <w:t>ock</w:t>
            </w:r>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12B579AC" w14:textId="57097D6C" w:rsidR="00100E6F" w:rsidRDefault="00100E6F" w:rsidP="000E44C0">
      <w:pPr>
        <w:pStyle w:val="Heading2"/>
      </w:pPr>
      <w:r>
        <w:t>Project Vision</w:t>
      </w:r>
    </w:p>
    <w:p w14:paraId="689F058D" w14:textId="381CFF38" w:rsidR="000E44C0" w:rsidRDefault="000E44C0" w:rsidP="000E44C0">
      <w:pPr>
        <w:pStyle w:val="Heading2"/>
      </w:pPr>
      <w:r>
        <w:t>Introduction</w:t>
      </w:r>
    </w:p>
    <w:p w14:paraId="4D28FA73" w14:textId="09DC4F02" w:rsid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221D6C15" w14:textId="77777777" w:rsidR="00100E6F" w:rsidRDefault="00100E6F" w:rsidP="000E44C0">
      <w:pPr>
        <w:pStyle w:val="BodyText"/>
      </w:pPr>
    </w:p>
    <w:p w14:paraId="5DC81EEB" w14:textId="38C44685" w:rsidR="00100E6F" w:rsidRPr="000E44C0" w:rsidRDefault="00100E6F" w:rsidP="00100E6F">
      <w:pPr>
        <w:pStyle w:val="Heading1"/>
      </w:pPr>
      <w:r>
        <w:lastRenderedPageBreak/>
        <w:t>Project Overview</w:t>
      </w:r>
    </w:p>
    <w:p w14:paraId="65B1949C" w14:textId="77777777" w:rsidR="000E44C0" w:rsidRDefault="000E44C0">
      <w:pPr>
        <w:pStyle w:val="BodyText"/>
      </w:pPr>
    </w:p>
    <w:p w14:paraId="4964C105" w14:textId="060FFE3E" w:rsidR="00C4101E" w:rsidRDefault="00100E6F" w:rsidP="00100E6F">
      <w:pPr>
        <w:pStyle w:val="Heading2"/>
      </w:pPr>
      <w:r>
        <w:t>Project Vision</w:t>
      </w:r>
    </w:p>
    <w:p w14:paraId="3E836C91" w14:textId="77777777" w:rsidR="00B85609" w:rsidRPr="00E8148F" w:rsidRDefault="00B85609" w:rsidP="00B85609">
      <w:pPr>
        <w:ind w:left="576"/>
        <w:rPr>
          <w:rFonts w:ascii="Arial" w:hAnsi="Arial" w:cs="Arial"/>
          <w:color w:val="000080"/>
          <w:sz w:val="22"/>
          <w:szCs w:val="22"/>
        </w:rPr>
      </w:pPr>
      <w:r w:rsidRPr="00E8148F">
        <w:rPr>
          <w:rFonts w:ascii="Arial" w:hAnsi="Arial" w:cs="Arial"/>
          <w:sz w:val="22"/>
          <w:szCs w:val="22"/>
          <w:shd w:val="clear" w:color="auto" w:fill="FFFFFF"/>
        </w:rPr>
        <w:t>Our overall vision is to create a centralized web application that will provide tools to assist scientists in managing experiment plate sets and with the analysis of experimental results.</w:t>
      </w:r>
    </w:p>
    <w:p w14:paraId="52E8BC82" w14:textId="77777777" w:rsidR="00B85609" w:rsidRPr="00E8148F" w:rsidRDefault="00B85609" w:rsidP="00B85609">
      <w:pPr>
        <w:ind w:left="576"/>
        <w:rPr>
          <w:rFonts w:ascii="Arial" w:hAnsi="Arial" w:cs="Arial"/>
          <w:color w:val="333333"/>
          <w:sz w:val="22"/>
          <w:szCs w:val="22"/>
          <w:shd w:val="clear" w:color="auto" w:fill="FFFFFF"/>
        </w:rPr>
      </w:pPr>
    </w:p>
    <w:p w14:paraId="4594AC28" w14:textId="77777777" w:rsidR="00B85609" w:rsidRPr="00E8148F" w:rsidRDefault="00B85609" w:rsidP="00B85609">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739D47B4" w14:textId="77777777" w:rsidR="00B85609" w:rsidRPr="00E8148F" w:rsidRDefault="00B85609" w:rsidP="00B85609">
      <w:pPr>
        <w:ind w:left="576"/>
        <w:rPr>
          <w:rFonts w:ascii="Arial" w:hAnsi="Arial" w:cs="Arial"/>
          <w:color w:val="333333"/>
          <w:sz w:val="22"/>
          <w:szCs w:val="22"/>
          <w:shd w:val="clear" w:color="auto" w:fill="FFFFFF"/>
        </w:rPr>
      </w:pPr>
    </w:p>
    <w:p w14:paraId="73D4C809"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interactive visualization tools that will assist the scientist in:</w:t>
      </w:r>
    </w:p>
    <w:p w14:paraId="450B0704" w14:textId="77777777" w:rsidR="00B85609" w:rsidRPr="00E8148F" w:rsidRDefault="00B85609" w:rsidP="00B85609">
      <w:pPr>
        <w:ind w:left="576"/>
        <w:rPr>
          <w:rFonts w:ascii="Arial" w:hAnsi="Arial" w:cs="Arial"/>
          <w:color w:val="333333"/>
          <w:sz w:val="22"/>
          <w:szCs w:val="22"/>
          <w:shd w:val="clear" w:color="auto" w:fill="FFFFFF"/>
        </w:rPr>
      </w:pPr>
    </w:p>
    <w:p w14:paraId="53190722"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 experimental plate sets for dose response experiments</w:t>
      </w:r>
    </w:p>
    <w:p w14:paraId="023385A9"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quality control checks on plate results and plate controls</w:t>
      </w:r>
    </w:p>
    <w:p w14:paraId="0D9B63DD"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Interactive analysis of dose response results.</w:t>
      </w:r>
    </w:p>
    <w:p w14:paraId="1D52C2FF" w14:textId="77777777" w:rsidR="00B85609" w:rsidRPr="00E8148F" w:rsidRDefault="00B85609" w:rsidP="00B85609">
      <w:pPr>
        <w:pStyle w:val="ListParagraph"/>
        <w:ind w:left="1296"/>
        <w:rPr>
          <w:rFonts w:ascii="Arial" w:hAnsi="Arial" w:cs="Arial"/>
          <w:color w:val="333333"/>
          <w:sz w:val="22"/>
          <w:szCs w:val="22"/>
          <w:shd w:val="clear" w:color="auto" w:fill="FFFFFF"/>
        </w:rPr>
      </w:pPr>
    </w:p>
    <w:p w14:paraId="0B0F737A" w14:textId="77777777" w:rsidR="00B85609" w:rsidRPr="00E8148F" w:rsidRDefault="00B85609" w:rsidP="00B85609">
      <w:pPr>
        <w:ind w:left="576"/>
        <w:rPr>
          <w:rFonts w:ascii="Arial" w:hAnsi="Arial" w:cs="Arial"/>
          <w:color w:val="333333"/>
          <w:sz w:val="22"/>
          <w:szCs w:val="22"/>
          <w:shd w:val="clear" w:color="auto" w:fill="FFFFFF"/>
        </w:rPr>
      </w:pPr>
    </w:p>
    <w:p w14:paraId="6ACDC3B1"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72D95C3A" w14:textId="77777777" w:rsidR="00B85609" w:rsidRPr="00E8148F" w:rsidRDefault="00B85609" w:rsidP="00B85609">
      <w:pPr>
        <w:ind w:left="576"/>
        <w:rPr>
          <w:rFonts w:ascii="Arial" w:hAnsi="Arial" w:cs="Arial"/>
          <w:color w:val="333333"/>
          <w:sz w:val="22"/>
          <w:szCs w:val="22"/>
          <w:shd w:val="clear" w:color="auto" w:fill="FFFFFF"/>
        </w:rPr>
      </w:pPr>
    </w:p>
    <w:p w14:paraId="17B411E3"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Default="00100E6F" w:rsidP="00100E6F">
      <w:pPr>
        <w:pStyle w:val="Heading2"/>
      </w:pPr>
      <w:r>
        <w:t>Current Process Problem being solved</w:t>
      </w:r>
    </w:p>
    <w:p w14:paraId="26A4682F" w14:textId="77777777" w:rsidR="00B85609" w:rsidRDefault="00B85609" w:rsidP="00B85609">
      <w:pPr>
        <w:pStyle w:val="BodyText"/>
        <w:ind w:left="576"/>
      </w:pPr>
      <w:r>
        <w:t>New drug development is a time consuming and expensive process. In the early stages of drug discovery millions of compounds are screened and tested on the road to finding a few candidates for further exploratory development.</w:t>
      </w:r>
    </w:p>
    <w:p w14:paraId="0C3D8FEB" w14:textId="77777777" w:rsidR="00B85609" w:rsidRDefault="00B85609" w:rsidP="00B85609">
      <w:pPr>
        <w:pStyle w:val="BodyText"/>
        <w:ind w:left="576"/>
      </w:pPr>
      <w:r>
        <w:t>High throughput screening is a method scientists use in the early stages of drug discovery to test millions of potential drugs. The method allows scientist to quickly identify candidates. While the process is highly automated, a disparate selection software of software tools are often used to manage plate sets and analyze results. Commercial software to manage the process is often extremely expensive</w:t>
      </w:r>
    </w:p>
    <w:p w14:paraId="30C6F0BB" w14:textId="77777777" w:rsidR="00B85609" w:rsidRDefault="00B85609" w:rsidP="00B85609">
      <w:pPr>
        <w:pStyle w:val="BodyText"/>
        <w:ind w:left="576"/>
      </w:pPr>
      <w:r>
        <w:t>The We99 team is proposing releasing an integrated suite of open source web based tools. The team believes that the tools will enable scientists to be more organized and efficient when screening and analyzing potential drugs. Time savings will allow scientist to more effectively eliminate compounds earlier in the discovery cycle potentially saving companies millions of dollars.</w:t>
      </w:r>
    </w:p>
    <w:p w14:paraId="721EEBD5" w14:textId="77777777" w:rsidR="00B85609" w:rsidRPr="00B85609" w:rsidRDefault="00B85609" w:rsidP="00B85609">
      <w:pPr>
        <w:pStyle w:val="BodyText"/>
      </w:pP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8" w:name="_Toc77147653"/>
      <w:bookmarkStart w:id="19" w:name="_Toc286359795"/>
      <w:bookmarkStart w:id="20" w:name="_Toc516369892"/>
      <w:bookmarkStart w:id="21" w:name="_Toc73946772"/>
      <w:r>
        <w:lastRenderedPageBreak/>
        <w:t>Assumptions and Constraints</w:t>
      </w:r>
      <w:bookmarkEnd w:id="18"/>
      <w:bookmarkEnd w:id="19"/>
    </w:p>
    <w:p w14:paraId="7861BA4D" w14:textId="77777777" w:rsidR="00CA5E15" w:rsidRPr="00CA5E15" w:rsidRDefault="00C4101E" w:rsidP="00E00D4C">
      <w:pPr>
        <w:pStyle w:val="Heading2"/>
      </w:pPr>
      <w:bookmarkStart w:id="22" w:name="_Toc77147654"/>
      <w:bookmarkStart w:id="23" w:name="_Toc286359796"/>
      <w:r>
        <w:t>Assumptions</w:t>
      </w:r>
      <w:bookmarkEnd w:id="22"/>
      <w:bookmarkEnd w:id="23"/>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4" w:name="_Toc77147655"/>
      <w:bookmarkStart w:id="25" w:name="_Toc286359797"/>
      <w:r>
        <w:t>Constraints</w:t>
      </w:r>
      <w:bookmarkEnd w:id="24"/>
      <w:bookmarkEnd w:id="25"/>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6" w:name="_Toc286359798"/>
      <w:r>
        <w:lastRenderedPageBreak/>
        <w:t>Scope</w:t>
      </w:r>
      <w:bookmarkEnd w:id="26"/>
    </w:p>
    <w:p w14:paraId="499B660C" w14:textId="77777777" w:rsidR="00C4101E" w:rsidRDefault="00C4101E" w:rsidP="00E00D4C">
      <w:pPr>
        <w:pStyle w:val="Heading2"/>
      </w:pPr>
      <w:bookmarkStart w:id="27" w:name="_Toc286359799"/>
      <w:r>
        <w:t>In Scope</w:t>
      </w:r>
      <w:bookmarkEnd w:id="27"/>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8" w:name="_Toc286359800"/>
      <w:r>
        <w:t>Out of Scope</w:t>
      </w:r>
      <w:bookmarkEnd w:id="28"/>
    </w:p>
    <w:p w14:paraId="0747301A" w14:textId="77777777" w:rsidR="00C4101E" w:rsidRDefault="00C4101E">
      <w:pPr>
        <w:pStyle w:val="Heading1"/>
      </w:pPr>
      <w:bookmarkStart w:id="29" w:name="_Toc516369901"/>
      <w:bookmarkStart w:id="30" w:name="_Toc73946777"/>
      <w:bookmarkStart w:id="31" w:name="_Toc286359801"/>
      <w:bookmarkStart w:id="32" w:name="_Toc317384677"/>
      <w:bookmarkStart w:id="33" w:name="_Toc322235328"/>
      <w:bookmarkStart w:id="34" w:name="_Toc322235370"/>
      <w:bookmarkStart w:id="35" w:name="_Toc322236101"/>
      <w:bookmarkStart w:id="36" w:name="_Toc322245043"/>
      <w:bookmarkStart w:id="37" w:name="_Toc322253273"/>
      <w:bookmarkStart w:id="38" w:name="_Toc322394658"/>
      <w:bookmarkStart w:id="39" w:name="_Toc322919899"/>
      <w:bookmarkStart w:id="40" w:name="_Toc322926395"/>
      <w:bookmarkStart w:id="41" w:name="_Toc497787416"/>
      <w:bookmarkEnd w:id="20"/>
      <w:bookmarkEnd w:id="21"/>
      <w:r>
        <w:lastRenderedPageBreak/>
        <w:t xml:space="preserve">Proposed </w:t>
      </w:r>
      <w:bookmarkEnd w:id="29"/>
      <w:bookmarkEnd w:id="30"/>
      <w:r w:rsidR="004C3A9C">
        <w:t>Functionality</w:t>
      </w:r>
      <w:bookmarkEnd w:id="31"/>
    </w:p>
    <w:p w14:paraId="510D11FD" w14:textId="77777777" w:rsidR="00C4101E" w:rsidRDefault="00C4101E">
      <w:pPr>
        <w:ind w:left="450"/>
      </w:pPr>
    </w:p>
    <w:p w14:paraId="7D77E7C1" w14:textId="77777777" w:rsidR="00C4101E" w:rsidRDefault="004C3A9C" w:rsidP="00E00D4C">
      <w:pPr>
        <w:pStyle w:val="Heading2"/>
      </w:pPr>
      <w:bookmarkStart w:id="42" w:name="_Toc286359802"/>
      <w:bookmarkEnd w:id="32"/>
      <w:bookmarkEnd w:id="33"/>
      <w:bookmarkEnd w:id="34"/>
      <w:bookmarkEnd w:id="35"/>
      <w:bookmarkEnd w:id="36"/>
      <w:bookmarkEnd w:id="37"/>
      <w:bookmarkEnd w:id="38"/>
      <w:bookmarkEnd w:id="39"/>
      <w:bookmarkEnd w:id="40"/>
      <w:bookmarkEnd w:id="41"/>
      <w:r>
        <w:t>Overview</w:t>
      </w:r>
      <w:bookmarkEnd w:id="42"/>
    </w:p>
    <w:p w14:paraId="7C02D6F0" w14:textId="28A23A69" w:rsidR="00C4101E" w:rsidRDefault="004C3A9C" w:rsidP="00655494">
      <w:pPr>
        <w:pStyle w:val="BodyText"/>
      </w:pPr>
      <w:bookmarkStart w:id="43"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4" w:name="_Toc511624237"/>
      <w:bookmarkStart w:id="45" w:name="_Toc514228812"/>
      <w:bookmarkStart w:id="46" w:name="_Toc73946781"/>
      <w:bookmarkStart w:id="47" w:name="_Toc286359803"/>
      <w:bookmarkEnd w:id="43"/>
      <w:r>
        <w:lastRenderedPageBreak/>
        <w:t xml:space="preserve">Business </w:t>
      </w:r>
      <w:r w:rsidR="00B54ADD">
        <w:t xml:space="preserve">(Functional) </w:t>
      </w:r>
      <w:r>
        <w:t>Requirements</w:t>
      </w:r>
      <w:bookmarkEnd w:id="44"/>
      <w:bookmarkEnd w:id="45"/>
      <w:bookmarkEnd w:id="46"/>
      <w:bookmarkEnd w:id="47"/>
    </w:p>
    <w:p w14:paraId="0113DAB3" w14:textId="77777777" w:rsidR="00C4101E" w:rsidRDefault="00B54ADD" w:rsidP="00E00D4C">
      <w:pPr>
        <w:pStyle w:val="Heading2"/>
      </w:pPr>
      <w:bookmarkStart w:id="48" w:name="_Toc286359804"/>
      <w:bookmarkStart w:id="49" w:name="_Toc73946782"/>
      <w:r>
        <w:t>Security</w:t>
      </w:r>
      <w:r w:rsidR="00C4101E">
        <w:t xml:space="preserve"> Functional Requirements</w:t>
      </w:r>
      <w:bookmarkEnd w:id="48"/>
    </w:p>
    <w:p w14:paraId="71B9A8C4" w14:textId="77777777" w:rsidR="00B54ADD" w:rsidRDefault="00B54ADD" w:rsidP="00B54ADD">
      <w:pPr>
        <w:pStyle w:val="BodyText"/>
      </w:pPr>
    </w:p>
    <w:p w14:paraId="7A8C59B1" w14:textId="77777777" w:rsidR="00B54ADD" w:rsidRDefault="00F5226A" w:rsidP="00B54ADD">
      <w:pPr>
        <w:pStyle w:val="Heading3"/>
      </w:pPr>
      <w:bookmarkStart w:id="50" w:name="_Toc286359805"/>
      <w:r>
        <w:t xml:space="preserve">Security </w:t>
      </w:r>
      <w:r w:rsidR="00B54ADD">
        <w:t>Overview</w:t>
      </w:r>
      <w:bookmarkEnd w:id="50"/>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1" w:name="_Toc286359806"/>
      <w:r>
        <w:t>Sample Screens</w:t>
      </w:r>
      <w:r w:rsidR="004D5E73">
        <w:t xml:space="preserve"> / Story</w:t>
      </w:r>
      <w:r w:rsidR="00B52CD5">
        <w:t xml:space="preserve"> </w:t>
      </w:r>
      <w:r w:rsidR="004D5E73">
        <w:t>Board</w:t>
      </w:r>
      <w:bookmarkEnd w:id="51"/>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2" w:name="_Toc286359807"/>
      <w:bookmarkEnd w:id="49"/>
      <w:r>
        <w:t>O</w:t>
      </w:r>
      <w:r w:rsidR="00B31CA3">
        <w:t xml:space="preserve">pen Issues / Questions </w:t>
      </w:r>
      <w:r w:rsidR="002B5C14">
        <w:t>S</w:t>
      </w:r>
      <w:r>
        <w:t>ecurity</w:t>
      </w:r>
      <w:r w:rsidR="002B5C14">
        <w:t xml:space="preserve"> Section</w:t>
      </w:r>
      <w:bookmarkEnd w:id="5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3" w:name="_Toc73946788"/>
      <w:bookmarkStart w:id="54"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5" w:name="_Toc286359808"/>
      <w:r>
        <w:lastRenderedPageBreak/>
        <w:t>Plate Management Requirements</w:t>
      </w:r>
      <w:bookmarkEnd w:id="55"/>
    </w:p>
    <w:p w14:paraId="36A550A3" w14:textId="77777777" w:rsidR="0076409D" w:rsidRDefault="0076409D" w:rsidP="0076409D">
      <w:pPr>
        <w:pStyle w:val="BodyText"/>
      </w:pPr>
    </w:p>
    <w:p w14:paraId="7F135AB9" w14:textId="248C5F6C" w:rsidR="0076409D" w:rsidRDefault="0076409D" w:rsidP="0076409D">
      <w:pPr>
        <w:pStyle w:val="Heading3"/>
      </w:pPr>
      <w:bookmarkStart w:id="56" w:name="_Toc286359809"/>
      <w:r>
        <w:t>Plate Management Overview</w:t>
      </w:r>
      <w:bookmarkEnd w:id="56"/>
    </w:p>
    <w:p w14:paraId="72A7A309" w14:textId="7F7A1CB6" w:rsidR="00322E25" w:rsidRDefault="00322E25" w:rsidP="00322E25">
      <w:pPr>
        <w:pStyle w:val="BodyText"/>
      </w:pPr>
      <w:r>
        <w:t xml:space="preserve">Plate Management covers creating </w:t>
      </w:r>
      <w:r w:rsidR="003A2546">
        <w:t xml:space="preserve">a </w:t>
      </w:r>
      <w:r>
        <w:t>specification of t</w:t>
      </w:r>
      <w:r w:rsidR="003A2546">
        <w:t>he contents of microtitre plate sets</w:t>
      </w:r>
      <w:r>
        <w:t xml:space="preserve"> to be used in experiments. </w:t>
      </w:r>
    </w:p>
    <w:p w14:paraId="07596501" w14:textId="1B18EDD3" w:rsidR="00F81FB0" w:rsidRDefault="00F81FB0" w:rsidP="00322E25">
      <w:pPr>
        <w:pStyle w:val="BodyText"/>
      </w:pPr>
      <w:r>
        <w:t>The plate management service offers a central place for the user to manage</w:t>
      </w:r>
      <w:r w:rsidR="00575E91">
        <w:t xml:space="preserve"> templates</w:t>
      </w:r>
      <w:r>
        <w:t xml:space="preserve"> and create plate sets for thei</w:t>
      </w:r>
      <w:r w:rsidR="00F644FB">
        <w:t>r experiment. The experiment manager</w:t>
      </w:r>
      <w:r>
        <w:t xml:space="preserve"> offers an overview of existing </w:t>
      </w:r>
      <w:r w:rsidR="00F644FB">
        <w:t xml:space="preserve">plate </w:t>
      </w:r>
      <w:r>
        <w:t>sets and their status. It also offers q</w:t>
      </w:r>
      <w:r w:rsidR="00F644FB">
        <w:t>uick access to create new plate sets.</w:t>
      </w:r>
    </w:p>
    <w:p w14:paraId="53866847" w14:textId="77777777" w:rsidR="00575E91" w:rsidRDefault="00575E91" w:rsidP="00322E25">
      <w:pPr>
        <w:pStyle w:val="BodyText"/>
      </w:pPr>
    </w:p>
    <w:p w14:paraId="145A0929" w14:textId="685F2B6A" w:rsidR="003A2546" w:rsidRPr="00575E91" w:rsidRDefault="003A2546" w:rsidP="003A2546">
      <w:pPr>
        <w:pStyle w:val="BodyText"/>
        <w:rPr>
          <w:b/>
        </w:rPr>
      </w:pPr>
      <w:r w:rsidRPr="00575E91">
        <w:rPr>
          <w:b/>
        </w:rPr>
        <w:t>Plate Templates</w:t>
      </w:r>
    </w:p>
    <w:p w14:paraId="5D1E2430" w14:textId="47055EF8" w:rsidR="003A2546" w:rsidRDefault="003A2546" w:rsidP="003A2546">
      <w:pPr>
        <w:pStyle w:val="BodyText"/>
      </w:pPr>
      <w:r>
        <w:t>Plate sets are created using plate templates. Plate templates contain labels that act as place holders for how compounds and controls should be arranged on plates.</w:t>
      </w:r>
      <w:r w:rsidR="00575E91">
        <w:t xml:space="preserve"> </w:t>
      </w:r>
      <w:r>
        <w:t>The process of creating plate templates is covered in detail in the storyboards below.</w:t>
      </w:r>
    </w:p>
    <w:p w14:paraId="26116384" w14:textId="46D02BC7" w:rsidR="003A2546" w:rsidRDefault="003A2546" w:rsidP="003A2546">
      <w:pPr>
        <w:pStyle w:val="BodyText"/>
      </w:pPr>
      <w:r>
        <w:t>Plate templates are stored in the system and can be searched based on several criteria.</w:t>
      </w:r>
    </w:p>
    <w:p w14:paraId="0C820535" w14:textId="77777777" w:rsidR="003A2546" w:rsidRDefault="003A2546" w:rsidP="003A2546">
      <w:pPr>
        <w:pStyle w:val="BodyText"/>
        <w:numPr>
          <w:ilvl w:val="0"/>
          <w:numId w:val="33"/>
        </w:numPr>
        <w:ind w:left="1440"/>
      </w:pPr>
      <w:r>
        <w:t xml:space="preserve">Number of positive </w:t>
      </w:r>
    </w:p>
    <w:p w14:paraId="3B2C3B9F" w14:textId="5BFCC43E" w:rsidR="003A2546" w:rsidRDefault="003A2546" w:rsidP="00575E91">
      <w:pPr>
        <w:pStyle w:val="BodyText"/>
        <w:numPr>
          <w:ilvl w:val="0"/>
          <w:numId w:val="33"/>
        </w:numPr>
        <w:ind w:left="1440"/>
      </w:pPr>
      <w:r>
        <w:t>Number of negative controls</w:t>
      </w:r>
    </w:p>
    <w:p w14:paraId="0B016D59" w14:textId="77777777" w:rsidR="00575E91" w:rsidRDefault="00575E91" w:rsidP="00575E91">
      <w:pPr>
        <w:pStyle w:val="BodyText"/>
        <w:ind w:left="1440"/>
      </w:pPr>
    </w:p>
    <w:p w14:paraId="37A937DF" w14:textId="77777777" w:rsidR="00B44553" w:rsidRPr="00790D3B" w:rsidRDefault="00B44553" w:rsidP="00B44553">
      <w:pPr>
        <w:pStyle w:val="BodyText"/>
        <w:rPr>
          <w:b/>
        </w:rPr>
      </w:pPr>
      <w:r w:rsidRPr="00790D3B">
        <w:rPr>
          <w:b/>
        </w:rPr>
        <w:t>Plate Details</w:t>
      </w:r>
    </w:p>
    <w:p w14:paraId="71D13908" w14:textId="59066CF1" w:rsidR="00B44553" w:rsidRDefault="00B44553" w:rsidP="00B44553">
      <w:pPr>
        <w:pStyle w:val="BodyText"/>
      </w:pPr>
      <w:r>
        <w:t>Plat</w:t>
      </w:r>
      <w:r w:rsidR="00575E91">
        <w:t>es are identified with a plateID</w:t>
      </w:r>
      <w:r>
        <w:t xml:space="preserve"> (a.k.a barcode). Plates are assumed to be rectangular and can be created in any rectangular dimension. The dimension is specified using the number of rows and the number of columns. The product of rows x columns defines the number of</w:t>
      </w:r>
      <w:r w:rsidR="00575E91">
        <w:t xml:space="preserve"> wells that a plate possesses. W</w:t>
      </w:r>
      <w:r>
        <w:t>ells themselves are identified by the plate to which they belong and their row and column coordinates.</w:t>
      </w:r>
    </w:p>
    <w:p w14:paraId="0285CBA4" w14:textId="700F350A" w:rsidR="00B44553" w:rsidRDefault="00B44553" w:rsidP="00B44553">
      <w:pPr>
        <w:pStyle w:val="BodyText"/>
      </w:pPr>
      <w:r>
        <w:t>Plates are made ready for experiment by filling its wells with a specific concentration of a compound.</w:t>
      </w:r>
    </w:p>
    <w:p w14:paraId="14CDD676" w14:textId="25F4CCC8" w:rsidR="00B44553" w:rsidRDefault="00B44553" w:rsidP="00322E25">
      <w:pPr>
        <w:pStyle w:val="BodyText"/>
        <w:rPr>
          <w:b/>
        </w:rPr>
      </w:pPr>
      <w:r>
        <w:t>The concentration of a compound is specified via a number and a unit of measure (e.g., 20 uM).</w:t>
      </w:r>
    </w:p>
    <w:p w14:paraId="668E3CE7" w14:textId="77777777" w:rsidR="00575E91" w:rsidRDefault="00575E91" w:rsidP="00322E25">
      <w:pPr>
        <w:pStyle w:val="BodyText"/>
        <w:rPr>
          <w:b/>
        </w:rPr>
      </w:pP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26686E21" w:rsidR="00F10552" w:rsidRDefault="00F81FB0" w:rsidP="00B52CD5">
      <w:pPr>
        <w:pStyle w:val="BodyText"/>
      </w:pPr>
      <w:r>
        <w:t>New plates can be created using the ‘Add New’ button</w:t>
      </w:r>
      <w:r w:rsidR="00F644FB">
        <w:t xml:space="preserve"> from the experiment manager</w:t>
      </w:r>
      <w:r>
        <w:t>. This leads to a plate set creation wizard. The user uses this wizard to provide relevant information such as</w:t>
      </w:r>
      <w:r w:rsidR="00F10552">
        <w:t>:</w:t>
      </w:r>
    </w:p>
    <w:p w14:paraId="34BDC4A1" w14:textId="59645733" w:rsidR="00F81FB0" w:rsidRDefault="00575E91" w:rsidP="00F10552">
      <w:pPr>
        <w:pStyle w:val="BodyText"/>
        <w:numPr>
          <w:ilvl w:val="0"/>
          <w:numId w:val="29"/>
        </w:numPr>
      </w:pPr>
      <w:r>
        <w:t>T</w:t>
      </w:r>
      <w:r w:rsidR="00F81FB0">
        <w:t>he name of the plate</w:t>
      </w:r>
      <w:r>
        <w:t xml:space="preserve"> set</w:t>
      </w:r>
    </w:p>
    <w:p w14:paraId="5E2B44A5" w14:textId="2BB6A0A1" w:rsidR="00F10552" w:rsidRDefault="00575E91" w:rsidP="00F10552">
      <w:pPr>
        <w:pStyle w:val="BodyText"/>
        <w:numPr>
          <w:ilvl w:val="0"/>
          <w:numId w:val="29"/>
        </w:numPr>
      </w:pPr>
      <w:r>
        <w:t>P</w:t>
      </w:r>
      <w:r w:rsidR="00F10552">
        <w:t>late type (make / model)</w:t>
      </w:r>
    </w:p>
    <w:p w14:paraId="60B7F5A6" w14:textId="312EDFFE" w:rsidR="00F10552" w:rsidRDefault="00F10552" w:rsidP="00F10552">
      <w:pPr>
        <w:pStyle w:val="BodyText"/>
        <w:numPr>
          <w:ilvl w:val="0"/>
          <w:numId w:val="29"/>
        </w:numPr>
      </w:pPr>
      <w:r>
        <w:t># of plates</w:t>
      </w:r>
      <w:r w:rsidR="00790D3B">
        <w:t xml:space="preserve"> and their IDs</w:t>
      </w:r>
    </w:p>
    <w:p w14:paraId="65CAE1F7" w14:textId="7ABFB34E" w:rsidR="00080A72" w:rsidRDefault="00080A72" w:rsidP="00F10552">
      <w:pPr>
        <w:pStyle w:val="BodyText"/>
        <w:numPr>
          <w:ilvl w:val="0"/>
          <w:numId w:val="29"/>
        </w:numPr>
      </w:pPr>
      <w:r>
        <w:t>Dosages per plate</w:t>
      </w:r>
    </w:p>
    <w:p w14:paraId="79C36493" w14:textId="77777777" w:rsidR="00575E91" w:rsidRDefault="00575E91" w:rsidP="00575E91">
      <w:pPr>
        <w:pStyle w:val="BodyText"/>
        <w:ind w:left="1498"/>
      </w:pPr>
    </w:p>
    <w:p w14:paraId="658A28C0" w14:textId="004A48A3" w:rsidR="00080A72" w:rsidRDefault="00080A72" w:rsidP="00B52CD5">
      <w:pPr>
        <w:pStyle w:val="BodyText"/>
        <w:rPr>
          <w:b/>
        </w:rPr>
      </w:pPr>
      <w:r w:rsidRPr="00790D3B">
        <w:rPr>
          <w:b/>
        </w:rPr>
        <w:lastRenderedPageBreak/>
        <w:t>Plate Import / Export</w:t>
      </w:r>
    </w:p>
    <w:p w14:paraId="357442A3" w14:textId="0F559D7E" w:rsidR="006774A0" w:rsidRDefault="00790D3B" w:rsidP="00B44553">
      <w:pPr>
        <w:pStyle w:val="BodyText"/>
      </w:pPr>
      <w:r>
        <w:t>Plate set setup information can be save</w:t>
      </w:r>
      <w:r w:rsidR="00F644FB">
        <w:t>d</w:t>
      </w:r>
      <w:r>
        <w:t xml:space="preserve"> and reused using the import and export feature.</w:t>
      </w:r>
      <w:r w:rsidR="00B44553">
        <w:t xml:space="preserve"> Imports and exports are stored in clear</w:t>
      </w:r>
      <w:r w:rsidR="00575E91">
        <w:t xml:space="preserve"> </w:t>
      </w:r>
      <w:r w:rsidR="00B44553">
        <w:t>text json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r>
        <w:t>The Import feature receives a json export and asks the user to reassign some of the unique fields (plate set name and plate Ids). It will populate the database based on the associated json.</w:t>
      </w:r>
    </w:p>
    <w:p w14:paraId="183D09D9" w14:textId="77777777" w:rsidR="00575E91" w:rsidRDefault="00575E91" w:rsidP="00B44553">
      <w:pPr>
        <w:pStyle w:val="BodyText"/>
      </w:pP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599772B5" w:rsidR="00681D88" w:rsidRDefault="00E37C91" w:rsidP="00B44553">
      <w:pPr>
        <w:pStyle w:val="BodyText"/>
      </w:pPr>
      <w:r>
        <w:t>When a plate created, it reaches a preparing state. ‘Mark prepared’ will mark the plate as prepared and as</w:t>
      </w:r>
      <w:r w:rsidR="00575E91">
        <w:t>sign the marker as the preparer.</w:t>
      </w:r>
    </w:p>
    <w:p w14:paraId="47E3DBFC" w14:textId="7890728F"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00575E91">
        <w:rPr>
          <w:color w:val="FF0000"/>
        </w:rPr>
        <w:t>.</w:t>
      </w:r>
    </w:p>
    <w:p w14:paraId="0C1FB34E" w14:textId="19A8AE90" w:rsidR="00E37C91" w:rsidRDefault="00E37C91" w:rsidP="00B44553">
      <w:pPr>
        <w:pStyle w:val="BodyText"/>
      </w:pPr>
      <w:r>
        <w:t>When the plate is ‘in testing’ the upload a</w:t>
      </w:r>
      <w:r w:rsidR="00575E91">
        <w:t>nalysis will become available. T</w:t>
      </w:r>
      <w:r>
        <w:t xml:space="preserve">his link raises a popup allowing the user to upload the </w:t>
      </w:r>
      <w:r w:rsidR="00225442">
        <w:t xml:space="preserve">analysis provided by the machine. Upon upload, the state will change to ‘tested’. </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7" w:name="_Toc286359810"/>
      <w:r>
        <w:t>Sample Screens / Story Board</w:t>
      </w:r>
      <w:bookmarkEnd w:id="57"/>
    </w:p>
    <w:p w14:paraId="18106996" w14:textId="77777777" w:rsidR="0076409D" w:rsidRDefault="0076409D" w:rsidP="0076409D">
      <w:pPr>
        <w:pStyle w:val="BodyText"/>
      </w:pPr>
    </w:p>
    <w:p w14:paraId="70F91BEC" w14:textId="146FB267" w:rsidR="00701E60" w:rsidRPr="00860608" w:rsidRDefault="00860608" w:rsidP="0076409D">
      <w:pPr>
        <w:pStyle w:val="BodyText"/>
        <w:rPr>
          <w:b/>
        </w:rPr>
      </w:pPr>
      <w:r w:rsidRPr="00860608">
        <w:rPr>
          <w:b/>
        </w:rPr>
        <w:t>Plate Templates</w:t>
      </w:r>
    </w:p>
    <w:p w14:paraId="2C7B7368" w14:textId="77777777" w:rsidR="00701E60" w:rsidRDefault="00701E60" w:rsidP="0076409D">
      <w:pPr>
        <w:pStyle w:val="BodyText"/>
      </w:pPr>
      <w:r>
        <w:rPr>
          <w:noProof/>
        </w:rPr>
        <w:drawing>
          <wp:anchor distT="0" distB="0" distL="114300" distR="114300" simplePos="0" relativeHeight="251675648" behindDoc="0" locked="0" layoutInCell="1" allowOverlap="1" wp14:anchorId="32E41487" wp14:editId="3231E0D4">
            <wp:simplePos x="0" y="0"/>
            <wp:positionH relativeFrom="column">
              <wp:align>left</wp:align>
            </wp:positionH>
            <wp:positionV relativeFrom="paragraph">
              <wp:align>top</wp:align>
            </wp:positionV>
            <wp:extent cx="5716905" cy="3102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s.png"/>
                    <pic:cNvPicPr/>
                  </pic:nvPicPr>
                  <pic:blipFill>
                    <a:blip r:embed="rId17">
                      <a:extLst>
                        <a:ext uri="{28A0092B-C50C-407E-A947-70E740481C1C}">
                          <a14:useLocalDpi xmlns:a14="http://schemas.microsoft.com/office/drawing/2010/main" val="0"/>
                        </a:ext>
                      </a:extLst>
                    </a:blip>
                    <a:stretch>
                      <a:fillRect/>
                    </a:stretch>
                  </pic:blipFill>
                  <pic:spPr>
                    <a:xfrm>
                      <a:off x="0" y="0"/>
                      <a:ext cx="5716905" cy="3102610"/>
                    </a:xfrm>
                    <a:prstGeom prst="rect">
                      <a:avLst/>
                    </a:prstGeom>
                  </pic:spPr>
                </pic:pic>
              </a:graphicData>
            </a:graphic>
          </wp:anchor>
        </w:drawing>
      </w:r>
      <w:r>
        <w:br w:type="textWrapping" w:clear="all"/>
      </w:r>
    </w:p>
    <w:p w14:paraId="05EA9B6F" w14:textId="77777777" w:rsidR="00701E60" w:rsidRDefault="00701E60" w:rsidP="0076409D">
      <w:pPr>
        <w:pStyle w:val="BodyText"/>
      </w:pPr>
      <w:r>
        <w:t>Plates are created from plate Templates.</w:t>
      </w:r>
    </w:p>
    <w:p w14:paraId="298598BC" w14:textId="24629F13" w:rsidR="00701E60" w:rsidRDefault="00701E60" w:rsidP="00701E60">
      <w:pPr>
        <w:pStyle w:val="BodyText"/>
        <w:numPr>
          <w:ilvl w:val="0"/>
          <w:numId w:val="32"/>
        </w:numPr>
      </w:pPr>
      <w:r>
        <w:t>Scientists can</w:t>
      </w:r>
      <w:r w:rsidR="003C0F42">
        <w:t xml:space="preserve"> create new templates using a t</w:t>
      </w:r>
      <w:r>
        <w:t>emplate editor</w:t>
      </w:r>
      <w:r w:rsidR="003C0F42">
        <w:t xml:space="preserve"> (next diagram).</w:t>
      </w:r>
    </w:p>
    <w:p w14:paraId="2E6A8AE5" w14:textId="77777777" w:rsidR="00701E60" w:rsidRDefault="00701E60" w:rsidP="00701E60">
      <w:pPr>
        <w:pStyle w:val="BodyText"/>
        <w:numPr>
          <w:ilvl w:val="0"/>
          <w:numId w:val="32"/>
        </w:numPr>
      </w:pPr>
      <w:r>
        <w:t>Scientists can also create new custom (rectangular) plates with the plate editor.</w:t>
      </w:r>
    </w:p>
    <w:p w14:paraId="5D4F689F" w14:textId="3132AF02" w:rsidR="0076409D" w:rsidRDefault="00701E60" w:rsidP="00701E60">
      <w:pPr>
        <w:pStyle w:val="BodyText"/>
        <w:numPr>
          <w:ilvl w:val="0"/>
          <w:numId w:val="32"/>
        </w:numPr>
      </w:pPr>
      <w:r>
        <w:t>A more common approa</w:t>
      </w:r>
      <w:r w:rsidR="003C0F42">
        <w:t>ch may be to upload existing CSV</w:t>
      </w:r>
      <w:r>
        <w:t xml:space="preserve"> templates into the system.</w:t>
      </w:r>
    </w:p>
    <w:p w14:paraId="3CBCB051" w14:textId="77777777" w:rsidR="00701E60" w:rsidRDefault="00701E60" w:rsidP="0076409D">
      <w:pPr>
        <w:pStyle w:val="BodyText"/>
      </w:pPr>
    </w:p>
    <w:p w14:paraId="771CB7E1" w14:textId="637F9EE5" w:rsidR="00701E60" w:rsidRDefault="00701E60" w:rsidP="0076409D">
      <w:pPr>
        <w:pStyle w:val="BodyText"/>
      </w:pPr>
    </w:p>
    <w:p w14:paraId="55392ECE" w14:textId="77777777" w:rsidR="00860608" w:rsidRDefault="00860608">
      <w:pPr>
        <w:rPr>
          <w:rFonts w:ascii="Arial" w:hAnsi="Arial"/>
          <w:sz w:val="22"/>
        </w:rPr>
      </w:pPr>
      <w:r>
        <w:br w:type="page"/>
      </w:r>
    </w:p>
    <w:p w14:paraId="7EB27AE1" w14:textId="0DC5769F" w:rsidR="0076409D" w:rsidRPr="00860608" w:rsidRDefault="005E5641" w:rsidP="0076409D">
      <w:pPr>
        <w:pStyle w:val="BodyText"/>
        <w:rPr>
          <w:b/>
        </w:rPr>
      </w:pPr>
      <w:r w:rsidRPr="00860608">
        <w:rPr>
          <w:b/>
          <w:noProof/>
        </w:rPr>
        <w:lastRenderedPageBreak/>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sidRPr="00860608">
        <w:rPr>
          <w:b/>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860608" w:rsidRPr="00860608">
        <w:rPr>
          <w:b/>
        </w:rPr>
        <w:t>Plate Template Editor</w:t>
      </w:r>
    </w:p>
    <w:p w14:paraId="2020F7CF" w14:textId="03D53F68" w:rsidR="0076409D" w:rsidRDefault="005155D4" w:rsidP="0076409D">
      <w:pPr>
        <w:pStyle w:val="BodyText"/>
      </w:pPr>
      <w:r>
        <w:rPr>
          <w:noProof/>
        </w:rPr>
        <w:drawing>
          <wp:inline distT="0" distB="0" distL="0" distR="0" wp14:anchorId="26EE1987" wp14:editId="61115413">
            <wp:extent cx="5598333" cy="3127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Edtior.png"/>
                    <pic:cNvPicPr/>
                  </pic:nvPicPr>
                  <pic:blipFill>
                    <a:blip r:embed="rId18">
                      <a:extLst>
                        <a:ext uri="{28A0092B-C50C-407E-A947-70E740481C1C}">
                          <a14:useLocalDpi xmlns:a14="http://schemas.microsoft.com/office/drawing/2010/main" val="0"/>
                        </a:ext>
                      </a:extLst>
                    </a:blip>
                    <a:stretch>
                      <a:fillRect/>
                    </a:stretch>
                  </pic:blipFill>
                  <pic:spPr>
                    <a:xfrm>
                      <a:off x="0" y="0"/>
                      <a:ext cx="5598333" cy="3127345"/>
                    </a:xfrm>
                    <a:prstGeom prst="rect">
                      <a:avLst/>
                    </a:prstGeom>
                  </pic:spPr>
                </pic:pic>
              </a:graphicData>
            </a:graphic>
          </wp:inline>
        </w:drawing>
      </w:r>
    </w:p>
    <w:p w14:paraId="754F879C" w14:textId="77777777" w:rsidR="00701E60" w:rsidRDefault="00701E60" w:rsidP="00701E60">
      <w:pPr>
        <w:pStyle w:val="BodyText"/>
        <w:ind w:left="0"/>
      </w:pPr>
    </w:p>
    <w:p w14:paraId="364F6510" w14:textId="77777777" w:rsidR="005276AE" w:rsidRDefault="00701E60" w:rsidP="005276AE">
      <w:pPr>
        <w:pStyle w:val="BodyText"/>
      </w:pPr>
      <w:r>
        <w:t>The template editor allows scientist to cre</w:t>
      </w:r>
      <w:r w:rsidR="00860608">
        <w:t>ate new plate templates. To each</w:t>
      </w:r>
      <w:r>
        <w:t xml:space="preserve"> template the scien</w:t>
      </w:r>
      <w:r w:rsidR="00A626F8">
        <w:t>tist adds various compound label</w:t>
      </w:r>
      <w:r w:rsidR="003C0F42">
        <w:t xml:space="preserve">s, and </w:t>
      </w:r>
      <w:r w:rsidR="00A626F8">
        <w:t>label</w:t>
      </w:r>
      <w:r w:rsidR="003C0F42">
        <w:t xml:space="preserve"> for positive and</w:t>
      </w:r>
      <w:r>
        <w:t xml:space="preserve"> negative controls.</w:t>
      </w:r>
      <w:r w:rsidR="00A626F8">
        <w:t xml:space="preserve"> </w:t>
      </w:r>
    </w:p>
    <w:p w14:paraId="07125866" w14:textId="1EE4E7E3" w:rsidR="00701E60" w:rsidRDefault="00701E60" w:rsidP="005276AE">
      <w:pPr>
        <w:pStyle w:val="BodyText"/>
      </w:pPr>
      <w:r>
        <w:t xml:space="preserve">When adding a new </w:t>
      </w:r>
      <w:r w:rsidR="00A626F8">
        <w:t>compound</w:t>
      </w:r>
      <w:r w:rsidR="003C0F42">
        <w:t>s</w:t>
      </w:r>
      <w:r w:rsidR="00A626F8">
        <w:t>, positive control</w:t>
      </w:r>
      <w:r w:rsidR="003C0F42">
        <w:t>s</w:t>
      </w:r>
      <w:r w:rsidR="00A626F8">
        <w:t>, or negative control</w:t>
      </w:r>
      <w:r w:rsidR="003C0F42">
        <w:t>s</w:t>
      </w:r>
      <w:r w:rsidR="00A626F8">
        <w:t xml:space="preserve"> the scientist selects the “+” button in the Template palette. The scientist need</w:t>
      </w:r>
      <w:r w:rsidR="003C0F42">
        <w:t>s</w:t>
      </w:r>
      <w:r w:rsidR="00A626F8">
        <w:t xml:space="preserve"> to select if s/he is adding a compound, negative, or positive control. Based on the selection a new item is added to the palette. Items get a new label and color following a convention e.g.</w:t>
      </w:r>
    </w:p>
    <w:p w14:paraId="4EA0B778" w14:textId="4EED1905" w:rsidR="005276AE" w:rsidRDefault="005276AE" w:rsidP="005276AE">
      <w:pPr>
        <w:pStyle w:val="BodyText"/>
        <w:numPr>
          <w:ilvl w:val="0"/>
          <w:numId w:val="35"/>
        </w:numPr>
      </w:pPr>
      <w:r>
        <w:t xml:space="preserve">Compound: </w:t>
      </w:r>
      <w:r w:rsidR="003C0F42">
        <w:t>COMP{number},</w:t>
      </w:r>
    </w:p>
    <w:p w14:paraId="7EED89DD" w14:textId="211655ED" w:rsidR="005276AE" w:rsidRDefault="005276AE" w:rsidP="005276AE">
      <w:pPr>
        <w:pStyle w:val="BodyText"/>
        <w:numPr>
          <w:ilvl w:val="0"/>
          <w:numId w:val="35"/>
        </w:numPr>
      </w:pPr>
      <w:r>
        <w:t xml:space="preserve">Negative Control: </w:t>
      </w:r>
      <w:r w:rsidR="003C0F42">
        <w:t>NEG{number},</w:t>
      </w:r>
    </w:p>
    <w:p w14:paraId="532B4903" w14:textId="70EB28C1" w:rsidR="00A626F8" w:rsidRDefault="005276AE" w:rsidP="005276AE">
      <w:pPr>
        <w:pStyle w:val="BodyText"/>
        <w:numPr>
          <w:ilvl w:val="0"/>
          <w:numId w:val="35"/>
        </w:numPr>
      </w:pPr>
      <w:r>
        <w:t xml:space="preserve">Positive Control: </w:t>
      </w:r>
      <w:r w:rsidR="003C0F42">
        <w:t>POS</w:t>
      </w:r>
      <w:r w:rsidR="00A626F8">
        <w:t>{number}.</w:t>
      </w:r>
    </w:p>
    <w:p w14:paraId="0646985A" w14:textId="27804A86" w:rsidR="0076409D" w:rsidRDefault="00A626F8" w:rsidP="005276AE">
      <w:pPr>
        <w:pStyle w:val="BodyText"/>
      </w:pPr>
      <w:r>
        <w:t>The Scientist can select the color from the palette and add the item to a particular well on the template.</w:t>
      </w:r>
    </w:p>
    <w:p w14:paraId="48AF60AE" w14:textId="5956AD7F" w:rsidR="00036F77" w:rsidRDefault="0076409D">
      <w:r>
        <w:br w:type="page"/>
      </w:r>
    </w:p>
    <w:p w14:paraId="086469F4" w14:textId="77777777" w:rsidR="005155D4" w:rsidRDefault="005155D4"/>
    <w:p w14:paraId="19DF908D" w14:textId="0F415B42" w:rsidR="005155D4" w:rsidRDefault="005155D4">
      <w:r>
        <w:rPr>
          <w:noProof/>
        </w:rPr>
        <w:drawing>
          <wp:anchor distT="0" distB="0" distL="114300" distR="114300" simplePos="0" relativeHeight="251676672" behindDoc="0" locked="0" layoutInCell="1" allowOverlap="1" wp14:anchorId="30D8BD4B" wp14:editId="63106E1F">
            <wp:simplePos x="0" y="0"/>
            <wp:positionH relativeFrom="margin">
              <wp:align>center</wp:align>
            </wp:positionH>
            <wp:positionV relativeFrom="margin">
              <wp:align>top</wp:align>
            </wp:positionV>
            <wp:extent cx="6059805" cy="3288665"/>
            <wp:effectExtent l="0" t="0" r="1079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2.png"/>
                    <pic:cNvPicPr/>
                  </pic:nvPicPr>
                  <pic:blipFill>
                    <a:blip r:embed="rId19">
                      <a:extLst>
                        <a:ext uri="{28A0092B-C50C-407E-A947-70E740481C1C}">
                          <a14:useLocalDpi xmlns:a14="http://schemas.microsoft.com/office/drawing/2010/main" val="0"/>
                        </a:ext>
                      </a:extLst>
                    </a:blip>
                    <a:stretch>
                      <a:fillRect/>
                    </a:stretch>
                  </pic:blipFill>
                  <pic:spPr>
                    <a:xfrm>
                      <a:off x="0" y="0"/>
                      <a:ext cx="6059805" cy="3288665"/>
                    </a:xfrm>
                    <a:prstGeom prst="rect">
                      <a:avLst/>
                    </a:prstGeom>
                  </pic:spPr>
                </pic:pic>
              </a:graphicData>
            </a:graphic>
          </wp:anchor>
        </w:drawing>
      </w:r>
    </w:p>
    <w:p w14:paraId="30B92FB7" w14:textId="7F490F31" w:rsidR="005155D4" w:rsidRPr="005276AE" w:rsidRDefault="005155D4" w:rsidP="005276AE">
      <w:pPr>
        <w:ind w:left="720"/>
        <w:rPr>
          <w:rFonts w:ascii="Arial" w:hAnsi="Arial" w:cs="Arial"/>
          <w:sz w:val="22"/>
          <w:szCs w:val="22"/>
        </w:rPr>
      </w:pPr>
      <w:r w:rsidRPr="005276AE">
        <w:rPr>
          <w:rFonts w:ascii="Arial" w:hAnsi="Arial" w:cs="Arial"/>
          <w:sz w:val="22"/>
          <w:szCs w:val="22"/>
        </w:rPr>
        <w:t>Another option for creating template will be to create a templat</w:t>
      </w:r>
      <w:r w:rsidR="005276AE">
        <w:rPr>
          <w:rFonts w:ascii="Arial" w:hAnsi="Arial" w:cs="Arial"/>
          <w:sz w:val="22"/>
          <w:szCs w:val="22"/>
        </w:rPr>
        <w:t>e from a CSV</w:t>
      </w:r>
      <w:r w:rsidRPr="005276AE">
        <w:rPr>
          <w:rFonts w:ascii="Arial" w:hAnsi="Arial" w:cs="Arial"/>
          <w:sz w:val="22"/>
          <w:szCs w:val="22"/>
        </w:rPr>
        <w:t xml:space="preserve"> file. Scientists may have a number of templates for previous experiments in excel form</w:t>
      </w:r>
      <w:r w:rsidR="005276AE">
        <w:rPr>
          <w:rFonts w:ascii="Arial" w:hAnsi="Arial" w:cs="Arial"/>
          <w:sz w:val="22"/>
          <w:szCs w:val="22"/>
        </w:rPr>
        <w:t>at that can be exported to a CSV</w:t>
      </w:r>
      <w:r w:rsidRPr="005276AE">
        <w:rPr>
          <w:rFonts w:ascii="Arial" w:hAnsi="Arial" w:cs="Arial"/>
          <w:sz w:val="22"/>
          <w:szCs w:val="22"/>
        </w:rPr>
        <w:t xml:space="preserve"> file.</w:t>
      </w:r>
    </w:p>
    <w:p w14:paraId="7A465257" w14:textId="77777777" w:rsidR="005155D4" w:rsidRPr="005276AE" w:rsidRDefault="005155D4" w:rsidP="005276AE">
      <w:pPr>
        <w:ind w:left="720"/>
        <w:rPr>
          <w:rFonts w:ascii="Arial" w:hAnsi="Arial" w:cs="Arial"/>
          <w:sz w:val="22"/>
          <w:szCs w:val="22"/>
        </w:rPr>
      </w:pPr>
    </w:p>
    <w:p w14:paraId="6B7AF526" w14:textId="2EA1C2FD" w:rsidR="005155D4" w:rsidRDefault="005155D4" w:rsidP="005276AE">
      <w:pPr>
        <w:ind w:left="720"/>
        <w:rPr>
          <w:rFonts w:ascii="Arial" w:hAnsi="Arial" w:cs="Arial"/>
          <w:sz w:val="22"/>
          <w:szCs w:val="22"/>
        </w:rPr>
      </w:pPr>
      <w:r w:rsidRPr="005276AE">
        <w:rPr>
          <w:rFonts w:ascii="Arial" w:hAnsi="Arial" w:cs="Arial"/>
          <w:sz w:val="22"/>
          <w:szCs w:val="22"/>
        </w:rPr>
        <w:t xml:space="preserve">We99 propose importing the </w:t>
      </w:r>
      <w:r w:rsidR="005276AE">
        <w:rPr>
          <w:rFonts w:ascii="Arial" w:hAnsi="Arial" w:cs="Arial"/>
          <w:sz w:val="22"/>
          <w:szCs w:val="22"/>
        </w:rPr>
        <w:t>CSV</w:t>
      </w:r>
      <w:r w:rsidRPr="005276AE">
        <w:rPr>
          <w:rFonts w:ascii="Arial" w:hAnsi="Arial" w:cs="Arial"/>
          <w:sz w:val="22"/>
          <w:szCs w:val="22"/>
        </w:rPr>
        <w:t xml:space="preserve"> file to create templates using a labeling convention. </w:t>
      </w:r>
      <w:r w:rsidR="001544E1" w:rsidRPr="005276AE">
        <w:rPr>
          <w:rFonts w:ascii="Arial" w:hAnsi="Arial" w:cs="Arial"/>
          <w:sz w:val="22"/>
          <w:szCs w:val="22"/>
        </w:rPr>
        <w:t xml:space="preserve">Templates need to identify unique compounds, positive controls, and negative controls. </w:t>
      </w:r>
      <w:r w:rsidRPr="005276AE">
        <w:rPr>
          <w:rFonts w:ascii="Arial" w:hAnsi="Arial" w:cs="Arial"/>
          <w:sz w:val="22"/>
          <w:szCs w:val="22"/>
        </w:rPr>
        <w:t>A sample convention could be as follows:</w:t>
      </w:r>
    </w:p>
    <w:p w14:paraId="5A791AD3" w14:textId="77777777" w:rsidR="005276AE" w:rsidRPr="005276AE" w:rsidRDefault="005276AE" w:rsidP="005276AE">
      <w:pPr>
        <w:ind w:left="720"/>
        <w:rPr>
          <w:rFonts w:ascii="Arial" w:hAnsi="Arial" w:cs="Arial"/>
          <w:sz w:val="22"/>
          <w:szCs w:val="22"/>
        </w:rPr>
      </w:pPr>
    </w:p>
    <w:p w14:paraId="0B8952C1" w14:textId="56FD618A"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Comp</w:t>
      </w:r>
      <w:r w:rsidR="005276AE">
        <w:rPr>
          <w:rFonts w:ascii="Arial" w:hAnsi="Arial" w:cs="Arial"/>
          <w:sz w:val="22"/>
          <w:szCs w:val="22"/>
        </w:rPr>
        <w:t>o</w:t>
      </w:r>
      <w:r w:rsidRPr="005276AE">
        <w:rPr>
          <w:rFonts w:ascii="Arial" w:hAnsi="Arial" w:cs="Arial"/>
          <w:sz w:val="22"/>
          <w:szCs w:val="22"/>
        </w:rPr>
        <w:t>unds</w:t>
      </w:r>
      <w:r w:rsidR="005276AE" w:rsidRPr="005276AE">
        <w:rPr>
          <w:rFonts w:ascii="Arial" w:hAnsi="Arial" w:cs="Arial"/>
          <w:sz w:val="22"/>
          <w:szCs w:val="22"/>
        </w:rPr>
        <w:t xml:space="preserve">: </w:t>
      </w:r>
      <w:r w:rsidRPr="005276AE">
        <w:rPr>
          <w:rFonts w:ascii="Arial" w:hAnsi="Arial" w:cs="Arial"/>
          <w:sz w:val="22"/>
          <w:szCs w:val="22"/>
        </w:rPr>
        <w:t>COMP{Number}</w:t>
      </w:r>
    </w:p>
    <w:p w14:paraId="7194AB6D" w14:textId="0E54881F"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Positive Control</w:t>
      </w:r>
      <w:r w:rsidR="005276AE" w:rsidRPr="005276AE">
        <w:rPr>
          <w:rFonts w:ascii="Arial" w:hAnsi="Arial" w:cs="Arial"/>
          <w:sz w:val="22"/>
          <w:szCs w:val="22"/>
        </w:rPr>
        <w:t xml:space="preserve">s: </w:t>
      </w:r>
      <w:r w:rsidRPr="005276AE">
        <w:rPr>
          <w:rFonts w:ascii="Arial" w:hAnsi="Arial" w:cs="Arial"/>
          <w:sz w:val="22"/>
          <w:szCs w:val="22"/>
        </w:rPr>
        <w:t>POS{Number}</w:t>
      </w:r>
    </w:p>
    <w:p w14:paraId="4C1BE894" w14:textId="566CB26C"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Negative Control</w:t>
      </w:r>
      <w:r w:rsidR="005276AE" w:rsidRPr="005276AE">
        <w:rPr>
          <w:rFonts w:ascii="Arial" w:hAnsi="Arial" w:cs="Arial"/>
          <w:sz w:val="22"/>
          <w:szCs w:val="22"/>
        </w:rPr>
        <w:t xml:space="preserve">s: </w:t>
      </w:r>
      <w:r w:rsidRPr="005276AE">
        <w:rPr>
          <w:rFonts w:ascii="Arial" w:hAnsi="Arial" w:cs="Arial"/>
          <w:sz w:val="22"/>
          <w:szCs w:val="22"/>
        </w:rPr>
        <w:t>NEG{Number}</w:t>
      </w:r>
    </w:p>
    <w:p w14:paraId="5C8850FC" w14:textId="77777777" w:rsidR="005155D4" w:rsidRPr="005276AE" w:rsidRDefault="005155D4" w:rsidP="005276AE">
      <w:pPr>
        <w:ind w:left="720"/>
        <w:rPr>
          <w:rFonts w:ascii="Arial" w:hAnsi="Arial" w:cs="Arial"/>
          <w:sz w:val="22"/>
          <w:szCs w:val="22"/>
        </w:rPr>
      </w:pPr>
    </w:p>
    <w:p w14:paraId="32D6C7BE" w14:textId="6BDD2FC1"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contains labels following the convention the import will be extremely simple. All the Scientist would have to do is provid</w:t>
      </w:r>
      <w:r w:rsidR="00860608" w:rsidRPr="005276AE">
        <w:rPr>
          <w:rFonts w:ascii="Arial" w:hAnsi="Arial" w:cs="Arial"/>
          <w:sz w:val="22"/>
          <w:szCs w:val="22"/>
        </w:rPr>
        <w:t>e a name for the imported template</w:t>
      </w:r>
      <w:r w:rsidRPr="005276AE">
        <w:rPr>
          <w:rFonts w:ascii="Arial" w:hAnsi="Arial" w:cs="Arial"/>
          <w:sz w:val="22"/>
          <w:szCs w:val="22"/>
        </w:rPr>
        <w:t xml:space="preserve"> and save </w:t>
      </w:r>
      <w:r w:rsidR="00860608" w:rsidRPr="005276AE">
        <w:rPr>
          <w:rFonts w:ascii="Arial" w:hAnsi="Arial" w:cs="Arial"/>
          <w:sz w:val="22"/>
          <w:szCs w:val="22"/>
        </w:rPr>
        <w:t xml:space="preserve">it </w:t>
      </w:r>
      <w:r w:rsidRPr="005276AE">
        <w:rPr>
          <w:rFonts w:ascii="Arial" w:hAnsi="Arial" w:cs="Arial"/>
          <w:sz w:val="22"/>
          <w:szCs w:val="22"/>
        </w:rPr>
        <w:t>to the database.</w:t>
      </w:r>
    </w:p>
    <w:p w14:paraId="68300DF7" w14:textId="77777777" w:rsidR="005155D4" w:rsidRPr="005276AE" w:rsidRDefault="005155D4" w:rsidP="005276AE">
      <w:pPr>
        <w:ind w:left="720"/>
        <w:rPr>
          <w:rFonts w:ascii="Arial" w:hAnsi="Arial" w:cs="Arial"/>
          <w:sz w:val="22"/>
          <w:szCs w:val="22"/>
        </w:rPr>
      </w:pPr>
    </w:p>
    <w:p w14:paraId="60C549A7" w14:textId="3B7FC8CD" w:rsidR="005155D4" w:rsidRDefault="00860608"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w:t>
      </w:r>
      <w:r w:rsidR="005155D4" w:rsidRPr="005276AE">
        <w:rPr>
          <w:rFonts w:ascii="Arial" w:hAnsi="Arial" w:cs="Arial"/>
          <w:sz w:val="22"/>
          <w:szCs w:val="22"/>
        </w:rPr>
        <w:t xml:space="preserve">s labels that do not follow the convention, then the Scientist will be prompted to map the unidentified fields to </w:t>
      </w:r>
      <w:r w:rsidRPr="005276AE">
        <w:rPr>
          <w:rFonts w:ascii="Arial" w:hAnsi="Arial" w:cs="Arial"/>
          <w:sz w:val="22"/>
          <w:szCs w:val="22"/>
        </w:rPr>
        <w:t>labels that follow the conventi</w:t>
      </w:r>
      <w:r w:rsidR="005155D4" w:rsidRPr="005276AE">
        <w:rPr>
          <w:rFonts w:ascii="Arial" w:hAnsi="Arial" w:cs="Arial"/>
          <w:sz w:val="22"/>
          <w:szCs w:val="22"/>
        </w:rPr>
        <w:t xml:space="preserve">on. </w:t>
      </w:r>
    </w:p>
    <w:p w14:paraId="30472974" w14:textId="77777777" w:rsidR="005276AE" w:rsidRPr="005276AE" w:rsidRDefault="005276AE" w:rsidP="005276AE">
      <w:pPr>
        <w:ind w:left="720"/>
        <w:rPr>
          <w:rFonts w:ascii="Arial" w:hAnsi="Arial" w:cs="Arial"/>
          <w:sz w:val="22"/>
          <w:szCs w:val="22"/>
        </w:rPr>
      </w:pPr>
    </w:p>
    <w:p w14:paraId="0BA77A7E" w14:textId="799B5449"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This concept could be extended to allow Scientists to have their own labeling convention for plate templates allowing them to import existing </w:t>
      </w:r>
      <w:r w:rsidR="005276AE">
        <w:rPr>
          <w:rFonts w:ascii="Arial" w:hAnsi="Arial" w:cs="Arial"/>
          <w:sz w:val="22"/>
          <w:szCs w:val="22"/>
        </w:rPr>
        <w:t>CSV</w:t>
      </w:r>
      <w:r w:rsidRPr="005276AE">
        <w:rPr>
          <w:rFonts w:ascii="Arial" w:hAnsi="Arial" w:cs="Arial"/>
          <w:sz w:val="22"/>
          <w:szCs w:val="22"/>
        </w:rPr>
        <w:t xml:space="preserve"> templates easily.</w:t>
      </w:r>
    </w:p>
    <w:p w14:paraId="75360B54" w14:textId="77777777" w:rsidR="005155D4" w:rsidRDefault="005155D4"/>
    <w:p w14:paraId="364F5D2E" w14:textId="238A8859" w:rsidR="005276AE" w:rsidRDefault="005276AE">
      <w:r>
        <w:br w:type="page"/>
      </w:r>
    </w:p>
    <w:p w14:paraId="39E63D8B" w14:textId="77777777" w:rsidR="00036F77" w:rsidRDefault="00036F77">
      <w:pPr>
        <w:rPr>
          <w:rFonts w:ascii="Arial" w:hAnsi="Arial"/>
          <w:sz w:val="22"/>
        </w:rPr>
      </w:pPr>
    </w:p>
    <w:p w14:paraId="5DBB3785" w14:textId="77777777" w:rsidR="005276AE" w:rsidRDefault="005276AE">
      <w:pPr>
        <w:rPr>
          <w:rFonts w:ascii="Arial" w:hAnsi="Arial"/>
          <w:sz w:val="22"/>
        </w:rPr>
      </w:pPr>
    </w:p>
    <w:p w14:paraId="505B91BC" w14:textId="6AE5C921" w:rsidR="00036F77" w:rsidRDefault="00036F77" w:rsidP="00036F77">
      <w:pPr>
        <w:rPr>
          <w:rFonts w:ascii="Arial" w:hAnsi="Arial"/>
          <w:sz w:val="22"/>
        </w:rPr>
      </w:pPr>
      <w:r>
        <w:rPr>
          <w:rFonts w:ascii="Arial" w:hAnsi="Arial"/>
          <w:noProof/>
          <w:sz w:val="22"/>
        </w:rPr>
        <w:drawing>
          <wp:anchor distT="0" distB="0" distL="114300" distR="114300" simplePos="0" relativeHeight="251677696" behindDoc="0" locked="0" layoutInCell="1" allowOverlap="1" wp14:anchorId="2300E1B1" wp14:editId="76594922">
            <wp:simplePos x="0" y="0"/>
            <wp:positionH relativeFrom="margin">
              <wp:align>center</wp:align>
            </wp:positionH>
            <wp:positionV relativeFrom="margin">
              <wp:align>top</wp:align>
            </wp:positionV>
            <wp:extent cx="6010910" cy="4408170"/>
            <wp:effectExtent l="0" t="0" r="8890" b="1143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PlateTemplate.png"/>
                    <pic:cNvPicPr/>
                  </pic:nvPicPr>
                  <pic:blipFill>
                    <a:blip r:embed="rId20">
                      <a:extLst>
                        <a:ext uri="{28A0092B-C50C-407E-A947-70E740481C1C}">
                          <a14:useLocalDpi xmlns:a14="http://schemas.microsoft.com/office/drawing/2010/main" val="0"/>
                        </a:ext>
                      </a:extLst>
                    </a:blip>
                    <a:stretch>
                      <a:fillRect/>
                    </a:stretch>
                  </pic:blipFill>
                  <pic:spPr>
                    <a:xfrm>
                      <a:off x="0" y="0"/>
                      <a:ext cx="6010910" cy="4408170"/>
                    </a:xfrm>
                    <a:prstGeom prst="rect">
                      <a:avLst/>
                    </a:prstGeom>
                  </pic:spPr>
                </pic:pic>
              </a:graphicData>
            </a:graphic>
          </wp:anchor>
        </w:drawing>
      </w:r>
    </w:p>
    <w:p w14:paraId="172D16C3" w14:textId="6777023E" w:rsidR="001544E1" w:rsidRDefault="00036F77" w:rsidP="00036F77">
      <w:pPr>
        <w:ind w:left="720"/>
        <w:rPr>
          <w:rFonts w:ascii="Arial" w:hAnsi="Arial"/>
          <w:sz w:val="22"/>
        </w:rPr>
      </w:pPr>
      <w:r>
        <w:rPr>
          <w:rFonts w:ascii="Arial" w:hAnsi="Arial"/>
          <w:sz w:val="22"/>
        </w:rPr>
        <w:t xml:space="preserve">The </w:t>
      </w:r>
      <w:r w:rsidR="001544E1">
        <w:rPr>
          <w:rFonts w:ascii="Arial" w:hAnsi="Arial"/>
          <w:sz w:val="22"/>
        </w:rPr>
        <w:t>scientist then creates plates sets for the experiment. During this stage the Scientist need</w:t>
      </w:r>
      <w:r w:rsidR="00860608">
        <w:rPr>
          <w:rFonts w:ascii="Arial" w:hAnsi="Arial"/>
          <w:sz w:val="22"/>
        </w:rPr>
        <w:t>s</w:t>
      </w:r>
      <w:r w:rsidR="001544E1">
        <w:rPr>
          <w:rFonts w:ascii="Arial" w:hAnsi="Arial"/>
          <w:sz w:val="22"/>
        </w:rPr>
        <w:t xml:space="preserve"> to map the </w:t>
      </w:r>
      <w:r w:rsidR="00860608">
        <w:rPr>
          <w:rFonts w:ascii="Arial" w:hAnsi="Arial"/>
          <w:sz w:val="22"/>
        </w:rPr>
        <w:t xml:space="preserve">real compounds and controls that are to be on the plate to </w:t>
      </w:r>
      <w:r w:rsidR="001544E1">
        <w:rPr>
          <w:rFonts w:ascii="Arial" w:hAnsi="Arial"/>
          <w:sz w:val="22"/>
        </w:rPr>
        <w:t>compound and</w:t>
      </w:r>
      <w:r w:rsidR="00860608">
        <w:rPr>
          <w:rFonts w:ascii="Arial" w:hAnsi="Arial"/>
          <w:sz w:val="22"/>
        </w:rPr>
        <w:t xml:space="preserve"> control labels on the template.</w:t>
      </w:r>
    </w:p>
    <w:p w14:paraId="5E36650C" w14:textId="77777777" w:rsidR="001544E1" w:rsidRDefault="001544E1" w:rsidP="00036F77">
      <w:pPr>
        <w:ind w:left="720"/>
        <w:rPr>
          <w:rFonts w:ascii="Arial" w:hAnsi="Arial"/>
          <w:sz w:val="22"/>
        </w:rPr>
      </w:pPr>
    </w:p>
    <w:p w14:paraId="08E05CF7" w14:textId="4517136F" w:rsidR="001544E1" w:rsidRPr="00036F77" w:rsidRDefault="001544E1" w:rsidP="00036F77">
      <w:pPr>
        <w:pStyle w:val="ListParagraph"/>
        <w:numPr>
          <w:ilvl w:val="0"/>
          <w:numId w:val="36"/>
        </w:numPr>
        <w:rPr>
          <w:rFonts w:ascii="Arial" w:hAnsi="Arial"/>
          <w:sz w:val="22"/>
        </w:rPr>
      </w:pPr>
      <w:r w:rsidRPr="00036F77">
        <w:rPr>
          <w:rFonts w:ascii="Arial" w:hAnsi="Arial"/>
          <w:sz w:val="22"/>
        </w:rPr>
        <w:t>The scientist provides a name for the plate set.</w:t>
      </w:r>
    </w:p>
    <w:p w14:paraId="42C87854" w14:textId="15D6F9E6" w:rsidR="00D03F95" w:rsidRPr="00036F77" w:rsidRDefault="001544E1" w:rsidP="00036F77">
      <w:pPr>
        <w:pStyle w:val="ListParagraph"/>
        <w:numPr>
          <w:ilvl w:val="0"/>
          <w:numId w:val="36"/>
        </w:numPr>
        <w:rPr>
          <w:rFonts w:ascii="Arial" w:hAnsi="Arial"/>
          <w:sz w:val="22"/>
        </w:rPr>
      </w:pPr>
      <w:r w:rsidRPr="00036F77">
        <w:rPr>
          <w:rFonts w:ascii="Arial" w:hAnsi="Arial"/>
          <w:sz w:val="22"/>
        </w:rPr>
        <w:t>Then selects the type of plate</w:t>
      </w:r>
      <w:r w:rsidR="00D03F95" w:rsidRPr="00036F77">
        <w:rPr>
          <w:rFonts w:ascii="Arial" w:hAnsi="Arial"/>
          <w:sz w:val="22"/>
        </w:rPr>
        <w:t xml:space="preserve"> to be used (see ordering diagram). The plate type contains details regarding the actual physical plate to be used e.g. manufacturer, material etc.</w:t>
      </w:r>
    </w:p>
    <w:p w14:paraId="311626D2" w14:textId="49260D90"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then selects the template to be used for the plate set.</w:t>
      </w:r>
    </w:p>
    <w:p w14:paraId="39DC07DA" w14:textId="44315785" w:rsidR="00D03F95" w:rsidRPr="00036F77" w:rsidRDefault="00D03F95" w:rsidP="00036F77">
      <w:pPr>
        <w:pStyle w:val="ListParagraph"/>
        <w:numPr>
          <w:ilvl w:val="0"/>
          <w:numId w:val="36"/>
        </w:numPr>
        <w:rPr>
          <w:rFonts w:ascii="Arial" w:hAnsi="Arial"/>
          <w:sz w:val="22"/>
        </w:rPr>
      </w:pPr>
      <w:r w:rsidRPr="00036F77">
        <w:rPr>
          <w:rFonts w:ascii="Arial" w:hAnsi="Arial"/>
          <w:sz w:val="22"/>
        </w:rPr>
        <w:t>The system will determine number of comp</w:t>
      </w:r>
      <w:r w:rsidR="00575E91" w:rsidRPr="00036F77">
        <w:rPr>
          <w:rFonts w:ascii="Arial" w:hAnsi="Arial"/>
          <w:sz w:val="22"/>
        </w:rPr>
        <w:t>o</w:t>
      </w:r>
      <w:r w:rsidRPr="00036F77">
        <w:rPr>
          <w:rFonts w:ascii="Arial" w:hAnsi="Arial"/>
          <w:sz w:val="22"/>
        </w:rPr>
        <w:t>unds, positive controls and negative controls that need to be specified for the plate.</w:t>
      </w:r>
    </w:p>
    <w:p w14:paraId="60922407" w14:textId="6F31A09B"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adds the comp</w:t>
      </w:r>
      <w:r w:rsidR="00575E91" w:rsidRPr="00036F77">
        <w:rPr>
          <w:rFonts w:ascii="Arial" w:hAnsi="Arial"/>
          <w:sz w:val="22"/>
        </w:rPr>
        <w:t>o</w:t>
      </w:r>
      <w:r w:rsidRPr="00036F77">
        <w:rPr>
          <w:rFonts w:ascii="Arial" w:hAnsi="Arial"/>
          <w:sz w:val="22"/>
        </w:rPr>
        <w:t>unds and controls using a dropdown or picker from available comp</w:t>
      </w:r>
      <w:r w:rsidR="00575E91" w:rsidRPr="00036F77">
        <w:rPr>
          <w:rFonts w:ascii="Arial" w:hAnsi="Arial"/>
          <w:sz w:val="22"/>
        </w:rPr>
        <w:t>o</w:t>
      </w:r>
      <w:r w:rsidRPr="00036F77">
        <w:rPr>
          <w:rFonts w:ascii="Arial" w:hAnsi="Arial"/>
          <w:sz w:val="22"/>
        </w:rPr>
        <w:t>unds and controls stored in the database.</w:t>
      </w:r>
    </w:p>
    <w:p w14:paraId="12A9D2C2" w14:textId="6531F053" w:rsidR="00D03F95" w:rsidRPr="00036F77" w:rsidRDefault="00D03F95" w:rsidP="00036F77">
      <w:pPr>
        <w:pStyle w:val="ListParagraph"/>
        <w:numPr>
          <w:ilvl w:val="0"/>
          <w:numId w:val="36"/>
        </w:numPr>
        <w:rPr>
          <w:rFonts w:ascii="Arial" w:hAnsi="Arial"/>
          <w:sz w:val="22"/>
        </w:rPr>
      </w:pPr>
      <w:r w:rsidRPr="00036F77">
        <w:rPr>
          <w:rFonts w:ascii="Arial" w:hAnsi="Arial"/>
          <w:sz w:val="22"/>
        </w:rPr>
        <w:t>Once complete the scientist selects continue</w:t>
      </w:r>
    </w:p>
    <w:p w14:paraId="18072562" w14:textId="77777777" w:rsidR="00D03F95" w:rsidRDefault="00D03F95">
      <w:pPr>
        <w:rPr>
          <w:rFonts w:ascii="Arial" w:hAnsi="Arial"/>
          <w:sz w:val="22"/>
        </w:rPr>
      </w:pPr>
    </w:p>
    <w:p w14:paraId="47DD842E" w14:textId="01D9B5DD" w:rsidR="00036F77" w:rsidRDefault="00036F77">
      <w:pPr>
        <w:rPr>
          <w:rFonts w:ascii="Arial" w:hAnsi="Arial"/>
          <w:sz w:val="22"/>
        </w:rPr>
      </w:pPr>
      <w:r>
        <w:rPr>
          <w:rFonts w:ascii="Arial" w:hAnsi="Arial"/>
          <w:sz w:val="22"/>
        </w:rPr>
        <w:br w:type="page"/>
      </w:r>
    </w:p>
    <w:p w14:paraId="18228188" w14:textId="77777777" w:rsidR="00D03F95" w:rsidRDefault="00D03F95">
      <w:pPr>
        <w:rPr>
          <w:rFonts w:ascii="Arial" w:hAnsi="Arial"/>
          <w:sz w:val="22"/>
        </w:rPr>
      </w:pPr>
    </w:p>
    <w:p w14:paraId="609FC89E" w14:textId="55B41C6F" w:rsidR="0076409D" w:rsidRDefault="00D03F95">
      <w:pPr>
        <w:rPr>
          <w:rFonts w:ascii="Arial" w:hAnsi="Arial"/>
          <w:sz w:val="22"/>
        </w:rPr>
      </w:pPr>
      <w:r>
        <w:rPr>
          <w:rFonts w:ascii="Arial" w:hAnsi="Arial"/>
          <w:noProof/>
          <w:sz w:val="22"/>
        </w:rPr>
        <w:drawing>
          <wp:anchor distT="0" distB="0" distL="114300" distR="114300" simplePos="0" relativeHeight="251678720" behindDoc="0" locked="0" layoutInCell="1" allowOverlap="1" wp14:anchorId="7ECFF241" wp14:editId="19829EFD">
            <wp:simplePos x="0" y="0"/>
            <wp:positionH relativeFrom="margin">
              <wp:align>center</wp:align>
            </wp:positionH>
            <wp:positionV relativeFrom="margin">
              <wp:align>top</wp:align>
            </wp:positionV>
            <wp:extent cx="5822315" cy="42703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etDose.png"/>
                    <pic:cNvPicPr/>
                  </pic:nvPicPr>
                  <pic:blipFill>
                    <a:blip r:embed="rId21">
                      <a:extLst>
                        <a:ext uri="{28A0092B-C50C-407E-A947-70E740481C1C}">
                          <a14:useLocalDpi xmlns:a14="http://schemas.microsoft.com/office/drawing/2010/main" val="0"/>
                        </a:ext>
                      </a:extLst>
                    </a:blip>
                    <a:stretch>
                      <a:fillRect/>
                    </a:stretch>
                  </pic:blipFill>
                  <pic:spPr>
                    <a:xfrm>
                      <a:off x="0" y="0"/>
                      <a:ext cx="5822315" cy="4270375"/>
                    </a:xfrm>
                    <a:prstGeom prst="rect">
                      <a:avLst/>
                    </a:prstGeom>
                  </pic:spPr>
                </pic:pic>
              </a:graphicData>
            </a:graphic>
          </wp:anchor>
        </w:drawing>
      </w:r>
    </w:p>
    <w:p w14:paraId="124C3072" w14:textId="77777777" w:rsidR="00D03F95" w:rsidRDefault="00D03F95">
      <w:pPr>
        <w:rPr>
          <w:rFonts w:ascii="Arial" w:hAnsi="Arial"/>
          <w:sz w:val="22"/>
        </w:rPr>
      </w:pPr>
    </w:p>
    <w:p w14:paraId="431A11FF" w14:textId="77777777" w:rsidR="00036F77" w:rsidRDefault="00036F77">
      <w:pPr>
        <w:rPr>
          <w:rFonts w:ascii="Arial" w:hAnsi="Arial"/>
          <w:sz w:val="22"/>
        </w:rPr>
      </w:pPr>
    </w:p>
    <w:p w14:paraId="5A31456B" w14:textId="77777777" w:rsidR="00036F77" w:rsidRDefault="00036F77">
      <w:pPr>
        <w:rPr>
          <w:rFonts w:ascii="Arial" w:hAnsi="Arial"/>
          <w:sz w:val="22"/>
        </w:rPr>
      </w:pPr>
    </w:p>
    <w:p w14:paraId="2F40F549" w14:textId="77777777" w:rsidR="00036F77" w:rsidRDefault="00036F77">
      <w:pPr>
        <w:rPr>
          <w:rFonts w:ascii="Arial" w:hAnsi="Arial"/>
          <w:sz w:val="22"/>
        </w:rPr>
      </w:pPr>
    </w:p>
    <w:p w14:paraId="6A0EBC12" w14:textId="77777777" w:rsidR="00036F77" w:rsidRDefault="00036F77">
      <w:pPr>
        <w:rPr>
          <w:rFonts w:ascii="Arial" w:hAnsi="Arial"/>
          <w:sz w:val="22"/>
        </w:rPr>
      </w:pPr>
    </w:p>
    <w:p w14:paraId="5251F47A" w14:textId="77777777" w:rsidR="00036F77" w:rsidRDefault="00036F77">
      <w:pPr>
        <w:rPr>
          <w:rFonts w:ascii="Arial" w:hAnsi="Arial"/>
          <w:sz w:val="22"/>
        </w:rPr>
      </w:pPr>
    </w:p>
    <w:p w14:paraId="2D1CC26A" w14:textId="77777777" w:rsidR="00036F77" w:rsidRDefault="00036F77">
      <w:pPr>
        <w:rPr>
          <w:rFonts w:ascii="Arial" w:hAnsi="Arial"/>
          <w:sz w:val="22"/>
        </w:rPr>
      </w:pPr>
    </w:p>
    <w:p w14:paraId="435B2B08" w14:textId="77777777" w:rsidR="00036F77" w:rsidRDefault="00036F77">
      <w:pPr>
        <w:rPr>
          <w:rFonts w:ascii="Arial" w:hAnsi="Arial"/>
          <w:sz w:val="22"/>
        </w:rPr>
      </w:pPr>
    </w:p>
    <w:p w14:paraId="1B8EB989" w14:textId="77777777" w:rsidR="00036F77" w:rsidRDefault="00036F77">
      <w:pPr>
        <w:rPr>
          <w:rFonts w:ascii="Arial" w:hAnsi="Arial"/>
          <w:sz w:val="22"/>
        </w:rPr>
      </w:pPr>
    </w:p>
    <w:p w14:paraId="4D707843" w14:textId="77777777" w:rsidR="00036F77" w:rsidRDefault="00036F77">
      <w:pPr>
        <w:rPr>
          <w:rFonts w:ascii="Arial" w:hAnsi="Arial"/>
          <w:sz w:val="22"/>
        </w:rPr>
      </w:pPr>
    </w:p>
    <w:p w14:paraId="6EC284B8" w14:textId="77777777" w:rsidR="00036F77" w:rsidRDefault="00036F77">
      <w:pPr>
        <w:rPr>
          <w:rFonts w:ascii="Arial" w:hAnsi="Arial"/>
          <w:sz w:val="22"/>
        </w:rPr>
      </w:pPr>
    </w:p>
    <w:p w14:paraId="376A73A4" w14:textId="77777777" w:rsidR="00036F77" w:rsidRDefault="00036F77">
      <w:pPr>
        <w:rPr>
          <w:rFonts w:ascii="Arial" w:hAnsi="Arial"/>
          <w:sz w:val="22"/>
        </w:rPr>
      </w:pPr>
    </w:p>
    <w:p w14:paraId="09E32A88" w14:textId="77777777" w:rsidR="00036F77" w:rsidRDefault="00036F77">
      <w:pPr>
        <w:rPr>
          <w:rFonts w:ascii="Arial" w:hAnsi="Arial"/>
          <w:sz w:val="22"/>
        </w:rPr>
      </w:pPr>
    </w:p>
    <w:p w14:paraId="6AE34F9D" w14:textId="77777777" w:rsidR="00036F77" w:rsidRDefault="00036F77">
      <w:pPr>
        <w:rPr>
          <w:rFonts w:ascii="Arial" w:hAnsi="Arial"/>
          <w:sz w:val="22"/>
        </w:rPr>
      </w:pPr>
    </w:p>
    <w:p w14:paraId="2D721A52" w14:textId="77777777" w:rsidR="00036F77" w:rsidRDefault="00036F77">
      <w:pPr>
        <w:rPr>
          <w:rFonts w:ascii="Arial" w:hAnsi="Arial"/>
          <w:sz w:val="22"/>
        </w:rPr>
      </w:pPr>
    </w:p>
    <w:p w14:paraId="0D687F01" w14:textId="77777777" w:rsidR="00036F77" w:rsidRDefault="00036F77">
      <w:pPr>
        <w:rPr>
          <w:rFonts w:ascii="Arial" w:hAnsi="Arial"/>
          <w:sz w:val="22"/>
        </w:rPr>
      </w:pPr>
    </w:p>
    <w:p w14:paraId="7CDCFA37" w14:textId="77777777" w:rsidR="00036F77" w:rsidRDefault="00036F77">
      <w:pPr>
        <w:rPr>
          <w:rFonts w:ascii="Arial" w:hAnsi="Arial"/>
          <w:sz w:val="22"/>
        </w:rPr>
      </w:pPr>
    </w:p>
    <w:p w14:paraId="4477FA4E" w14:textId="77777777" w:rsidR="00036F77" w:rsidRDefault="00036F77">
      <w:pPr>
        <w:rPr>
          <w:rFonts w:ascii="Arial" w:hAnsi="Arial"/>
          <w:sz w:val="22"/>
        </w:rPr>
      </w:pPr>
    </w:p>
    <w:p w14:paraId="49CA5295" w14:textId="77777777" w:rsidR="00036F77" w:rsidRDefault="00036F77">
      <w:pPr>
        <w:rPr>
          <w:rFonts w:ascii="Arial" w:hAnsi="Arial"/>
          <w:sz w:val="22"/>
        </w:rPr>
      </w:pPr>
    </w:p>
    <w:p w14:paraId="71CF0C92" w14:textId="77777777" w:rsidR="00036F77" w:rsidRDefault="00036F77">
      <w:pPr>
        <w:rPr>
          <w:rFonts w:ascii="Arial" w:hAnsi="Arial"/>
          <w:sz w:val="22"/>
        </w:rPr>
      </w:pPr>
    </w:p>
    <w:p w14:paraId="2F223334" w14:textId="77777777" w:rsidR="00036F77" w:rsidRDefault="00036F77">
      <w:pPr>
        <w:rPr>
          <w:rFonts w:ascii="Arial" w:hAnsi="Arial"/>
          <w:sz w:val="22"/>
        </w:rPr>
      </w:pPr>
    </w:p>
    <w:p w14:paraId="4E131699" w14:textId="77777777" w:rsidR="00036F77" w:rsidRDefault="00036F77">
      <w:pPr>
        <w:rPr>
          <w:rFonts w:ascii="Arial" w:hAnsi="Arial"/>
          <w:sz w:val="22"/>
        </w:rPr>
      </w:pPr>
    </w:p>
    <w:p w14:paraId="03C7D514" w14:textId="77777777" w:rsidR="0056181F" w:rsidRDefault="0056181F">
      <w:pPr>
        <w:rPr>
          <w:rFonts w:ascii="Arial" w:hAnsi="Arial"/>
          <w:sz w:val="22"/>
        </w:rPr>
      </w:pPr>
    </w:p>
    <w:p w14:paraId="24460150" w14:textId="77777777" w:rsidR="0056181F" w:rsidRDefault="0056181F">
      <w:pPr>
        <w:rPr>
          <w:rFonts w:ascii="Arial" w:hAnsi="Arial"/>
          <w:sz w:val="22"/>
        </w:rPr>
      </w:pPr>
    </w:p>
    <w:p w14:paraId="2CAD1183" w14:textId="77777777" w:rsidR="0056181F" w:rsidRDefault="0056181F">
      <w:pPr>
        <w:rPr>
          <w:rFonts w:ascii="Arial" w:hAnsi="Arial"/>
          <w:sz w:val="22"/>
        </w:rPr>
      </w:pPr>
    </w:p>
    <w:p w14:paraId="068591F4" w14:textId="77777777" w:rsidR="0056181F" w:rsidRDefault="0056181F">
      <w:pPr>
        <w:rPr>
          <w:rFonts w:ascii="Arial" w:hAnsi="Arial"/>
          <w:sz w:val="22"/>
        </w:rPr>
      </w:pPr>
    </w:p>
    <w:p w14:paraId="4D3CFC6E" w14:textId="77777777" w:rsidR="0056181F" w:rsidRDefault="0056181F">
      <w:pPr>
        <w:rPr>
          <w:rFonts w:ascii="Arial" w:hAnsi="Arial"/>
          <w:sz w:val="22"/>
        </w:rPr>
      </w:pPr>
    </w:p>
    <w:p w14:paraId="0FEB39DE" w14:textId="07E24C51" w:rsidR="00D03F95" w:rsidRDefault="00D03F95" w:rsidP="0056181F">
      <w:pPr>
        <w:ind w:left="720"/>
        <w:rPr>
          <w:rFonts w:ascii="Arial" w:hAnsi="Arial"/>
          <w:sz w:val="22"/>
        </w:rPr>
      </w:pPr>
      <w:r>
        <w:rPr>
          <w:rFonts w:ascii="Arial" w:hAnsi="Arial"/>
          <w:sz w:val="22"/>
        </w:rPr>
        <w:t>The next step is to apply the dosage of the compounds for the plate. There are two ways to create dose response plates in the system.</w:t>
      </w:r>
    </w:p>
    <w:p w14:paraId="37ACEA0B" w14:textId="77777777" w:rsidR="0056181F" w:rsidRDefault="0056181F" w:rsidP="0056181F">
      <w:pPr>
        <w:ind w:left="720"/>
        <w:rPr>
          <w:rFonts w:ascii="Arial" w:hAnsi="Arial"/>
          <w:sz w:val="22"/>
        </w:rPr>
      </w:pPr>
    </w:p>
    <w:p w14:paraId="44CD0269" w14:textId="6DF61FB4" w:rsidR="00D03F95" w:rsidRPr="0056181F" w:rsidRDefault="00D03F95" w:rsidP="0056181F">
      <w:pPr>
        <w:pStyle w:val="ListParagraph"/>
        <w:numPr>
          <w:ilvl w:val="0"/>
          <w:numId w:val="37"/>
        </w:numPr>
        <w:rPr>
          <w:rFonts w:ascii="Arial" w:hAnsi="Arial"/>
          <w:sz w:val="22"/>
        </w:rPr>
      </w:pPr>
      <w:r w:rsidRPr="0056181F">
        <w:rPr>
          <w:rFonts w:ascii="Arial" w:hAnsi="Arial"/>
          <w:sz w:val="22"/>
        </w:rPr>
        <w:t>Multiple plates each plate with diluted compounds</w:t>
      </w:r>
    </w:p>
    <w:p w14:paraId="523247B7" w14:textId="77777777" w:rsidR="00D03F95" w:rsidRDefault="00D03F95" w:rsidP="0056181F">
      <w:pPr>
        <w:ind w:left="720"/>
        <w:rPr>
          <w:rFonts w:ascii="Arial" w:hAnsi="Arial"/>
          <w:sz w:val="22"/>
        </w:rPr>
      </w:pPr>
    </w:p>
    <w:p w14:paraId="162B2FA2" w14:textId="515B88E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scientist selects the number of plates.</w:t>
      </w:r>
    </w:p>
    <w:p w14:paraId="11CF1B6B" w14:textId="0B5925A7"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selects the initial concentration.</w:t>
      </w:r>
    </w:p>
    <w:p w14:paraId="63C0B27C" w14:textId="17649A41"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specifies a dilution factor.</w:t>
      </w:r>
    </w:p>
    <w:p w14:paraId="06F0A81E" w14:textId="140D34D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system generates plate</w:t>
      </w:r>
      <w:r w:rsidR="00860608" w:rsidRPr="0056181F">
        <w:rPr>
          <w:rFonts w:ascii="Arial" w:hAnsi="Arial"/>
          <w:sz w:val="22"/>
        </w:rPr>
        <w:t>s</w:t>
      </w:r>
      <w:r w:rsidRPr="0056181F">
        <w:rPr>
          <w:rFonts w:ascii="Arial" w:hAnsi="Arial"/>
          <w:sz w:val="22"/>
        </w:rPr>
        <w:t xml:space="preserve"> with different concentrations of compounds on each plate</w:t>
      </w:r>
    </w:p>
    <w:p w14:paraId="3C5DD5A8" w14:textId="2AF7E6A4" w:rsidR="00D66AC5" w:rsidRPr="0056181F" w:rsidRDefault="00D66AC5" w:rsidP="0056181F">
      <w:pPr>
        <w:pStyle w:val="ListParagraph"/>
        <w:numPr>
          <w:ilvl w:val="0"/>
          <w:numId w:val="38"/>
        </w:numPr>
        <w:rPr>
          <w:rFonts w:ascii="Arial" w:hAnsi="Arial"/>
          <w:sz w:val="22"/>
        </w:rPr>
      </w:pPr>
      <w:r w:rsidRPr="0056181F">
        <w:rPr>
          <w:rFonts w:ascii="Arial" w:hAnsi="Arial"/>
          <w:sz w:val="22"/>
        </w:rPr>
        <w:t>The system will generate a unique ID for the plates, the scientist may override this to match any barcode ID that the physical plate may pos</w:t>
      </w:r>
      <w:r w:rsidR="006C7C37" w:rsidRPr="0056181F">
        <w:rPr>
          <w:rFonts w:ascii="Arial" w:hAnsi="Arial"/>
          <w:sz w:val="22"/>
        </w:rPr>
        <w:t>s</w:t>
      </w:r>
      <w:r w:rsidRPr="0056181F">
        <w:rPr>
          <w:rFonts w:ascii="Arial" w:hAnsi="Arial"/>
          <w:sz w:val="22"/>
        </w:rPr>
        <w:t>ess.</w:t>
      </w:r>
    </w:p>
    <w:p w14:paraId="5B8073C5" w14:textId="77777777" w:rsidR="00D03F95" w:rsidRDefault="00D03F95" w:rsidP="0056181F">
      <w:pPr>
        <w:ind w:left="720"/>
        <w:rPr>
          <w:rFonts w:ascii="Arial" w:hAnsi="Arial"/>
          <w:sz w:val="22"/>
        </w:rPr>
      </w:pPr>
    </w:p>
    <w:p w14:paraId="0F966E8F" w14:textId="5E0020F5" w:rsidR="00D03F95" w:rsidRPr="0056181F" w:rsidRDefault="00D03F95" w:rsidP="0056181F">
      <w:pPr>
        <w:pStyle w:val="ListParagraph"/>
        <w:numPr>
          <w:ilvl w:val="0"/>
          <w:numId w:val="37"/>
        </w:numPr>
        <w:rPr>
          <w:rFonts w:ascii="Arial" w:hAnsi="Arial"/>
          <w:sz w:val="22"/>
        </w:rPr>
      </w:pPr>
      <w:r w:rsidRPr="0056181F">
        <w:rPr>
          <w:rFonts w:ascii="Arial" w:hAnsi="Arial"/>
          <w:sz w:val="22"/>
        </w:rPr>
        <w:t>Single plate with multiple concentrations of comp</w:t>
      </w:r>
      <w:r w:rsidR="00D66AC5" w:rsidRPr="0056181F">
        <w:rPr>
          <w:rFonts w:ascii="Arial" w:hAnsi="Arial"/>
          <w:sz w:val="22"/>
        </w:rPr>
        <w:t>o</w:t>
      </w:r>
      <w:r w:rsidRPr="0056181F">
        <w:rPr>
          <w:rFonts w:ascii="Arial" w:hAnsi="Arial"/>
          <w:sz w:val="22"/>
        </w:rPr>
        <w:t>unds.</w:t>
      </w:r>
    </w:p>
    <w:p w14:paraId="3D5675B6" w14:textId="36CC9B3A"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choose an initial does and no dilution factor</w:t>
      </w:r>
    </w:p>
    <w:p w14:paraId="38EEA8C0" w14:textId="3D0D6111"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then select “Adjust on Plate”</w:t>
      </w:r>
      <w:r w:rsidR="00D66AC5" w:rsidRPr="0056181F">
        <w:rPr>
          <w:rFonts w:ascii="Arial" w:hAnsi="Arial"/>
          <w:sz w:val="22"/>
        </w:rPr>
        <w:t xml:space="preserve"> to access the Plate Dose Editor</w:t>
      </w:r>
    </w:p>
    <w:p w14:paraId="5AA006F6" w14:textId="77777777" w:rsidR="00D66AC5" w:rsidRDefault="00D66AC5">
      <w:pPr>
        <w:rPr>
          <w:rFonts w:ascii="Arial" w:hAnsi="Arial"/>
          <w:sz w:val="22"/>
        </w:rPr>
      </w:pPr>
    </w:p>
    <w:p w14:paraId="273807B3" w14:textId="77777777" w:rsidR="00D66AC5" w:rsidRDefault="00D66AC5">
      <w:pPr>
        <w:rPr>
          <w:rFonts w:ascii="Arial" w:hAnsi="Arial"/>
          <w:sz w:val="22"/>
        </w:rPr>
      </w:pPr>
    </w:p>
    <w:p w14:paraId="672E5196" w14:textId="2B8C1B18" w:rsidR="00D66AC5" w:rsidRDefault="00D66AC5">
      <w:pPr>
        <w:rPr>
          <w:rFonts w:ascii="Arial" w:hAnsi="Arial"/>
          <w:sz w:val="22"/>
        </w:rPr>
      </w:pPr>
      <w:r>
        <w:rPr>
          <w:rFonts w:ascii="Arial" w:hAnsi="Arial"/>
          <w:sz w:val="22"/>
        </w:rPr>
        <w:br w:type="page"/>
      </w:r>
    </w:p>
    <w:p w14:paraId="38F842FB" w14:textId="77777777" w:rsidR="00D03F95" w:rsidRDefault="00D03F95">
      <w:pPr>
        <w:rPr>
          <w:rFonts w:ascii="Arial" w:hAnsi="Arial"/>
          <w:sz w:val="22"/>
        </w:rPr>
      </w:pPr>
    </w:p>
    <w:p w14:paraId="490AE2D1" w14:textId="0DB56460" w:rsidR="00D66AC5" w:rsidRDefault="00D66AC5">
      <w:pPr>
        <w:rPr>
          <w:rFonts w:ascii="Arial" w:hAnsi="Arial"/>
          <w:sz w:val="22"/>
        </w:rPr>
      </w:pPr>
      <w:r>
        <w:rPr>
          <w:rFonts w:ascii="Arial" w:hAnsi="Arial"/>
          <w:noProof/>
          <w:sz w:val="22"/>
        </w:rPr>
        <w:drawing>
          <wp:anchor distT="0" distB="0" distL="114300" distR="114300" simplePos="0" relativeHeight="251679744" behindDoc="0" locked="0" layoutInCell="1" allowOverlap="1" wp14:anchorId="3FCA7F8C" wp14:editId="119B05E9">
            <wp:simplePos x="0" y="0"/>
            <wp:positionH relativeFrom="margin">
              <wp:align>center</wp:align>
            </wp:positionH>
            <wp:positionV relativeFrom="margin">
              <wp:align>top</wp:align>
            </wp:positionV>
            <wp:extent cx="6297295" cy="3517900"/>
            <wp:effectExtent l="0" t="0" r="1905" b="1270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e Editor.png"/>
                    <pic:cNvPicPr/>
                  </pic:nvPicPr>
                  <pic:blipFill>
                    <a:blip r:embed="rId22">
                      <a:extLst>
                        <a:ext uri="{28A0092B-C50C-407E-A947-70E740481C1C}">
                          <a14:useLocalDpi xmlns:a14="http://schemas.microsoft.com/office/drawing/2010/main" val="0"/>
                        </a:ext>
                      </a:extLst>
                    </a:blip>
                    <a:stretch>
                      <a:fillRect/>
                    </a:stretch>
                  </pic:blipFill>
                  <pic:spPr>
                    <a:xfrm>
                      <a:off x="0" y="0"/>
                      <a:ext cx="6297295" cy="3517900"/>
                    </a:xfrm>
                    <a:prstGeom prst="rect">
                      <a:avLst/>
                    </a:prstGeom>
                  </pic:spPr>
                </pic:pic>
              </a:graphicData>
            </a:graphic>
          </wp:anchor>
        </w:drawing>
      </w:r>
    </w:p>
    <w:p w14:paraId="41AC4218" w14:textId="5D128F55" w:rsidR="00D66AC5" w:rsidRPr="0056181F" w:rsidRDefault="00D66AC5" w:rsidP="0056181F">
      <w:pPr>
        <w:pStyle w:val="ListParagraph"/>
        <w:numPr>
          <w:ilvl w:val="0"/>
          <w:numId w:val="40"/>
        </w:numPr>
        <w:rPr>
          <w:rFonts w:ascii="Arial" w:hAnsi="Arial"/>
          <w:sz w:val="22"/>
        </w:rPr>
      </w:pPr>
      <w:r w:rsidRPr="0056181F">
        <w:rPr>
          <w:rFonts w:ascii="Arial" w:hAnsi="Arial"/>
          <w:sz w:val="22"/>
        </w:rPr>
        <w:t>Using the plate dose editor the scientist can alter the concentration of each compound by changing the dosage value on each compound.</w:t>
      </w:r>
    </w:p>
    <w:p w14:paraId="45519AEC" w14:textId="77777777" w:rsidR="00D66AC5" w:rsidRDefault="00D66AC5">
      <w:pPr>
        <w:rPr>
          <w:rFonts w:ascii="Arial" w:hAnsi="Arial"/>
          <w:sz w:val="22"/>
        </w:rPr>
      </w:pPr>
    </w:p>
    <w:p w14:paraId="66B13017" w14:textId="77777777" w:rsidR="00D66AC5" w:rsidRDefault="00D66AC5">
      <w:pPr>
        <w:rPr>
          <w:rFonts w:ascii="Arial" w:hAnsi="Arial"/>
          <w:sz w:val="22"/>
        </w:rPr>
      </w:pPr>
    </w:p>
    <w:p w14:paraId="087073AE" w14:textId="203AB4C8" w:rsidR="00D66AC5" w:rsidRDefault="00D66AC5">
      <w:pPr>
        <w:rPr>
          <w:rFonts w:ascii="Arial" w:hAnsi="Arial"/>
          <w:sz w:val="22"/>
        </w:rPr>
      </w:pPr>
      <w:r>
        <w:rPr>
          <w:rFonts w:ascii="Arial" w:hAnsi="Arial"/>
          <w:noProof/>
          <w:sz w:val="22"/>
        </w:rPr>
        <w:lastRenderedPageBreak/>
        <w:drawing>
          <wp:inline distT="0" distB="0" distL="0" distR="0" wp14:anchorId="0736251E" wp14:editId="399222F5">
            <wp:extent cx="6629400" cy="5769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xportPlateSets.png"/>
                    <pic:cNvPicPr/>
                  </pic:nvPicPr>
                  <pic:blipFill>
                    <a:blip r:embed="rId23">
                      <a:extLst>
                        <a:ext uri="{28A0092B-C50C-407E-A947-70E740481C1C}">
                          <a14:useLocalDpi xmlns:a14="http://schemas.microsoft.com/office/drawing/2010/main" val="0"/>
                        </a:ext>
                      </a:extLst>
                    </a:blip>
                    <a:stretch>
                      <a:fillRect/>
                    </a:stretch>
                  </pic:blipFill>
                  <pic:spPr>
                    <a:xfrm>
                      <a:off x="0" y="0"/>
                      <a:ext cx="6629400" cy="5769610"/>
                    </a:xfrm>
                    <a:prstGeom prst="rect">
                      <a:avLst/>
                    </a:prstGeom>
                  </pic:spPr>
                </pic:pic>
              </a:graphicData>
            </a:graphic>
          </wp:inline>
        </w:drawing>
      </w:r>
    </w:p>
    <w:p w14:paraId="02D87885" w14:textId="77777777" w:rsidR="0056181F" w:rsidRDefault="0056181F">
      <w:pPr>
        <w:rPr>
          <w:rFonts w:ascii="Arial" w:hAnsi="Arial"/>
          <w:sz w:val="22"/>
        </w:rPr>
      </w:pPr>
    </w:p>
    <w:p w14:paraId="2C11A7C4" w14:textId="2CF1E310" w:rsidR="00D66AC5" w:rsidRDefault="00D66AC5">
      <w:pPr>
        <w:rPr>
          <w:rFonts w:ascii="Arial" w:hAnsi="Arial"/>
          <w:sz w:val="22"/>
        </w:rPr>
      </w:pPr>
      <w:r>
        <w:rPr>
          <w:rFonts w:ascii="Arial" w:hAnsi="Arial"/>
          <w:sz w:val="22"/>
        </w:rPr>
        <w:t xml:space="preserve">Plate Sets can be exported </w:t>
      </w:r>
      <w:r w:rsidR="00366591">
        <w:rPr>
          <w:rFonts w:ascii="Arial" w:hAnsi="Arial"/>
          <w:sz w:val="22"/>
        </w:rPr>
        <w:t>from the experiment manager into various formats.</w:t>
      </w:r>
    </w:p>
    <w:p w14:paraId="3C7F20AA" w14:textId="1C74190E" w:rsidR="00366591" w:rsidRDefault="00366591">
      <w:pPr>
        <w:rPr>
          <w:rFonts w:ascii="Arial" w:hAnsi="Arial"/>
          <w:sz w:val="22"/>
        </w:rPr>
      </w:pPr>
      <w:r>
        <w:rPr>
          <w:rFonts w:ascii="Arial" w:hAnsi="Arial"/>
          <w:sz w:val="22"/>
        </w:rPr>
        <w:t>This will allow the scientist to create the physical plate to the specification created in the system.</w:t>
      </w:r>
    </w:p>
    <w:p w14:paraId="56A0A066" w14:textId="77777777" w:rsidR="00366591" w:rsidRDefault="00366591">
      <w:pPr>
        <w:rPr>
          <w:rFonts w:ascii="Arial" w:hAnsi="Arial"/>
          <w:sz w:val="22"/>
        </w:rPr>
      </w:pPr>
    </w:p>
    <w:p w14:paraId="6B363CBF" w14:textId="77777777" w:rsidR="00366591" w:rsidRDefault="00366591">
      <w:pPr>
        <w:rPr>
          <w:rFonts w:ascii="Arial" w:hAnsi="Arial"/>
          <w:sz w:val="22"/>
        </w:rPr>
      </w:pPr>
    </w:p>
    <w:p w14:paraId="1AC56778" w14:textId="22CCC173" w:rsidR="00366591" w:rsidRDefault="00366591">
      <w:pPr>
        <w:rPr>
          <w:rFonts w:ascii="Arial" w:hAnsi="Arial"/>
          <w:sz w:val="22"/>
        </w:rPr>
      </w:pPr>
      <w:r>
        <w:rPr>
          <w:rFonts w:ascii="Arial" w:hAnsi="Arial"/>
          <w:noProof/>
          <w:sz w:val="22"/>
        </w:rPr>
        <w:lastRenderedPageBreak/>
        <w:drawing>
          <wp:inline distT="0" distB="0" distL="0" distR="0" wp14:anchorId="24261266" wp14:editId="1F8C3EC5">
            <wp:extent cx="6178896" cy="4164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png"/>
                    <pic:cNvPicPr/>
                  </pic:nvPicPr>
                  <pic:blipFill>
                    <a:blip r:embed="rId24">
                      <a:extLst>
                        <a:ext uri="{28A0092B-C50C-407E-A947-70E740481C1C}">
                          <a14:useLocalDpi xmlns:a14="http://schemas.microsoft.com/office/drawing/2010/main" val="0"/>
                        </a:ext>
                      </a:extLst>
                    </a:blip>
                    <a:stretch>
                      <a:fillRect/>
                    </a:stretch>
                  </pic:blipFill>
                  <pic:spPr>
                    <a:xfrm>
                      <a:off x="0" y="0"/>
                      <a:ext cx="6179102" cy="4164384"/>
                    </a:xfrm>
                    <a:prstGeom prst="rect">
                      <a:avLst/>
                    </a:prstGeom>
                  </pic:spPr>
                </pic:pic>
              </a:graphicData>
            </a:graphic>
          </wp:inline>
        </w:drawing>
      </w:r>
    </w:p>
    <w:p w14:paraId="7383A594" w14:textId="77777777" w:rsidR="00366591" w:rsidRDefault="00366591">
      <w:pPr>
        <w:rPr>
          <w:rFonts w:ascii="Arial" w:hAnsi="Arial"/>
          <w:sz w:val="22"/>
        </w:rPr>
      </w:pPr>
    </w:p>
    <w:p w14:paraId="3653D50A" w14:textId="77777777" w:rsidR="00D66AC5" w:rsidRDefault="00D66AC5">
      <w:pPr>
        <w:rPr>
          <w:rFonts w:ascii="Arial" w:hAnsi="Arial"/>
          <w:sz w:val="22"/>
        </w:rPr>
      </w:pPr>
    </w:p>
    <w:p w14:paraId="6250C9E8" w14:textId="2F4BFC38" w:rsidR="00366591" w:rsidRDefault="00366591" w:rsidP="0056181F">
      <w:pPr>
        <w:ind w:left="720"/>
        <w:rPr>
          <w:rFonts w:ascii="Arial" w:hAnsi="Arial"/>
          <w:sz w:val="22"/>
        </w:rPr>
      </w:pPr>
      <w:r>
        <w:rPr>
          <w:rFonts w:ascii="Arial" w:hAnsi="Arial"/>
          <w:sz w:val="22"/>
        </w:rPr>
        <w:t>Information regarding the Physical plate inventory on hand is also stored within the system. Scientists may order more plates through external links.</w:t>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58" w:name="_Toc286359811"/>
      <w:r>
        <w:t>Open Issues / Questions Plate Management</w:t>
      </w:r>
      <w:bookmarkEnd w:id="58"/>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08178C02" w:rsidR="0076409D" w:rsidRDefault="00366591"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does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4422EBCF" w:rsidR="00DA25D7" w:rsidRDefault="00366591"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366591"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7B7462E" w:rsidR="00366591" w:rsidRDefault="00366591"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A2AB3E7" w14:textId="772D5999" w:rsidR="00366591" w:rsidRDefault="00366591" w:rsidP="00DA25D7">
            <w:pPr>
              <w:pStyle w:val="TableText"/>
            </w:pPr>
            <w:r>
              <w:rPr>
                <w:rStyle w:val="CommentReference"/>
              </w:rPr>
              <w:annotationRef/>
            </w:r>
            <w:r>
              <w:t>We should consider having add plate set wizard to produce a json document server side. then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926A31E" w14:textId="21D34C14" w:rsidR="00366591" w:rsidRDefault="00366591" w:rsidP="00DA25D7">
            <w:pPr>
              <w:pStyle w:val="TableText"/>
            </w:pPr>
          </w:p>
        </w:tc>
      </w:tr>
      <w:tr w:rsidR="00366591"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1EB231C9" w:rsidR="00366591" w:rsidRDefault="00575E91"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6E21D84" w14:textId="29A89A39" w:rsidR="00366591" w:rsidRPr="00575E91" w:rsidRDefault="00575E91" w:rsidP="006774A0">
            <w:pPr>
              <w:pStyle w:val="CommentText"/>
              <w:rPr>
                <w:rFonts w:ascii="Arial" w:hAnsi="Arial" w:cs="Arial"/>
              </w:rPr>
            </w:pPr>
            <w:r w:rsidRPr="00575E91">
              <w:rPr>
                <w:rFonts w:ascii="Arial" w:hAnsi="Arial" w:cs="Arial"/>
              </w:rPr>
              <w:t>Concept of  “Direction” for doses. Is this something we need to record for templates?</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366591" w:rsidRDefault="00366591" w:rsidP="00DA25D7">
            <w:pPr>
              <w:pStyle w:val="TableText"/>
            </w:pPr>
          </w:p>
        </w:tc>
      </w:tr>
    </w:tbl>
    <w:p w14:paraId="7178B128" w14:textId="66B1ADEC" w:rsidR="00C4101E" w:rsidRDefault="00DA25D7" w:rsidP="0056181F">
      <w:pPr>
        <w:pStyle w:val="BodyText"/>
      </w:pPr>
      <w:r>
        <w:br w:type="textWrapping" w:clear="all"/>
      </w:r>
    </w:p>
    <w:p w14:paraId="3B0F2133" w14:textId="7A7AF9D2" w:rsidR="00C4101E" w:rsidRDefault="001B2821" w:rsidP="00E00D4C">
      <w:pPr>
        <w:pStyle w:val="Heading2"/>
      </w:pPr>
      <w:bookmarkStart w:id="59" w:name="_Toc286359812"/>
      <w:r>
        <w:t>Experiment Man</w:t>
      </w:r>
      <w:r w:rsidR="0076409D">
        <w:t>agement</w:t>
      </w:r>
      <w:r>
        <w:t xml:space="preserve"> Requirements</w:t>
      </w:r>
      <w:bookmarkEnd w:id="59"/>
    </w:p>
    <w:p w14:paraId="1E2E21D0" w14:textId="77777777" w:rsidR="001B2821" w:rsidRDefault="001B2821" w:rsidP="001B2821">
      <w:pPr>
        <w:pStyle w:val="BodyText"/>
      </w:pPr>
    </w:p>
    <w:p w14:paraId="6AD3F0A4" w14:textId="5FC3B9BD" w:rsidR="001B2821" w:rsidRDefault="001B2821" w:rsidP="001B2821">
      <w:pPr>
        <w:pStyle w:val="Heading3"/>
      </w:pPr>
      <w:bookmarkStart w:id="60" w:name="_Toc286359813"/>
      <w:r>
        <w:t>Overview</w:t>
      </w:r>
      <w:bookmarkEnd w:id="60"/>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61" w:author="Alex" w:date="2015-02-25T09:17:00Z"/>
        </w:rPr>
      </w:pPr>
      <w:ins w:id="62"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63" w:author="Alex" w:date="2015-02-25T09:17:00Z"/>
        </w:rPr>
      </w:pPr>
      <w:ins w:id="64"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65"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ins w:id="66" w:author="Alex" w:date="2015-02-25T09:17:00Z">
        <w:r w:rsidRPr="00DA25D7">
          <w:rPr>
            <w:b/>
          </w:rPr>
          <w:t>n/a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67" w:name="_Toc286359814"/>
      <w:r>
        <w:t>Sample Screens / Story Board</w:t>
      </w:r>
      <w:bookmarkEnd w:id="67"/>
    </w:p>
    <w:p w14:paraId="5ACEDBCF" w14:textId="491D21F3" w:rsidR="001B2821" w:rsidRPr="0056181F" w:rsidRDefault="00295A99" w:rsidP="0056181F">
      <w:pPr>
        <w:pStyle w:val="BodyText"/>
        <w:ind w:left="0"/>
        <w:rPr>
          <w:b/>
        </w:rPr>
      </w:pPr>
      <w:r>
        <w:br w:type="page"/>
      </w:r>
    </w:p>
    <w:p w14:paraId="1451C025" w14:textId="13602BCE" w:rsidR="00B95DD4" w:rsidRDefault="00B95DD4" w:rsidP="00B95DD4">
      <w:pPr>
        <w:pStyle w:val="Heading3"/>
      </w:pPr>
      <w:bookmarkStart w:id="68" w:name="_Toc286359815"/>
      <w:r>
        <w:lastRenderedPageBreak/>
        <w:t>Open Issues / Questions Experiment Management</w:t>
      </w:r>
      <w:bookmarkEnd w:id="68"/>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r>
              <w:t>note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69" w:author="Alex" w:date="2015-02-25T09:18:00Z">
              <w:r>
                <w:t>Might need Need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ins w:id="70" w:author="Alex" w:date="2015-02-25T09:18:00Z">
              <w:r>
                <w:t>e.g.,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71" w:name="_Toc286359816"/>
      <w:bookmarkEnd w:id="53"/>
      <w:r>
        <w:t>Results Analysis</w:t>
      </w:r>
      <w:r w:rsidR="00B31CA3">
        <w:t xml:space="preserve"> Requirements</w:t>
      </w:r>
      <w:bookmarkEnd w:id="71"/>
    </w:p>
    <w:p w14:paraId="69630E74" w14:textId="77777777" w:rsidR="00B95DD4" w:rsidRDefault="00B95DD4" w:rsidP="00B95DD4">
      <w:pPr>
        <w:pStyle w:val="BodyText"/>
      </w:pPr>
    </w:p>
    <w:p w14:paraId="182E6A8F" w14:textId="47BAB170" w:rsidR="00B95DD4" w:rsidRDefault="00B95DD4" w:rsidP="00B95DD4">
      <w:pPr>
        <w:pStyle w:val="Heading3"/>
      </w:pPr>
      <w:bookmarkStart w:id="72" w:name="_Toc286359817"/>
      <w:r>
        <w:t>Overview</w:t>
      </w:r>
      <w:bookmarkEnd w:id="72"/>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73" w:name="_Toc286359818"/>
      <w:r>
        <w:t>Sample Screens / Story Boards</w:t>
      </w:r>
      <w:bookmarkEnd w:id="73"/>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036F77" w:rsidRPr="00572287" w:rsidRDefault="00036F77">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036F77" w:rsidRPr="00572287" w:rsidRDefault="00036F77"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036F77" w:rsidRPr="00572287" w:rsidRDefault="00036F77"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28"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29"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30"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31"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27BFB7F6" w14:textId="6B7068AE" w:rsidR="00036F77" w:rsidRPr="00572287" w:rsidRDefault="00036F77">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109137F7" w14:textId="726F4C83" w:rsidR="00036F77" w:rsidRPr="00572287" w:rsidRDefault="00036F77"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4073302" w14:textId="514BFA1E" w:rsidR="00036F77" w:rsidRPr="00572287" w:rsidRDefault="00036F77"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74" w:name="_Toc286359819"/>
      <w:r>
        <w:t>Open Issues / Questions Results Analysis</w:t>
      </w:r>
      <w:bookmarkEnd w:id="74"/>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f a plate looks like it has issues should the system allow them to flag the plate as problematic, etc?</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75" w:name="_Toc286359820"/>
      <w:r>
        <w:t>Special Feature Proposals</w:t>
      </w:r>
      <w:bookmarkEnd w:id="75"/>
    </w:p>
    <w:p w14:paraId="5E4B12FA" w14:textId="77777777" w:rsidR="00B31CA3" w:rsidRDefault="00B31CA3" w:rsidP="00B95DD4">
      <w:pPr>
        <w:pStyle w:val="BodyText"/>
      </w:pPr>
    </w:p>
    <w:p w14:paraId="6405180A" w14:textId="488FFA7D" w:rsidR="00B31CA3" w:rsidRDefault="00B31CA3" w:rsidP="00B31CA3">
      <w:pPr>
        <w:pStyle w:val="Heading3"/>
      </w:pPr>
      <w:bookmarkStart w:id="76" w:name="_Toc286359821"/>
      <w:r>
        <w:t>Overview</w:t>
      </w:r>
      <w:bookmarkEnd w:id="76"/>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77" w:name="_Toc286359822"/>
      <w:r w:rsidRPr="00B31CA3">
        <w:t>Interactive Visualization</w:t>
      </w:r>
      <w:bookmarkEnd w:id="77"/>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32">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3">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78" w:name="_Toc286359823"/>
      <w:r>
        <w:t>Audit Trail</w:t>
      </w:r>
      <w:bookmarkEnd w:id="78"/>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Assuming that we have some type of relational database, we should hook into the changes at the transaction level so the audit trail is captured in the same atomic operation as the data is changed. Note: there's a good library from Hibernate for this called Envers.</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4">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79" w:name="_Toc286359824"/>
      <w:r>
        <w:lastRenderedPageBreak/>
        <w:t>Four Eyes Protocol</w:t>
      </w:r>
      <w:bookmarkEnd w:id="79"/>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5">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80" w:name="_Toc286359825"/>
      <w:r>
        <w:lastRenderedPageBreak/>
        <w:t>Flexible Plate Template Editor</w:t>
      </w:r>
      <w:bookmarkEnd w:id="80"/>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Plate templates can be saved and loaded so that they can be shared. The save file is a clear format (e.g., csv) that could be edited directly with a text editor/excel. Alternatively the webapp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81" w:name="_Toc286359826"/>
      <w:r>
        <w:t>Plate Sharing</w:t>
      </w:r>
      <w:bookmarkEnd w:id="81"/>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82" w:name="_Toc286359827"/>
      <w:r>
        <w:t>Support Machine / Equipment File parsers</w:t>
      </w:r>
      <w:bookmarkEnd w:id="82"/>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83" w:name="_Toc286359828"/>
      <w:r>
        <w:t xml:space="preserve">Open Issues / Questions </w:t>
      </w:r>
      <w:r w:rsidR="00456480">
        <w:t>Special Features</w:t>
      </w:r>
      <w:bookmarkEnd w:id="83"/>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4"/>
    <w:p w14:paraId="19300C45" w14:textId="0A096E03" w:rsidR="00C4101E" w:rsidRDefault="00100E6F" w:rsidP="00100E6F">
      <w:pPr>
        <w:pStyle w:val="Heading1"/>
      </w:pPr>
      <w:r>
        <w:lastRenderedPageBreak/>
        <w:t>High Level Design</w:t>
      </w:r>
    </w:p>
    <w:p w14:paraId="26CE2EDA" w14:textId="77777777" w:rsidR="00100E6F" w:rsidRDefault="00100E6F" w:rsidP="00100E6F">
      <w:pPr>
        <w:pStyle w:val="BodyText"/>
      </w:pPr>
    </w:p>
    <w:p w14:paraId="4EE818CB" w14:textId="7137EC56" w:rsidR="00100E6F" w:rsidRDefault="0005642B" w:rsidP="0005642B">
      <w:pPr>
        <w:pStyle w:val="Heading2"/>
      </w:pPr>
      <w:r>
        <w:t>Architecture</w:t>
      </w:r>
    </w:p>
    <w:p w14:paraId="1B980BA1" w14:textId="11387ED1" w:rsidR="0005642B" w:rsidRPr="0005642B" w:rsidRDefault="0005642B" w:rsidP="0005642B">
      <w:pPr>
        <w:pStyle w:val="Heading2"/>
      </w:pPr>
      <w:r>
        <w:t>Web Services</w:t>
      </w:r>
    </w:p>
    <w:p w14:paraId="63537E71" w14:textId="301A2367" w:rsidR="00C4101E" w:rsidRDefault="0005642B" w:rsidP="00100E6F">
      <w:pPr>
        <w:pStyle w:val="Heading1"/>
      </w:pPr>
      <w:r>
        <w:lastRenderedPageBreak/>
        <w:t>Project Planning and Estimating</w:t>
      </w:r>
    </w:p>
    <w:p w14:paraId="3AA2D03E" w14:textId="131BB2B8" w:rsidR="0005642B" w:rsidRDefault="0005642B" w:rsidP="0005642B">
      <w:pPr>
        <w:pStyle w:val="Heading2"/>
      </w:pPr>
      <w:r>
        <w:t>Iterations</w:t>
      </w:r>
    </w:p>
    <w:p w14:paraId="09728419" w14:textId="5639AD08" w:rsidR="0005642B" w:rsidRDefault="0005642B" w:rsidP="0005642B">
      <w:pPr>
        <w:pStyle w:val="Heading3"/>
      </w:pPr>
      <w:r>
        <w:t>Overview</w:t>
      </w:r>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r w:rsidR="00F747ED">
        <w:t xml:space="preserve">Every </w:t>
      </w:r>
      <w:r w:rsidR="00F20B2E">
        <w:t>iteration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r>
        <w:t>Iteration Calendar</w:t>
      </w:r>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r>
        <w:t>Stories and Estimates</w:t>
      </w:r>
    </w:p>
    <w:p w14:paraId="16B884F5" w14:textId="77777777" w:rsidR="0005642B" w:rsidRPr="0005642B" w:rsidRDefault="0005642B" w:rsidP="0005642B">
      <w:pPr>
        <w:pStyle w:val="BodyText"/>
      </w:pPr>
    </w:p>
    <w:p w14:paraId="3313B94D" w14:textId="61E27B29" w:rsidR="0005642B" w:rsidRPr="0005642B" w:rsidRDefault="0005642B" w:rsidP="0005642B">
      <w:pPr>
        <w:pStyle w:val="Heading2"/>
      </w:pPr>
      <w:r>
        <w:t>Main deliverables</w:t>
      </w:r>
    </w:p>
    <w:p w14:paraId="1526AAEA" w14:textId="390BF50B" w:rsidR="00C4101E" w:rsidRDefault="00100E6F" w:rsidP="0005642B">
      <w:pPr>
        <w:pStyle w:val="Heading1"/>
      </w:pPr>
      <w:r>
        <w:lastRenderedPageBreak/>
        <w:t>Project Risks</w:t>
      </w:r>
    </w:p>
    <w:p w14:paraId="75CCE25C" w14:textId="1805CFBB" w:rsidR="0005642B" w:rsidRPr="0005642B" w:rsidRDefault="0005642B" w:rsidP="0005642B">
      <w:pPr>
        <w:pStyle w:val="Heading1"/>
      </w:pPr>
      <w:r>
        <w:lastRenderedPageBreak/>
        <w:t>Project Tools and Technical Stack</w:t>
      </w:r>
    </w:p>
    <w:sectPr w:rsidR="0005642B" w:rsidRPr="0005642B" w:rsidSect="004D5E73">
      <w:headerReference w:type="default" r:id="rId36"/>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036F77" w:rsidRDefault="00036F77">
      <w:r>
        <w:separator/>
      </w:r>
    </w:p>
  </w:endnote>
  <w:endnote w:type="continuationSeparator" w:id="0">
    <w:p w14:paraId="6D008E44" w14:textId="77777777" w:rsidR="00036F77" w:rsidRDefault="00036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036F77" w:rsidRPr="00B35DB6" w14:paraId="34AF0FED" w14:textId="77777777" w:rsidTr="00322E25">
      <w:trPr>
        <w:cantSplit/>
        <w:trHeight w:val="499"/>
      </w:trPr>
      <w:tc>
        <w:tcPr>
          <w:tcW w:w="4679" w:type="dxa"/>
          <w:tcBorders>
            <w:top w:val="nil"/>
          </w:tcBorders>
        </w:tcPr>
        <w:p w14:paraId="424B8C0B" w14:textId="1D6B5E63" w:rsidR="00036F77" w:rsidRPr="00B35DB6" w:rsidRDefault="00036F77" w:rsidP="00322E25">
          <w:pPr>
            <w:pStyle w:val="Footer"/>
            <w:rPr>
              <w:rFonts w:ascii="Calibri" w:hAnsi="Calibri"/>
              <w:sz w:val="18"/>
            </w:rPr>
          </w:pPr>
        </w:p>
      </w:tc>
      <w:tc>
        <w:tcPr>
          <w:tcW w:w="2246" w:type="dxa"/>
          <w:tcBorders>
            <w:top w:val="nil"/>
          </w:tcBorders>
        </w:tcPr>
        <w:p w14:paraId="5F5C6260" w14:textId="417C69D2" w:rsidR="00036F77" w:rsidRPr="00970B57" w:rsidRDefault="00036F77"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56181F">
            <w:rPr>
              <w:rStyle w:val="PageNumber"/>
              <w:rFonts w:ascii="Calibri" w:hAnsi="Calibri"/>
              <w:noProof/>
              <w:sz w:val="18"/>
            </w:rPr>
            <w:t>8</w:t>
          </w:r>
          <w:r w:rsidRPr="00B35DB6">
            <w:rPr>
              <w:rStyle w:val="PageNumber"/>
              <w:rFonts w:ascii="Calibri" w:hAnsi="Calibri"/>
              <w:sz w:val="18"/>
            </w:rPr>
            <w:fldChar w:fldCharType="end"/>
          </w:r>
        </w:p>
      </w:tc>
    </w:tr>
  </w:tbl>
  <w:p w14:paraId="3B02B42A" w14:textId="77777777" w:rsidR="00036F77" w:rsidRDefault="00036F77"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036F77" w:rsidRDefault="00036F77">
      <w:r>
        <w:separator/>
      </w:r>
    </w:p>
  </w:footnote>
  <w:footnote w:type="continuationSeparator" w:id="0">
    <w:p w14:paraId="3E3FB6CC" w14:textId="77777777" w:rsidR="00036F77" w:rsidRDefault="00036F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036F77" w:rsidRDefault="00036F77">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036F77" w14:paraId="4CC6026A" w14:textId="77777777" w:rsidTr="00970B57">
      <w:trPr>
        <w:cantSplit/>
        <w:trHeight w:val="215"/>
      </w:trPr>
      <w:tc>
        <w:tcPr>
          <w:tcW w:w="843" w:type="dxa"/>
        </w:tcPr>
        <w:p w14:paraId="4241E997" w14:textId="77777777" w:rsidR="00036F77" w:rsidRDefault="00036F77"/>
      </w:tc>
      <w:tc>
        <w:tcPr>
          <w:tcW w:w="4398" w:type="dxa"/>
        </w:tcPr>
        <w:p w14:paraId="75AB260F" w14:textId="77777777" w:rsidR="00036F77" w:rsidRPr="00970B57" w:rsidRDefault="00036F77">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036F77" w:rsidRPr="00970B57" w:rsidRDefault="00036F77" w:rsidP="00322E25">
          <w:pPr>
            <w:pStyle w:val="HeaderTitle"/>
            <w:jc w:val="center"/>
            <w:rPr>
              <w:sz w:val="20"/>
              <w:szCs w:val="20"/>
            </w:rPr>
          </w:pPr>
          <w:r w:rsidRPr="00970B57">
            <w:rPr>
              <w:sz w:val="20"/>
              <w:szCs w:val="20"/>
            </w:rPr>
            <w:t>Biochemical plate, assay, and result management system</w:t>
          </w:r>
        </w:p>
      </w:tc>
    </w:tr>
  </w:tbl>
  <w:p w14:paraId="63576B2E" w14:textId="77777777" w:rsidR="00036F77" w:rsidRPr="00B35DB6" w:rsidRDefault="00036F77">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036F77" w14:paraId="5869B102" w14:textId="77777777" w:rsidTr="006B18BB">
      <w:trPr>
        <w:cantSplit/>
        <w:trHeight w:val="229"/>
      </w:trPr>
      <w:tc>
        <w:tcPr>
          <w:tcW w:w="790" w:type="dxa"/>
          <w:vMerge w:val="restart"/>
        </w:tcPr>
        <w:p w14:paraId="68BCF34B" w14:textId="77777777" w:rsidR="00036F77" w:rsidRDefault="00036F77">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036F77" w:rsidRDefault="00036F77">
          <w:pPr>
            <w:pStyle w:val="HeaderTitle"/>
          </w:pPr>
          <w:r>
            <w:fldChar w:fldCharType="begin"/>
          </w:r>
          <w:r>
            <w:instrText xml:space="preserve"> STYLEREF "*Document Name" \* MERGEFORMAT </w:instrText>
          </w:r>
          <w:r>
            <w:fldChar w:fldCharType="end"/>
          </w:r>
        </w:p>
      </w:tc>
      <w:tc>
        <w:tcPr>
          <w:tcW w:w="4881" w:type="dxa"/>
        </w:tcPr>
        <w:p w14:paraId="147144D1" w14:textId="77777777" w:rsidR="00036F77" w:rsidRDefault="00036F77">
          <w:pPr>
            <w:pStyle w:val="HeaderTitle"/>
            <w:jc w:val="right"/>
          </w:pPr>
        </w:p>
      </w:tc>
    </w:tr>
    <w:tr w:rsidR="00036F77" w14:paraId="7A3EE375" w14:textId="77777777" w:rsidTr="006B18BB">
      <w:trPr>
        <w:cantSplit/>
        <w:trHeight w:val="127"/>
      </w:trPr>
      <w:tc>
        <w:tcPr>
          <w:tcW w:w="790" w:type="dxa"/>
          <w:vMerge/>
        </w:tcPr>
        <w:p w14:paraId="69B88492" w14:textId="77777777" w:rsidR="00036F77" w:rsidRDefault="00036F77">
          <w:pPr>
            <w:pStyle w:val="TOC6"/>
          </w:pPr>
        </w:p>
      </w:tc>
      <w:tc>
        <w:tcPr>
          <w:tcW w:w="4588" w:type="dxa"/>
        </w:tcPr>
        <w:p w14:paraId="66C2D5FD" w14:textId="77777777" w:rsidR="00036F77" w:rsidRDefault="00036F77">
          <w:pPr>
            <w:pStyle w:val="HeaderTitle"/>
          </w:pPr>
        </w:p>
      </w:tc>
      <w:tc>
        <w:tcPr>
          <w:tcW w:w="4881" w:type="dxa"/>
        </w:tcPr>
        <w:p w14:paraId="5B983BE7" w14:textId="77777777" w:rsidR="00036F77" w:rsidRDefault="00036F77">
          <w:pPr>
            <w:pStyle w:val="HeaderTitle"/>
            <w:jc w:val="right"/>
          </w:pPr>
        </w:p>
      </w:tc>
    </w:tr>
  </w:tbl>
  <w:p w14:paraId="59A8F7D6" w14:textId="77777777" w:rsidR="00036F77" w:rsidRDefault="00036F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C6121DC"/>
    <w:multiLevelType w:val="hybridMultilevel"/>
    <w:tmpl w:val="F4667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B94037"/>
    <w:multiLevelType w:val="hybridMultilevel"/>
    <w:tmpl w:val="A4C21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052E93"/>
    <w:multiLevelType w:val="hybridMultilevel"/>
    <w:tmpl w:val="E93C3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31140DFE"/>
    <w:multiLevelType w:val="hybridMultilevel"/>
    <w:tmpl w:val="0D2C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0">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13">
    <w:nsid w:val="459360D8"/>
    <w:multiLevelType w:val="hybridMultilevel"/>
    <w:tmpl w:val="0AE69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536B5E"/>
    <w:multiLevelType w:val="hybridMultilevel"/>
    <w:tmpl w:val="672EA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0FF2AF4"/>
    <w:multiLevelType w:val="hybridMultilevel"/>
    <w:tmpl w:val="1834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775F42AF"/>
    <w:multiLevelType w:val="hybridMultilevel"/>
    <w:tmpl w:val="0A12C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7F9A0A7A"/>
    <w:multiLevelType w:val="hybridMultilevel"/>
    <w:tmpl w:val="12FCA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0"/>
  </w:num>
  <w:num w:numId="12">
    <w:abstractNumId w:val="19"/>
  </w:num>
  <w:num w:numId="13">
    <w:abstractNumId w:val="20"/>
  </w:num>
  <w:num w:numId="14">
    <w:abstractNumId w:val="27"/>
  </w:num>
  <w:num w:numId="15">
    <w:abstractNumId w:val="16"/>
  </w:num>
  <w:num w:numId="16">
    <w:abstractNumId w:val="10"/>
  </w:num>
  <w:num w:numId="17">
    <w:abstractNumId w:val="15"/>
  </w:num>
  <w:num w:numId="18">
    <w:abstractNumId w:val="23"/>
  </w:num>
  <w:num w:numId="19">
    <w:abstractNumId w:val="1"/>
  </w:num>
  <w:num w:numId="20">
    <w:abstractNumId w:val="14"/>
  </w:num>
  <w:num w:numId="21">
    <w:abstractNumId w:val="29"/>
  </w:num>
  <w:num w:numId="22">
    <w:abstractNumId w:val="7"/>
  </w:num>
  <w:num w:numId="23">
    <w:abstractNumId w:val="22"/>
  </w:num>
  <w:num w:numId="24">
    <w:abstractNumId w:val="4"/>
  </w:num>
  <w:num w:numId="25">
    <w:abstractNumId w:val="25"/>
  </w:num>
  <w:num w:numId="26">
    <w:abstractNumId w:val="24"/>
  </w:num>
  <w:num w:numId="27">
    <w:abstractNumId w:val="11"/>
  </w:num>
  <w:num w:numId="28">
    <w:abstractNumId w:val="21"/>
  </w:num>
  <w:num w:numId="29">
    <w:abstractNumId w:val="9"/>
  </w:num>
  <w:num w:numId="30">
    <w:abstractNumId w:val="5"/>
  </w:num>
  <w:num w:numId="31">
    <w:abstractNumId w:val="17"/>
  </w:num>
  <w:num w:numId="32">
    <w:abstractNumId w:val="26"/>
  </w:num>
  <w:num w:numId="33">
    <w:abstractNumId w:val="8"/>
  </w:num>
  <w:num w:numId="34">
    <w:abstractNumId w:val="6"/>
  </w:num>
  <w:num w:numId="35">
    <w:abstractNumId w:val="28"/>
  </w:num>
  <w:num w:numId="36">
    <w:abstractNumId w:val="2"/>
  </w:num>
  <w:num w:numId="37">
    <w:abstractNumId w:val="30"/>
  </w:num>
  <w:num w:numId="38">
    <w:abstractNumId w:val="3"/>
  </w:num>
  <w:num w:numId="39">
    <w:abstractNumId w:val="18"/>
  </w:num>
  <w:num w:numId="40">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6F77"/>
    <w:rsid w:val="000379ED"/>
    <w:rsid w:val="0005642B"/>
    <w:rsid w:val="000568BA"/>
    <w:rsid w:val="00080A72"/>
    <w:rsid w:val="00097EF1"/>
    <w:rsid w:val="000B5F33"/>
    <w:rsid w:val="000E44C0"/>
    <w:rsid w:val="000F682B"/>
    <w:rsid w:val="00100E6F"/>
    <w:rsid w:val="00115D35"/>
    <w:rsid w:val="00122476"/>
    <w:rsid w:val="00132062"/>
    <w:rsid w:val="001544E1"/>
    <w:rsid w:val="00166804"/>
    <w:rsid w:val="00167CC1"/>
    <w:rsid w:val="00181FF0"/>
    <w:rsid w:val="001B2821"/>
    <w:rsid w:val="001D63AD"/>
    <w:rsid w:val="001F3A42"/>
    <w:rsid w:val="00225442"/>
    <w:rsid w:val="00247396"/>
    <w:rsid w:val="00295A99"/>
    <w:rsid w:val="002B5C14"/>
    <w:rsid w:val="002C392E"/>
    <w:rsid w:val="002D17BB"/>
    <w:rsid w:val="002E4E61"/>
    <w:rsid w:val="00322E25"/>
    <w:rsid w:val="003522BA"/>
    <w:rsid w:val="00352322"/>
    <w:rsid w:val="00366591"/>
    <w:rsid w:val="0037777F"/>
    <w:rsid w:val="00386EA6"/>
    <w:rsid w:val="003A2546"/>
    <w:rsid w:val="003C0F42"/>
    <w:rsid w:val="003D5C9E"/>
    <w:rsid w:val="003E0237"/>
    <w:rsid w:val="003E2426"/>
    <w:rsid w:val="003E2FD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155D4"/>
    <w:rsid w:val="005276AE"/>
    <w:rsid w:val="00552A4E"/>
    <w:rsid w:val="0056181F"/>
    <w:rsid w:val="005709A2"/>
    <w:rsid w:val="00572287"/>
    <w:rsid w:val="00573503"/>
    <w:rsid w:val="005758EB"/>
    <w:rsid w:val="00575E91"/>
    <w:rsid w:val="005C5E16"/>
    <w:rsid w:val="005E3F3E"/>
    <w:rsid w:val="005E5641"/>
    <w:rsid w:val="00604C84"/>
    <w:rsid w:val="00622B90"/>
    <w:rsid w:val="00633F6D"/>
    <w:rsid w:val="00655494"/>
    <w:rsid w:val="006774A0"/>
    <w:rsid w:val="00681D88"/>
    <w:rsid w:val="006A415D"/>
    <w:rsid w:val="006B18BB"/>
    <w:rsid w:val="006B6204"/>
    <w:rsid w:val="006C7C37"/>
    <w:rsid w:val="006D1DF3"/>
    <w:rsid w:val="006E733C"/>
    <w:rsid w:val="00701E60"/>
    <w:rsid w:val="0070713D"/>
    <w:rsid w:val="00756DF3"/>
    <w:rsid w:val="0076409D"/>
    <w:rsid w:val="00790D3B"/>
    <w:rsid w:val="00793AE6"/>
    <w:rsid w:val="007B0DED"/>
    <w:rsid w:val="007B425A"/>
    <w:rsid w:val="007C09FC"/>
    <w:rsid w:val="007D1467"/>
    <w:rsid w:val="00807692"/>
    <w:rsid w:val="008157FF"/>
    <w:rsid w:val="00860608"/>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5432"/>
    <w:rsid w:val="009F1004"/>
    <w:rsid w:val="00A1085D"/>
    <w:rsid w:val="00A218D1"/>
    <w:rsid w:val="00A31CDF"/>
    <w:rsid w:val="00A34902"/>
    <w:rsid w:val="00A61578"/>
    <w:rsid w:val="00A626F8"/>
    <w:rsid w:val="00AB510F"/>
    <w:rsid w:val="00B31CA3"/>
    <w:rsid w:val="00B35DB6"/>
    <w:rsid w:val="00B44553"/>
    <w:rsid w:val="00B52CD5"/>
    <w:rsid w:val="00B54ADD"/>
    <w:rsid w:val="00B551B5"/>
    <w:rsid w:val="00B55648"/>
    <w:rsid w:val="00B60C8C"/>
    <w:rsid w:val="00B85609"/>
    <w:rsid w:val="00B95DD4"/>
    <w:rsid w:val="00BA35CE"/>
    <w:rsid w:val="00BA3959"/>
    <w:rsid w:val="00BD01B0"/>
    <w:rsid w:val="00BD2D3D"/>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03F95"/>
    <w:rsid w:val="00D45D84"/>
    <w:rsid w:val="00D607D5"/>
    <w:rsid w:val="00D66AC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F01727"/>
    <w:rsid w:val="00F10552"/>
    <w:rsid w:val="00F16585"/>
    <w:rsid w:val="00F20B2E"/>
    <w:rsid w:val="00F505F6"/>
    <w:rsid w:val="00F5226A"/>
    <w:rsid w:val="00F5474B"/>
    <w:rsid w:val="00F560F3"/>
    <w:rsid w:val="00F63BF1"/>
    <w:rsid w:val="00F644FB"/>
    <w:rsid w:val="00F71A76"/>
    <w:rsid w:val="00F747ED"/>
    <w:rsid w:val="00F81FB0"/>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eader" Target="header3.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0CC53-4620-3448-945E-6D37A06DE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38</Pages>
  <Words>3659</Words>
  <Characters>20858</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24469</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Alan Orcharton</cp:lastModifiedBy>
  <cp:revision>6</cp:revision>
  <cp:lastPrinted>2005-03-10T22:07:00Z</cp:lastPrinted>
  <dcterms:created xsi:type="dcterms:W3CDTF">2015-03-02T04:53:00Z</dcterms:created>
  <dcterms:modified xsi:type="dcterms:W3CDTF">2015-03-03T11:01:00Z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