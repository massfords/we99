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Peter Henstock</w:t>
            </w:r>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56181F">
        <w:rPr>
          <w:noProof/>
        </w:rPr>
        <w:t>3</w:t>
      </w:r>
      <w:r w:rsidR="00970B57">
        <w:rPr>
          <w:noProof/>
        </w:rPr>
        <w:fldChar w:fldCharType="end"/>
      </w:r>
    </w:p>
    <w:p w14:paraId="00F680AF" w14:textId="77777777" w:rsidR="00970B57" w:rsidRDefault="00970B57" w:rsidP="0056181F">
      <w:pPr>
        <w:pStyle w:val="TOC2"/>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56181F">
        <w:rPr>
          <w:noProof/>
        </w:rPr>
        <w:t>3</w:t>
      </w:r>
      <w:r>
        <w:rPr>
          <w:noProof/>
        </w:rPr>
        <w:fldChar w:fldCharType="end"/>
      </w:r>
    </w:p>
    <w:p w14:paraId="0BB36F3A" w14:textId="77777777" w:rsidR="00970B57" w:rsidRDefault="00970B57" w:rsidP="0056181F">
      <w:pPr>
        <w:pStyle w:val="TOC2"/>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56181F">
        <w:rPr>
          <w:noProof/>
        </w:rPr>
        <w:t>3</w:t>
      </w:r>
      <w:r>
        <w:rPr>
          <w:noProof/>
        </w:rPr>
        <w:fldChar w:fldCharType="end"/>
      </w:r>
    </w:p>
    <w:p w14:paraId="7DBEB9A4" w14:textId="77777777" w:rsidR="00970B57" w:rsidRDefault="00970B57" w:rsidP="0056181F">
      <w:pPr>
        <w:pStyle w:val="TOC2"/>
        <w:rPr>
          <w:rFonts w:asciiTheme="minorHAnsi" w:eastAsiaTheme="minorEastAsia" w:hAnsiTheme="minorHAnsi" w:cstheme="minorBidi"/>
          <w:noProof/>
          <w:lang w:eastAsia="ja-JP"/>
        </w:rPr>
      </w:pPr>
      <w:r>
        <w:rPr>
          <w:noProof/>
        </w:rPr>
        <w:t>1.3</w:t>
      </w:r>
      <w:r>
        <w:rPr>
          <w:rFonts w:asciiTheme="minorHAnsi" w:eastAsiaTheme="minorEastAsia" w:hAnsiTheme="minorHAnsi" w:cstheme="minorBidi"/>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56181F">
        <w:rPr>
          <w:noProof/>
        </w:rPr>
        <w:t>4</w:t>
      </w:r>
      <w:r>
        <w:rPr>
          <w:noProof/>
        </w:rPr>
        <w:fldChar w:fldCharType="end"/>
      </w:r>
    </w:p>
    <w:p w14:paraId="18E4CF6A" w14:textId="77777777" w:rsidR="00970B57" w:rsidRDefault="00970B57" w:rsidP="0056181F">
      <w:pPr>
        <w:pStyle w:val="TOC2"/>
        <w:rPr>
          <w:rFonts w:asciiTheme="minorHAnsi" w:eastAsiaTheme="minorEastAsia" w:hAnsiTheme="minorHAnsi" w:cstheme="minorBidi"/>
          <w:noProof/>
          <w:lang w:eastAsia="ja-JP"/>
        </w:rPr>
      </w:pPr>
      <w:r>
        <w:rPr>
          <w:noProof/>
        </w:rPr>
        <w:t>1.4</w:t>
      </w:r>
      <w:r>
        <w:rPr>
          <w:rFonts w:asciiTheme="minorHAnsi" w:eastAsiaTheme="minorEastAsia" w:hAnsiTheme="minorHAnsi" w:cstheme="minorBidi"/>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56181F">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56181F">
        <w:rPr>
          <w:noProof/>
        </w:rPr>
        <w:t>6</w:t>
      </w:r>
      <w:r>
        <w:rPr>
          <w:noProof/>
        </w:rPr>
        <w:fldChar w:fldCharType="end"/>
      </w:r>
    </w:p>
    <w:p w14:paraId="1E42E52B" w14:textId="77777777" w:rsidR="00970B57" w:rsidRDefault="00970B57" w:rsidP="0056181F">
      <w:pPr>
        <w:pStyle w:val="TOC2"/>
        <w:rPr>
          <w:rFonts w:asciiTheme="minorHAnsi" w:eastAsiaTheme="minorEastAsia" w:hAnsiTheme="minorHAnsi" w:cstheme="minorBidi"/>
          <w:noProof/>
          <w:lang w:eastAsia="ja-JP"/>
        </w:rPr>
      </w:pPr>
      <w:r>
        <w:rPr>
          <w:noProof/>
        </w:rPr>
        <w:t>2.1</w:t>
      </w:r>
      <w:r>
        <w:rPr>
          <w:rFonts w:asciiTheme="minorHAnsi" w:eastAsiaTheme="minorEastAsia" w:hAnsiTheme="minorHAnsi" w:cstheme="minorBidi"/>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56181F">
        <w:rPr>
          <w:noProof/>
        </w:rPr>
        <w:t>6</w:t>
      </w:r>
      <w:r>
        <w:rPr>
          <w:noProof/>
        </w:rPr>
        <w:fldChar w:fldCharType="end"/>
      </w:r>
    </w:p>
    <w:p w14:paraId="075E5666" w14:textId="77777777" w:rsidR="00970B57" w:rsidRDefault="00970B57" w:rsidP="0056181F">
      <w:pPr>
        <w:pStyle w:val="TOC2"/>
        <w:rPr>
          <w:rFonts w:asciiTheme="minorHAnsi" w:eastAsiaTheme="minorEastAsia" w:hAnsiTheme="minorHAnsi" w:cstheme="minorBidi"/>
          <w:noProof/>
          <w:lang w:eastAsia="ja-JP"/>
        </w:rPr>
      </w:pPr>
      <w:r>
        <w:rPr>
          <w:noProof/>
        </w:rPr>
        <w:t>2.2</w:t>
      </w:r>
      <w:r>
        <w:rPr>
          <w:rFonts w:asciiTheme="minorHAnsi" w:eastAsiaTheme="minorEastAsia" w:hAnsiTheme="minorHAnsi" w:cstheme="minorBidi"/>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56181F">
        <w:rPr>
          <w:noProof/>
        </w:rPr>
        <w:t>6</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56181F">
        <w:rPr>
          <w:noProof/>
        </w:rPr>
        <w:t>7</w:t>
      </w:r>
      <w:r>
        <w:rPr>
          <w:noProof/>
        </w:rPr>
        <w:fldChar w:fldCharType="end"/>
      </w:r>
    </w:p>
    <w:p w14:paraId="37374311" w14:textId="77777777" w:rsidR="00970B57" w:rsidRDefault="00970B57" w:rsidP="0056181F">
      <w:pPr>
        <w:pStyle w:val="TOC2"/>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56181F">
        <w:rPr>
          <w:noProof/>
        </w:rPr>
        <w:t>7</w:t>
      </w:r>
      <w:r>
        <w:rPr>
          <w:noProof/>
        </w:rPr>
        <w:fldChar w:fldCharType="end"/>
      </w:r>
    </w:p>
    <w:p w14:paraId="5E14B2E6" w14:textId="77777777" w:rsidR="00970B57" w:rsidRDefault="00970B57" w:rsidP="0056181F">
      <w:pPr>
        <w:pStyle w:val="TOC2"/>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56181F">
        <w:rPr>
          <w:noProof/>
        </w:rPr>
        <w:t>7</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56181F">
        <w:rPr>
          <w:noProof/>
        </w:rPr>
        <w:t>8</w:t>
      </w:r>
      <w:r>
        <w:rPr>
          <w:noProof/>
        </w:rPr>
        <w:fldChar w:fldCharType="end"/>
      </w:r>
    </w:p>
    <w:p w14:paraId="768311C6" w14:textId="77777777" w:rsidR="00970B57" w:rsidRDefault="00970B57" w:rsidP="0056181F">
      <w:pPr>
        <w:pStyle w:val="TOC2"/>
        <w:rPr>
          <w:rFonts w:asciiTheme="minorHAnsi" w:eastAsiaTheme="minorEastAsia" w:hAnsiTheme="minorHAnsi" w:cstheme="minorBidi"/>
          <w:noProof/>
          <w:lang w:eastAsia="ja-JP"/>
        </w:rPr>
      </w:pPr>
      <w:r>
        <w:rPr>
          <w:noProof/>
        </w:rPr>
        <w:t>4.1</w:t>
      </w:r>
      <w:r>
        <w:rPr>
          <w:rFonts w:asciiTheme="minorHAnsi" w:eastAsiaTheme="minorEastAsia" w:hAnsiTheme="minorHAnsi" w:cstheme="minorBidi"/>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56181F">
        <w:rPr>
          <w:noProof/>
        </w:rPr>
        <w:t>8</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56181F">
        <w:rPr>
          <w:noProof/>
        </w:rPr>
        <w:t>9</w:t>
      </w:r>
      <w:r>
        <w:rPr>
          <w:noProof/>
        </w:rPr>
        <w:fldChar w:fldCharType="end"/>
      </w:r>
    </w:p>
    <w:p w14:paraId="4AFDA839" w14:textId="77777777" w:rsidR="00970B57" w:rsidRDefault="00970B57" w:rsidP="0056181F">
      <w:pPr>
        <w:pStyle w:val="TOC2"/>
        <w:rPr>
          <w:rFonts w:asciiTheme="minorHAnsi" w:eastAsiaTheme="minorEastAsia" w:hAnsiTheme="minorHAnsi" w:cstheme="minorBidi"/>
          <w:noProof/>
          <w:lang w:eastAsia="ja-JP"/>
        </w:rPr>
      </w:pPr>
      <w:r>
        <w:rPr>
          <w:noProof/>
        </w:rPr>
        <w:t>5.1</w:t>
      </w:r>
      <w:r>
        <w:rPr>
          <w:rFonts w:asciiTheme="minorHAnsi" w:eastAsiaTheme="minorEastAsia" w:hAnsiTheme="minorHAnsi" w:cstheme="minorBidi"/>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56181F">
        <w:rPr>
          <w:noProof/>
        </w:rPr>
        <w:t>9</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56181F">
        <w:rPr>
          <w:noProof/>
        </w:rPr>
        <w:t>9</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56181F">
        <w:rPr>
          <w:noProof/>
        </w:rPr>
        <w:t>9</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56181F">
        <w:rPr>
          <w:noProof/>
        </w:rPr>
        <w:t>11</w:t>
      </w:r>
      <w:r>
        <w:rPr>
          <w:noProof/>
        </w:rPr>
        <w:fldChar w:fldCharType="end"/>
      </w:r>
    </w:p>
    <w:p w14:paraId="7898BAFC" w14:textId="77777777" w:rsidR="00970B57" w:rsidRDefault="00970B57" w:rsidP="0056181F">
      <w:pPr>
        <w:pStyle w:val="TOC2"/>
        <w:rPr>
          <w:rFonts w:asciiTheme="minorHAnsi" w:eastAsiaTheme="minorEastAsia" w:hAnsiTheme="minorHAnsi" w:cstheme="minorBidi"/>
          <w:noProof/>
          <w:lang w:eastAsia="ja-JP"/>
        </w:rPr>
      </w:pPr>
      <w:r>
        <w:rPr>
          <w:noProof/>
        </w:rPr>
        <w:t>5.2</w:t>
      </w:r>
      <w:r>
        <w:rPr>
          <w:rFonts w:asciiTheme="minorHAnsi" w:eastAsiaTheme="minorEastAsia" w:hAnsiTheme="minorHAnsi" w:cstheme="minorBidi"/>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56181F">
        <w:rPr>
          <w:noProof/>
        </w:rPr>
        <w:t>12</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56181F">
        <w:rPr>
          <w:noProof/>
        </w:rPr>
        <w:t>12</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56181F">
        <w:rPr>
          <w:noProof/>
        </w:rPr>
        <w:t>14</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56181F">
        <w:rPr>
          <w:noProof/>
        </w:rPr>
        <w:t>21</w:t>
      </w:r>
      <w:r>
        <w:rPr>
          <w:noProof/>
        </w:rPr>
        <w:fldChar w:fldCharType="end"/>
      </w:r>
    </w:p>
    <w:p w14:paraId="7BF9F7BD" w14:textId="77777777" w:rsidR="00970B57" w:rsidRDefault="00970B57" w:rsidP="0056181F">
      <w:pPr>
        <w:pStyle w:val="TOC2"/>
        <w:rPr>
          <w:rFonts w:asciiTheme="minorHAnsi" w:eastAsiaTheme="minorEastAsia" w:hAnsiTheme="minorHAnsi" w:cstheme="minorBidi"/>
          <w:noProof/>
          <w:lang w:eastAsia="ja-JP"/>
        </w:rPr>
      </w:pPr>
      <w:r>
        <w:rPr>
          <w:noProof/>
        </w:rPr>
        <w:t>5.3</w:t>
      </w:r>
      <w:r>
        <w:rPr>
          <w:rFonts w:asciiTheme="minorHAnsi" w:eastAsiaTheme="minorEastAsia" w:hAnsiTheme="minorHAnsi" w:cstheme="minorBidi"/>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56181F">
        <w:rPr>
          <w:noProof/>
        </w:rPr>
        <w:t>22</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56181F">
        <w:rPr>
          <w:noProof/>
        </w:rPr>
        <w:t>22</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56181F">
        <w:rPr>
          <w:noProof/>
        </w:rPr>
        <w:t>23</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56181F">
        <w:rPr>
          <w:noProof/>
        </w:rPr>
        <w:t>24</w:t>
      </w:r>
      <w:r>
        <w:rPr>
          <w:noProof/>
        </w:rPr>
        <w:fldChar w:fldCharType="end"/>
      </w:r>
    </w:p>
    <w:p w14:paraId="5D506F63" w14:textId="77777777" w:rsidR="00970B57" w:rsidRDefault="00970B57" w:rsidP="0056181F">
      <w:pPr>
        <w:pStyle w:val="TOC2"/>
        <w:rPr>
          <w:rFonts w:asciiTheme="minorHAnsi" w:eastAsiaTheme="minorEastAsia" w:hAnsiTheme="minorHAnsi" w:cstheme="minorBidi"/>
          <w:noProof/>
          <w:lang w:eastAsia="ja-JP"/>
        </w:rPr>
      </w:pPr>
      <w:r>
        <w:rPr>
          <w:noProof/>
        </w:rPr>
        <w:t>5.4</w:t>
      </w:r>
      <w:r>
        <w:rPr>
          <w:rFonts w:asciiTheme="minorHAnsi" w:eastAsiaTheme="minorEastAsia" w:hAnsiTheme="minorHAnsi" w:cstheme="minorBidi"/>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56181F">
        <w:rPr>
          <w:noProof/>
        </w:rPr>
        <w:t>25</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56181F">
        <w:rPr>
          <w:noProof/>
        </w:rPr>
        <w:t>25</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56181F">
        <w:rPr>
          <w:noProof/>
        </w:rPr>
        <w:t>25</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56181F">
        <w:rPr>
          <w:noProof/>
        </w:rPr>
        <w:t>26</w:t>
      </w:r>
      <w:r>
        <w:rPr>
          <w:noProof/>
        </w:rPr>
        <w:fldChar w:fldCharType="end"/>
      </w:r>
    </w:p>
    <w:p w14:paraId="2024A406" w14:textId="77777777" w:rsidR="00970B57" w:rsidRDefault="00970B57" w:rsidP="0056181F">
      <w:pPr>
        <w:pStyle w:val="TOC2"/>
        <w:rPr>
          <w:rFonts w:asciiTheme="minorHAnsi" w:eastAsiaTheme="minorEastAsia" w:hAnsiTheme="minorHAnsi" w:cstheme="minorBidi"/>
          <w:noProof/>
          <w:lang w:eastAsia="ja-JP"/>
        </w:rPr>
      </w:pPr>
      <w:r>
        <w:rPr>
          <w:noProof/>
        </w:rPr>
        <w:lastRenderedPageBreak/>
        <w:t>5.5</w:t>
      </w:r>
      <w:r>
        <w:rPr>
          <w:rFonts w:asciiTheme="minorHAnsi" w:eastAsiaTheme="minorEastAsia" w:hAnsiTheme="minorHAnsi" w:cstheme="minorBidi"/>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56181F">
        <w:rPr>
          <w:noProof/>
        </w:rPr>
        <w:t>27</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56181F">
        <w:rPr>
          <w:noProof/>
        </w:rPr>
        <w:t>27</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56181F">
        <w:rPr>
          <w:noProof/>
        </w:rPr>
        <w:t>27</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56181F">
        <w:rPr>
          <w:noProof/>
        </w:rPr>
        <w:t>29</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56181F">
        <w:rPr>
          <w:noProof/>
        </w:rPr>
        <w:t>30</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56181F">
        <w:rPr>
          <w:noProof/>
        </w:rPr>
        <w:t>31</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56181F">
        <w:rPr>
          <w:noProof/>
        </w:rPr>
        <w:t>31</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56181F">
        <w:rPr>
          <w:noProof/>
        </w:rPr>
        <w:t>31</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56181F">
        <w:rPr>
          <w:noProof/>
        </w:rPr>
        <w:t>31</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lastRenderedPageBreak/>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Alex Zaman</w:t>
            </w:r>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C9152BD" w:rsidR="00C4101E" w:rsidRDefault="006C7C37">
            <w:pPr>
              <w:pStyle w:val="TableText"/>
            </w:pPr>
            <w:r>
              <w:t>3rd</w:t>
            </w:r>
            <w:r w:rsidR="00115D35">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4E7CBCDB" w:rsidR="00C4101E" w:rsidRDefault="00B8560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4C1DB437" w:rsidR="00C4101E" w:rsidRDefault="00115D35">
            <w:pPr>
              <w:pStyle w:val="TableText"/>
            </w:pPr>
            <w:r>
              <w:t>2.</w:t>
            </w:r>
            <w:r w:rsidR="006C7C37">
              <w:t>4</w:t>
            </w:r>
          </w:p>
        </w:tc>
        <w:tc>
          <w:tcPr>
            <w:tcW w:w="4320" w:type="dxa"/>
            <w:tcBorders>
              <w:top w:val="single" w:sz="8" w:space="0" w:color="808080"/>
              <w:left w:val="single" w:sz="8" w:space="0" w:color="808080"/>
              <w:bottom w:val="single" w:sz="12" w:space="0" w:color="000000"/>
              <w:right w:val="single" w:sz="12" w:space="0" w:color="000000"/>
            </w:tcBorders>
          </w:tcPr>
          <w:p w14:paraId="5861832A" w14:textId="22FAD49D" w:rsidR="00C4101E" w:rsidRDefault="006C7C37">
            <w:pPr>
              <w:pStyle w:val="TableText"/>
            </w:pPr>
            <w:r>
              <w:t>Updated Plate Editor Text and mockups.</w:t>
            </w: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lastRenderedPageBreak/>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5" w:name="_Toc73946771"/>
      <w:bookmarkStart w:id="16" w:name="_Toc286359794"/>
      <w:r>
        <w:t>Document Approvers</w:t>
      </w:r>
      <w:bookmarkEnd w:id="0"/>
      <w:bookmarkEnd w:id="1"/>
      <w:bookmarkEnd w:id="2"/>
      <w:bookmarkEnd w:id="3"/>
      <w:bookmarkEnd w:id="4"/>
      <w:bookmarkEnd w:id="5"/>
      <w:bookmarkEnd w:id="6"/>
      <w:bookmarkEnd w:id="15"/>
      <w:bookmarkEnd w:id="16"/>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r>
        <w:t>Current Process Problem being solved</w:t>
      </w:r>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a disparate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The We99 team is proposing releasing an integrated suite of open source web based tools. The team believes that the tools will enable scientists to be more organized and efficient when screening and analyzing potential drugs. Time savings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7" w:name="_Toc77147653"/>
      <w:bookmarkStart w:id="18" w:name="_Toc286359795"/>
      <w:bookmarkStart w:id="19" w:name="_Toc516369892"/>
      <w:bookmarkStart w:id="20" w:name="_Toc73946772"/>
      <w:r>
        <w:lastRenderedPageBreak/>
        <w:t>Assumptions and Constraints</w:t>
      </w:r>
      <w:bookmarkEnd w:id="17"/>
      <w:bookmarkEnd w:id="18"/>
    </w:p>
    <w:p w14:paraId="7861BA4D" w14:textId="77777777" w:rsidR="00CA5E15" w:rsidRPr="00CA5E15" w:rsidRDefault="00C4101E" w:rsidP="00E00D4C">
      <w:pPr>
        <w:pStyle w:val="Heading2"/>
      </w:pPr>
      <w:bookmarkStart w:id="21" w:name="_Toc77147654"/>
      <w:bookmarkStart w:id="22" w:name="_Toc286359796"/>
      <w:r>
        <w:t>Assumptions</w:t>
      </w:r>
      <w:bookmarkEnd w:id="21"/>
      <w:bookmarkEnd w:id="22"/>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3" w:name="_Toc77147655"/>
      <w:bookmarkStart w:id="24" w:name="_Toc286359797"/>
      <w:r>
        <w:t>Constraints</w:t>
      </w:r>
      <w:bookmarkEnd w:id="23"/>
      <w:bookmarkEnd w:id="24"/>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5" w:name="_Toc286359798"/>
      <w:r>
        <w:lastRenderedPageBreak/>
        <w:t>Scope</w:t>
      </w:r>
      <w:bookmarkEnd w:id="25"/>
    </w:p>
    <w:p w14:paraId="499B660C" w14:textId="77777777" w:rsidR="00C4101E" w:rsidRDefault="00C4101E" w:rsidP="00E00D4C">
      <w:pPr>
        <w:pStyle w:val="Heading2"/>
      </w:pPr>
      <w:bookmarkStart w:id="26" w:name="_Toc286359799"/>
      <w:r>
        <w:t>In Scope</w:t>
      </w:r>
      <w:bookmarkEnd w:id="26"/>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7" w:name="_Toc286359800"/>
      <w:r>
        <w:t>Out of Scope</w:t>
      </w:r>
      <w:bookmarkEnd w:id="27"/>
    </w:p>
    <w:p w14:paraId="0747301A" w14:textId="77777777" w:rsidR="00C4101E" w:rsidRDefault="00C4101E">
      <w:pPr>
        <w:pStyle w:val="Heading1"/>
      </w:pPr>
      <w:bookmarkStart w:id="28" w:name="_Toc516369901"/>
      <w:bookmarkStart w:id="29" w:name="_Toc73946777"/>
      <w:bookmarkStart w:id="30" w:name="_Toc286359801"/>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End w:id="19"/>
      <w:bookmarkEnd w:id="20"/>
      <w:r>
        <w:lastRenderedPageBreak/>
        <w:t xml:space="preserve">Proposed </w:t>
      </w:r>
      <w:bookmarkEnd w:id="28"/>
      <w:bookmarkEnd w:id="29"/>
      <w:r w:rsidR="004C3A9C">
        <w:t>Functionality</w:t>
      </w:r>
      <w:bookmarkEnd w:id="30"/>
    </w:p>
    <w:p w14:paraId="510D11FD" w14:textId="77777777" w:rsidR="00C4101E" w:rsidRDefault="00C4101E">
      <w:pPr>
        <w:ind w:left="450"/>
      </w:pPr>
    </w:p>
    <w:p w14:paraId="045C19AB" w14:textId="77777777" w:rsidR="009C1A91" w:rsidRDefault="009C1A91" w:rsidP="009C1A91">
      <w:pPr>
        <w:pStyle w:val="Heading2"/>
      </w:pPr>
      <w:bookmarkStart w:id="41" w:name="_Toc286359802"/>
      <w:bookmarkEnd w:id="31"/>
      <w:bookmarkEnd w:id="32"/>
      <w:bookmarkEnd w:id="33"/>
      <w:bookmarkEnd w:id="34"/>
      <w:bookmarkEnd w:id="35"/>
      <w:bookmarkEnd w:id="36"/>
      <w:bookmarkEnd w:id="37"/>
      <w:bookmarkEnd w:id="38"/>
      <w:bookmarkEnd w:id="39"/>
      <w:bookmarkEnd w:id="40"/>
      <w:r>
        <w:t>Introduction</w:t>
      </w:r>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r>
        <w:t>Overview</w:t>
      </w:r>
      <w:bookmarkEnd w:id="41"/>
    </w:p>
    <w:p w14:paraId="7C02D6F0" w14:textId="28A23A69" w:rsidR="00C4101E" w:rsidRDefault="004C3A9C" w:rsidP="00655494">
      <w:pPr>
        <w:pStyle w:val="BodyText"/>
      </w:pPr>
      <w:bookmarkStart w:id="42"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3" w:name="_Toc511624237"/>
      <w:bookmarkStart w:id="44" w:name="_Toc514228812"/>
      <w:bookmarkStart w:id="45" w:name="_Toc73946781"/>
      <w:bookmarkStart w:id="46" w:name="_Toc286359803"/>
      <w:bookmarkEnd w:id="42"/>
      <w:r>
        <w:lastRenderedPageBreak/>
        <w:t xml:space="preserve">Business </w:t>
      </w:r>
      <w:r w:rsidR="00B54ADD">
        <w:t xml:space="preserve">(Functional) </w:t>
      </w:r>
      <w:r>
        <w:t>Requirements</w:t>
      </w:r>
      <w:bookmarkEnd w:id="43"/>
      <w:bookmarkEnd w:id="44"/>
      <w:bookmarkEnd w:id="45"/>
      <w:bookmarkEnd w:id="46"/>
    </w:p>
    <w:p w14:paraId="0113DAB3" w14:textId="77777777" w:rsidR="00C4101E" w:rsidRDefault="00B54ADD" w:rsidP="00E00D4C">
      <w:pPr>
        <w:pStyle w:val="Heading2"/>
      </w:pPr>
      <w:bookmarkStart w:id="47" w:name="_Toc286359804"/>
      <w:bookmarkStart w:id="48" w:name="_Toc73946782"/>
      <w:r>
        <w:t>Security</w:t>
      </w:r>
      <w:r w:rsidR="00C4101E">
        <w:t xml:space="preserve"> Functional Requirements</w:t>
      </w:r>
      <w:bookmarkEnd w:id="47"/>
    </w:p>
    <w:p w14:paraId="71B9A8C4" w14:textId="77777777" w:rsidR="00B54ADD" w:rsidRDefault="00B54ADD" w:rsidP="00B54ADD">
      <w:pPr>
        <w:pStyle w:val="BodyText"/>
      </w:pPr>
    </w:p>
    <w:p w14:paraId="7A8C59B1" w14:textId="77777777" w:rsidR="00B54ADD" w:rsidRDefault="00F5226A" w:rsidP="00B54ADD">
      <w:pPr>
        <w:pStyle w:val="Heading3"/>
      </w:pPr>
      <w:bookmarkStart w:id="49" w:name="_Toc286359805"/>
      <w:r>
        <w:t xml:space="preserve">Security </w:t>
      </w:r>
      <w:r w:rsidR="00B54ADD">
        <w:t>Overview</w:t>
      </w:r>
      <w:bookmarkEnd w:id="49"/>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0" w:name="_Toc286359806"/>
      <w:r>
        <w:t>Sample Screens</w:t>
      </w:r>
      <w:r w:rsidR="004D5E73">
        <w:t xml:space="preserve"> / Story</w:t>
      </w:r>
      <w:r w:rsidR="00B52CD5">
        <w:t xml:space="preserve"> </w:t>
      </w:r>
      <w:r w:rsidR="004D5E73">
        <w:t>Board</w:t>
      </w:r>
      <w:bookmarkEnd w:id="50"/>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1" w:name="_Toc286359807"/>
      <w:bookmarkEnd w:id="48"/>
      <w:r>
        <w:t>O</w:t>
      </w:r>
      <w:r w:rsidR="00B31CA3">
        <w:t xml:space="preserve">pen Issues / Questions </w:t>
      </w:r>
      <w:r w:rsidR="002B5C14">
        <w:t>S</w:t>
      </w:r>
      <w:r>
        <w:t>ecurity</w:t>
      </w:r>
      <w:r w:rsidR="002B5C14">
        <w:t xml:space="preserve"> Section</w:t>
      </w:r>
      <w:bookmarkEnd w:id="51"/>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2" w:name="_Toc73946788"/>
      <w:bookmarkStart w:id="53"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4" w:name="_Toc286359808"/>
      <w:r>
        <w:lastRenderedPageBreak/>
        <w:t>Plate Management Requirements</w:t>
      </w:r>
      <w:bookmarkEnd w:id="54"/>
    </w:p>
    <w:p w14:paraId="36A550A3" w14:textId="77777777" w:rsidR="0076409D" w:rsidRDefault="0076409D" w:rsidP="0076409D">
      <w:pPr>
        <w:pStyle w:val="BodyText"/>
      </w:pPr>
    </w:p>
    <w:p w14:paraId="7F135AB9" w14:textId="248C5F6C" w:rsidR="0076409D" w:rsidRDefault="0076409D" w:rsidP="0076409D">
      <w:pPr>
        <w:pStyle w:val="Heading3"/>
      </w:pPr>
      <w:bookmarkStart w:id="55" w:name="_Toc286359809"/>
      <w:r>
        <w:t>Plate Management Overview</w:t>
      </w:r>
      <w:bookmarkEnd w:id="55"/>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he contents of microtitre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Plate sets are created using plate templates. Plate templates contain labels that act as place holders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es are identified with a plateID</w:t>
      </w:r>
      <w:r>
        <w:t xml:space="preserve"> (a.k.a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w:t>
      </w:r>
      <w:r>
        <w:t>ells themselves are identified by the plate to which they belong and their row and column coordinates.</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The concentration of a compound is specified via a number and a unit of measure (e.g., 20 uM).</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of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text json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The Import feature receives a json export and asks the user to reassign some of the unique fields (plate set name and plate Ids). It will populate the database based on the associated json.</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6" w:name="_Toc286359810"/>
      <w:r>
        <w:t>Sample Screens / Story Board</w:t>
      </w:r>
      <w:bookmarkEnd w:id="56"/>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r w:rsidR="003C0F42">
        <w:t>COMP{number},</w:t>
      </w:r>
    </w:p>
    <w:p w14:paraId="7EED89DD" w14:textId="211655ED" w:rsidR="005276AE" w:rsidRDefault="005276AE" w:rsidP="005276AE">
      <w:pPr>
        <w:pStyle w:val="BodyText"/>
        <w:numPr>
          <w:ilvl w:val="0"/>
          <w:numId w:val="35"/>
        </w:numPr>
      </w:pPr>
      <w:r>
        <w:t xml:space="preserve">Negative Control: </w:t>
      </w:r>
      <w:r w:rsidR="003C0F42">
        <w:t>NEG{number},</w:t>
      </w:r>
    </w:p>
    <w:p w14:paraId="532B4903" w14:textId="70EB28C1" w:rsidR="00A626F8" w:rsidRDefault="005276AE" w:rsidP="005276AE">
      <w:pPr>
        <w:pStyle w:val="BodyText"/>
        <w:numPr>
          <w:ilvl w:val="0"/>
          <w:numId w:val="35"/>
        </w:numPr>
      </w:pPr>
      <w:r>
        <w:t xml:space="preserve">Positive Control: </w:t>
      </w:r>
      <w:r w:rsidR="003C0F42">
        <w:t>POS</w:t>
      </w:r>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r w:rsidRPr="005276AE">
        <w:rPr>
          <w:rFonts w:ascii="Arial" w:hAnsi="Arial" w:cs="Arial"/>
          <w:sz w:val="22"/>
          <w:szCs w:val="22"/>
        </w:rPr>
        <w:t>COMP{Number}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r w:rsidRPr="005276AE">
        <w:rPr>
          <w:rFonts w:ascii="Arial" w:hAnsi="Arial" w:cs="Arial"/>
          <w:sz w:val="22"/>
          <w:szCs w:val="22"/>
        </w:rPr>
        <w:t>POS{Number}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r w:rsidRPr="005276AE">
        <w:rPr>
          <w:rFonts w:ascii="Arial" w:hAnsi="Arial" w:cs="Arial"/>
          <w:sz w:val="22"/>
          <w:szCs w:val="22"/>
        </w:rPr>
        <w:t>NEG{Number}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scientist then creates plates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The system will generate a unique ID for the plates,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57" w:name="_Toc286359811"/>
      <w:r>
        <w:t>Open Issues / Questions Plate Management</w:t>
      </w:r>
      <w:bookmarkEnd w:id="57"/>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rPr>
                <w:rStyle w:val="CommentReference"/>
              </w:rPr>
              <w:t/>
            </w:r>
            <w:r>
              <w:t>We should consider having add plate set wizard to produce a json document server side. then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58" w:name="_Toc286359812"/>
      <w:r>
        <w:t>Experiment Man</w:t>
      </w:r>
      <w:r w:rsidR="0076409D">
        <w:t>agement</w:t>
      </w:r>
      <w:r>
        <w:t xml:space="preserve"> Requirements</w:t>
      </w:r>
      <w:bookmarkEnd w:id="58"/>
    </w:p>
    <w:p w14:paraId="1E2E21D0" w14:textId="77777777" w:rsidR="001B2821" w:rsidRDefault="001B2821" w:rsidP="001B2821">
      <w:pPr>
        <w:pStyle w:val="BodyText"/>
      </w:pPr>
    </w:p>
    <w:p w14:paraId="6AD3F0A4" w14:textId="5FC3B9BD" w:rsidR="001B2821" w:rsidRDefault="001B2821" w:rsidP="001B2821">
      <w:pPr>
        <w:pStyle w:val="Heading3"/>
      </w:pPr>
      <w:bookmarkStart w:id="59" w:name="_Toc286359813"/>
      <w:r>
        <w:t>Overview</w:t>
      </w:r>
      <w:bookmarkEnd w:id="59"/>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60" w:author="Alex" w:date="2015-02-25T09:17:00Z"/>
        </w:rPr>
      </w:pPr>
      <w:ins w:id="61"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62" w:author="Alex" w:date="2015-02-25T09:17:00Z"/>
        </w:rPr>
      </w:pPr>
      <w:ins w:id="63"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64"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65"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6" w:name="_Toc286359814"/>
      <w:r>
        <w:t>Sample Screens / Story Board</w:t>
      </w:r>
      <w:bookmarkEnd w:id="66"/>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7" w:name="_Toc286359815"/>
      <w:r>
        <w:lastRenderedPageBreak/>
        <w:t>Open Issues / Questions Experiment Management</w:t>
      </w:r>
      <w:bookmarkEnd w:id="67"/>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68" w:author="Alex" w:date="2015-02-25T09:18:00Z">
              <w:r>
                <w:t>Might need Need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69"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70" w:name="_Toc286359816"/>
      <w:bookmarkEnd w:id="52"/>
      <w:r>
        <w:t>Results Analysis</w:t>
      </w:r>
      <w:r w:rsidR="00B31CA3">
        <w:t xml:space="preserve"> Requirements</w:t>
      </w:r>
      <w:bookmarkEnd w:id="70"/>
    </w:p>
    <w:p w14:paraId="69630E74" w14:textId="77777777" w:rsidR="00B95DD4" w:rsidRDefault="00B95DD4" w:rsidP="00B95DD4">
      <w:pPr>
        <w:pStyle w:val="BodyText"/>
      </w:pPr>
    </w:p>
    <w:p w14:paraId="182E6A8F" w14:textId="47BAB170" w:rsidR="00B95DD4" w:rsidRDefault="00B95DD4" w:rsidP="00B95DD4">
      <w:pPr>
        <w:pStyle w:val="Heading3"/>
      </w:pPr>
      <w:bookmarkStart w:id="71" w:name="_Toc286359817"/>
      <w:r>
        <w:t>Overview</w:t>
      </w:r>
      <w:bookmarkEnd w:id="71"/>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72" w:name="_Toc286359818"/>
      <w:r>
        <w:t>Sample Screens / Story Boards</w:t>
      </w:r>
      <w:bookmarkEnd w:id="72"/>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6B4D58" w:rsidRPr="00572287" w:rsidRDefault="006B4D58">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8"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9"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0"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31"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6B4D58" w:rsidRPr="00572287" w:rsidRDefault="006B4D58">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3" w:name="_Toc286359819"/>
      <w:r>
        <w:t>Open Issues / Questions Results Analysis</w:t>
      </w:r>
      <w:bookmarkEnd w:id="73"/>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4" w:name="_Toc286359820"/>
      <w:r>
        <w:t>Special Feature Proposals</w:t>
      </w:r>
      <w:bookmarkEnd w:id="74"/>
    </w:p>
    <w:p w14:paraId="5E4B12FA" w14:textId="77777777" w:rsidR="00B31CA3" w:rsidRDefault="00B31CA3" w:rsidP="00B95DD4">
      <w:pPr>
        <w:pStyle w:val="BodyText"/>
      </w:pPr>
    </w:p>
    <w:p w14:paraId="6405180A" w14:textId="488FFA7D" w:rsidR="00B31CA3" w:rsidRDefault="00B31CA3" w:rsidP="00B31CA3">
      <w:pPr>
        <w:pStyle w:val="Heading3"/>
      </w:pPr>
      <w:bookmarkStart w:id="75" w:name="_Toc286359821"/>
      <w:r>
        <w:t>Overview</w:t>
      </w:r>
      <w:bookmarkEnd w:id="75"/>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76" w:name="_Toc286359822"/>
      <w:r w:rsidRPr="00B31CA3">
        <w:t>Interactive Visualization</w:t>
      </w:r>
      <w:bookmarkEnd w:id="76"/>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7" w:name="_Toc286359823"/>
      <w:r>
        <w:t>Audit Trail</w:t>
      </w:r>
      <w:bookmarkEnd w:id="77"/>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8" w:name="_Toc286359824"/>
      <w:r>
        <w:lastRenderedPageBreak/>
        <w:t>Four Eyes Protocol</w:t>
      </w:r>
      <w:bookmarkEnd w:id="78"/>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9" w:name="_Toc286359825"/>
      <w:r>
        <w:lastRenderedPageBreak/>
        <w:t>Flexible Plate Template Editor</w:t>
      </w:r>
      <w:bookmarkEnd w:id="79"/>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80" w:name="_Toc286359826"/>
      <w:r>
        <w:t>Plate Sharing</w:t>
      </w:r>
      <w:bookmarkEnd w:id="80"/>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81" w:name="_Toc286359827"/>
      <w:r>
        <w:t>Support Machine / Equipment File parsers</w:t>
      </w:r>
      <w:bookmarkEnd w:id="81"/>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82" w:name="_Toc286359828"/>
      <w:r>
        <w:t xml:space="preserve">Open Issues / Questions </w:t>
      </w:r>
      <w:r w:rsidR="00456480">
        <w:t>Special Features</w:t>
      </w:r>
      <w:bookmarkEnd w:id="82"/>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3"/>
    <w:p w14:paraId="19300C45" w14:textId="0A096E03" w:rsidR="00C4101E" w:rsidRDefault="00100E6F" w:rsidP="00100E6F">
      <w:pPr>
        <w:pStyle w:val="Heading1"/>
      </w:pPr>
      <w:r>
        <w:lastRenderedPageBreak/>
        <w:t>High Level Design</w:t>
      </w:r>
    </w:p>
    <w:p w14:paraId="26CE2EDA" w14:textId="77777777" w:rsidR="00100E6F" w:rsidRDefault="00100E6F" w:rsidP="006A0CE1">
      <w:pPr>
        <w:pStyle w:val="BodyText"/>
        <w:ind w:left="0"/>
      </w:pPr>
    </w:p>
    <w:p w14:paraId="606FD56E" w14:textId="13274F2B" w:rsidR="006B4D58" w:rsidRDefault="0005642B" w:rsidP="006A0CE1">
      <w:pPr>
        <w:pStyle w:val="Heading2"/>
      </w:pPr>
      <w:r>
        <w:t>Architecture</w:t>
      </w:r>
    </w:p>
    <w:p w14:paraId="3D5BD97E" w14:textId="0E18F036" w:rsidR="006B4D58" w:rsidRDefault="006B4D58" w:rsidP="006B4D58">
      <w:pPr>
        <w:pStyle w:val="Heading3"/>
      </w:pPr>
      <w:r>
        <w:t>Introduction</w:t>
      </w:r>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Javascript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r>
        <w:t>Model</w:t>
      </w:r>
    </w:p>
    <w:p w14:paraId="6EA50603"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r>
        <w:t>Controller</w:t>
      </w:r>
    </w:p>
    <w:p w14:paraId="2E75C9F9"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controller portion of the application is implemented via REST services. The service classes are implemented using the JAXRS standard specification. As such, they will run in any JAXRS compliant container. Furthermore, the services can be exercised by any REST client capable of producing the documented JSON and sending it to the documented URI's.</w:t>
      </w:r>
    </w:p>
    <w:p w14:paraId="5704249F" w14:textId="1EC3D11B"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r>
        <w:t>View</w:t>
      </w:r>
    </w:p>
    <w:p w14:paraId="2FFFEC01"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bookmarkStart w:id="83" w:name="_GoBack"/>
      <w:bookmarkEnd w:id="83"/>
    </w:p>
    <w:p w14:paraId="07B38C45" w14:textId="0C503902" w:rsidR="006B4D58" w:rsidRDefault="006A0CE1" w:rsidP="006A0CE1">
      <w:pPr>
        <w:pStyle w:val="Heading3"/>
      </w:pPr>
      <w:r>
        <w:t>Components</w:t>
      </w:r>
    </w:p>
    <w:p w14:paraId="5AE3B409"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Both the front-end and back-end are design by contract. The REST services provide sufficient annotations and documentations to enable the implementations of a full application. The front-end will extract each of its service calls to a well defined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r>
        <w:lastRenderedPageBreak/>
        <w:t>Database</w:t>
      </w:r>
    </w:p>
    <w:p w14:paraId="38C71133" w14:textId="77777777" w:rsidR="006A0CE1" w:rsidRDefault="006A0CE1" w:rsidP="006A0CE1">
      <w:pPr>
        <w:pStyle w:val="BodyText"/>
      </w:pPr>
    </w:p>
    <w:p w14:paraId="7C63597D"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JPA.</w:t>
      </w:r>
    </w:p>
    <w:p w14:paraId="0A6D0FCB"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initial deployment of WE99 is designed to scale vertically as opposed to horizontally. This could change by rethinking the persistence layer to introduce an abstraction layer for JPA. This indirection would make it easier to swap out a traditional RDBMS with a NoSQL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4A9F0E78" w14:textId="1A892086" w:rsidR="003A739B" w:rsidRDefault="003A739B" w:rsidP="00EF762E">
      <w:pPr>
        <w:pStyle w:val="BodyText"/>
        <w:ind w:left="576"/>
      </w:pPr>
      <w:r>
        <w:t xml:space="preserve">The We99 are using Atlassian JIRA to manage and track project stories. </w:t>
      </w:r>
      <w:hyperlink r:id="rId37" w:history="1">
        <w:r w:rsidRPr="006A6D3B">
          <w:rPr>
            <w:rStyle w:val="Hyperlink"/>
          </w:rPr>
          <w:t>https://we</w:t>
        </w:r>
        <w:r w:rsidRPr="006A6D3B">
          <w:rPr>
            <w:rStyle w:val="Hyperlink"/>
          </w:rPr>
          <w:t>s</w:t>
        </w:r>
        <w:r w:rsidRPr="006A6D3B">
          <w:rPr>
            <w:rStyle w:val="Hyperlink"/>
          </w:rPr>
          <w:t>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The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r>
        <w:t>Main deliverables</w:t>
      </w:r>
    </w:p>
    <w:p w14:paraId="0837DC07" w14:textId="77777777" w:rsidR="00EF762E" w:rsidRDefault="00EF762E" w:rsidP="00EF762E">
      <w:pPr>
        <w:pStyle w:val="BodyText"/>
      </w:pPr>
    </w:p>
    <w:p w14:paraId="6200A2BA" w14:textId="3D58DCA3" w:rsidR="00EF762E" w:rsidRDefault="00EF762E" w:rsidP="00EF762E">
      <w:pPr>
        <w:pStyle w:val="BodyText"/>
      </w:pPr>
      <w:r>
        <w:t>Milestone 2 – April 9</w:t>
      </w:r>
      <w:r w:rsidRPr="00EF762E">
        <w:rPr>
          <w:vertAlign w:val="superscript"/>
        </w:rPr>
        <w:t>th</w:t>
      </w:r>
      <w:r>
        <w:t xml:space="preserve">. Close of iteration 5 </w:t>
      </w:r>
    </w:p>
    <w:p w14:paraId="5DF02CD4" w14:textId="00896DDD" w:rsidR="00EF762E" w:rsidRDefault="00EF762E" w:rsidP="006B4D58">
      <w:pPr>
        <w:pStyle w:val="BodyText"/>
        <w:numPr>
          <w:ilvl w:val="0"/>
          <w:numId w:val="41"/>
        </w:numPr>
      </w:pPr>
      <w:r>
        <w:t>Predicted Functionality completed</w:t>
      </w:r>
    </w:p>
    <w:p w14:paraId="4E04D806" w14:textId="23FE0111" w:rsidR="00EF762E" w:rsidRDefault="00EF762E" w:rsidP="006B4D58">
      <w:pPr>
        <w:pStyle w:val="BodyText"/>
        <w:numPr>
          <w:ilvl w:val="0"/>
          <w:numId w:val="41"/>
        </w:numPr>
      </w:pPr>
      <w:r>
        <w:t>Domain Model</w:t>
      </w:r>
      <w:r w:rsidR="00BD51D5">
        <w:t xml:space="preserve"> Completed</w:t>
      </w:r>
    </w:p>
    <w:p w14:paraId="2AE0479B" w14:textId="072D4310" w:rsidR="00EF762E" w:rsidRDefault="00EF762E" w:rsidP="006B4D58">
      <w:pPr>
        <w:pStyle w:val="BodyText"/>
        <w:numPr>
          <w:ilvl w:val="0"/>
          <w:numId w:val="41"/>
        </w:numPr>
      </w:pPr>
      <w:r>
        <w:t>Web Service Interfaces specified</w:t>
      </w:r>
    </w:p>
    <w:p w14:paraId="627BA830" w14:textId="657E8A28" w:rsidR="00BD51D5" w:rsidRDefault="00BD51D5" w:rsidP="006B4D58">
      <w:pPr>
        <w:pStyle w:val="BodyText"/>
        <w:numPr>
          <w:ilvl w:val="0"/>
          <w:numId w:val="41"/>
        </w:numPr>
      </w:pPr>
      <w:r>
        <w:t>Web Services Implemented for Plate Editor</w:t>
      </w:r>
    </w:p>
    <w:p w14:paraId="3CF0306D" w14:textId="5067F2DD" w:rsidR="00BD51D5" w:rsidRDefault="00BD51D5" w:rsidP="006B4D58">
      <w:pPr>
        <w:pStyle w:val="BodyText"/>
        <w:numPr>
          <w:ilvl w:val="0"/>
          <w:numId w:val="41"/>
        </w:numPr>
      </w:pPr>
      <w:r>
        <w:t>Web Services Implemented for Plate Quality Control</w:t>
      </w:r>
    </w:p>
    <w:p w14:paraId="42870217" w14:textId="3EDCDF34" w:rsidR="00BD51D5" w:rsidRDefault="00BD51D5" w:rsidP="006B4D58">
      <w:pPr>
        <w:pStyle w:val="BodyText"/>
        <w:numPr>
          <w:ilvl w:val="0"/>
          <w:numId w:val="41"/>
        </w:numPr>
      </w:pPr>
      <w:r>
        <w:t xml:space="preserve">Web Services Implemented for </w:t>
      </w:r>
    </w:p>
    <w:p w14:paraId="61F49F20" w14:textId="7B6E356F" w:rsidR="00EF762E" w:rsidRDefault="00EF762E" w:rsidP="006B4D58">
      <w:pPr>
        <w:pStyle w:val="BodyText"/>
        <w:numPr>
          <w:ilvl w:val="0"/>
          <w:numId w:val="41"/>
        </w:numPr>
      </w:pPr>
      <w:r>
        <w:t>Plate Template Editor for the creating of Dose Response Plates</w:t>
      </w:r>
    </w:p>
    <w:p w14:paraId="00E66E52" w14:textId="10149B48" w:rsidR="006B4D58" w:rsidRDefault="006B4D58" w:rsidP="006B4D58">
      <w:pPr>
        <w:pStyle w:val="BodyText"/>
        <w:numPr>
          <w:ilvl w:val="0"/>
          <w:numId w:val="41"/>
        </w:numPr>
      </w:pPr>
      <w:r>
        <w:t>Front End Quality Control of Plates</w:t>
      </w:r>
    </w:p>
    <w:p w14:paraId="2322FB6F" w14:textId="77777777" w:rsidR="006B4D58" w:rsidRDefault="006B4D58" w:rsidP="00EF762E">
      <w:pPr>
        <w:pStyle w:val="BodyText"/>
      </w:pPr>
    </w:p>
    <w:p w14:paraId="6E7265F2" w14:textId="77777777" w:rsidR="00EF762E" w:rsidRDefault="00EF762E" w:rsidP="00EF762E">
      <w:pPr>
        <w:pStyle w:val="BodyText"/>
      </w:pPr>
    </w:p>
    <w:p w14:paraId="33486598" w14:textId="77777777" w:rsidR="00EF762E" w:rsidRDefault="00EF762E" w:rsidP="00EF762E">
      <w:pPr>
        <w:pStyle w:val="BodyText"/>
      </w:pPr>
    </w:p>
    <w:p w14:paraId="4D2EFE5B" w14:textId="06C21018" w:rsidR="00EF762E" w:rsidRPr="00EF762E" w:rsidRDefault="00EF762E" w:rsidP="00EF762E">
      <w:pPr>
        <w:pStyle w:val="BodyText"/>
      </w:pPr>
      <w:r>
        <w:t>Milestone 3 – May 7</w:t>
      </w:r>
      <w:r w:rsidRPr="00EF762E">
        <w:rPr>
          <w:vertAlign w:val="superscript"/>
        </w:rPr>
        <w:t>th</w:t>
      </w:r>
      <w:r>
        <w:t xml:space="preserve">. Close of iteration 9 </w:t>
      </w:r>
    </w:p>
    <w:p w14:paraId="49BF5BBB" w14:textId="77777777" w:rsidR="00EF762E" w:rsidRPr="00EF762E" w:rsidRDefault="00EF762E" w:rsidP="00EF762E">
      <w:pPr>
        <w:pStyle w:val="BodyText"/>
      </w:pPr>
    </w:p>
    <w:p w14:paraId="1526AAEA" w14:textId="390BF50B" w:rsidR="00C4101E" w:rsidRDefault="00100E6F" w:rsidP="0005642B">
      <w:pPr>
        <w:pStyle w:val="Heading1"/>
      </w:pPr>
      <w:r>
        <w:lastRenderedPageBreak/>
        <w:t>Project Risks</w:t>
      </w:r>
    </w:p>
    <w:p w14:paraId="753B19E1" w14:textId="21E4C53F" w:rsidR="006B4D58" w:rsidRDefault="006B4D58" w:rsidP="006B4D58">
      <w:pPr>
        <w:pStyle w:val="Heading2"/>
      </w:pPr>
      <w:r>
        <w:t>Risks Identified</w:t>
      </w:r>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r>
        <w:lastRenderedPageBreak/>
        <w:t>Appendix Story Backlog March 2nd</w:t>
      </w:r>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3A739B" w:rsidP="003A739B">
            <w:pPr>
              <w:rPr>
                <w:rFonts w:ascii="Calibri" w:hAnsi="Calibri"/>
                <w:color w:val="0000FF"/>
                <w:u w:val="single"/>
              </w:rPr>
            </w:pPr>
            <w:hyperlink r:id="rId38" w:history="1">
              <w:r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3A739B" w:rsidP="003A739B">
            <w:pPr>
              <w:rPr>
                <w:rFonts w:ascii="Calibri" w:hAnsi="Calibri"/>
                <w:color w:val="0000FF"/>
                <w:u w:val="single"/>
              </w:rPr>
            </w:pPr>
            <w:hyperlink r:id="rId39" w:history="1">
              <w:r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3A739B" w:rsidP="003A739B">
            <w:pPr>
              <w:rPr>
                <w:rFonts w:ascii="Calibri" w:hAnsi="Calibri"/>
                <w:color w:val="0000FF"/>
                <w:u w:val="single"/>
              </w:rPr>
            </w:pPr>
            <w:hyperlink r:id="rId40" w:history="1">
              <w:r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3A739B" w:rsidP="003A739B">
            <w:pPr>
              <w:rPr>
                <w:rFonts w:ascii="Calibri" w:hAnsi="Calibri"/>
                <w:color w:val="0000FF"/>
                <w:u w:val="single"/>
              </w:rPr>
            </w:pPr>
            <w:hyperlink r:id="rId41" w:history="1">
              <w:r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3A739B" w:rsidP="003A739B">
            <w:pPr>
              <w:rPr>
                <w:rFonts w:ascii="Calibri" w:hAnsi="Calibri"/>
                <w:color w:val="0000FF"/>
                <w:u w:val="single"/>
              </w:rPr>
            </w:pPr>
            <w:hyperlink r:id="rId42" w:history="1">
              <w:r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3A739B" w:rsidP="003A739B">
            <w:pPr>
              <w:rPr>
                <w:rFonts w:ascii="Calibri" w:hAnsi="Calibri"/>
                <w:color w:val="0000FF"/>
                <w:u w:val="single"/>
              </w:rPr>
            </w:pPr>
            <w:hyperlink r:id="rId43" w:history="1">
              <w:r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Basic LogIn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3A739B" w:rsidP="003A739B">
            <w:pPr>
              <w:rPr>
                <w:rFonts w:ascii="Calibri" w:hAnsi="Calibri"/>
                <w:color w:val="0000FF"/>
                <w:u w:val="single"/>
              </w:rPr>
            </w:pPr>
            <w:hyperlink r:id="rId44" w:history="1">
              <w:r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3A739B" w:rsidP="003A739B">
            <w:pPr>
              <w:rPr>
                <w:rFonts w:ascii="Calibri" w:hAnsi="Calibri"/>
                <w:color w:val="0000FF"/>
                <w:u w:val="single"/>
              </w:rPr>
            </w:pPr>
            <w:hyperlink r:id="rId45" w:history="1">
              <w:r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3A739B" w:rsidP="003A739B">
            <w:pPr>
              <w:rPr>
                <w:rFonts w:ascii="Calibri" w:hAnsi="Calibri"/>
                <w:color w:val="0000FF"/>
                <w:u w:val="single"/>
              </w:rPr>
            </w:pPr>
            <w:hyperlink r:id="rId46" w:history="1">
              <w:r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r w:rsidRPr="003A739B">
              <w:rPr>
                <w:rFonts w:ascii="Arial" w:hAnsi="Arial" w:cs="Arial"/>
                <w:color w:val="000000"/>
              </w:rPr>
              <w:t>BackEnd Services to support HeatMaps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3A739B" w:rsidP="003A739B">
            <w:pPr>
              <w:rPr>
                <w:rFonts w:ascii="Calibri" w:hAnsi="Calibri"/>
                <w:color w:val="0000FF"/>
                <w:u w:val="single"/>
              </w:rPr>
            </w:pPr>
            <w:hyperlink r:id="rId47" w:history="1">
              <w:r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Back End Services to Compute Z and Z' for QC'ing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3A739B" w:rsidP="003A739B">
            <w:pPr>
              <w:rPr>
                <w:rFonts w:ascii="Calibri" w:hAnsi="Calibri"/>
                <w:color w:val="0000FF"/>
                <w:u w:val="single"/>
              </w:rPr>
            </w:pPr>
            <w:hyperlink r:id="rId48" w:history="1">
              <w:r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3A739B" w:rsidP="003A739B">
            <w:pPr>
              <w:rPr>
                <w:rFonts w:ascii="Calibri" w:hAnsi="Calibri"/>
                <w:color w:val="0000FF"/>
                <w:u w:val="single"/>
              </w:rPr>
            </w:pPr>
            <w:hyperlink r:id="rId49" w:history="1">
              <w:r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3A739B" w:rsidP="003A739B">
            <w:pPr>
              <w:rPr>
                <w:rFonts w:ascii="Calibri" w:hAnsi="Calibri"/>
                <w:color w:val="0000FF"/>
                <w:u w:val="single"/>
              </w:rPr>
            </w:pPr>
            <w:hyperlink r:id="rId50" w:history="1">
              <w:r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3A739B" w:rsidP="003A739B">
            <w:pPr>
              <w:rPr>
                <w:rFonts w:ascii="Calibri" w:hAnsi="Calibri"/>
                <w:color w:val="0000FF"/>
                <w:u w:val="single"/>
              </w:rPr>
            </w:pPr>
            <w:hyperlink r:id="rId51" w:history="1">
              <w:r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3A739B" w:rsidP="003A739B">
            <w:pPr>
              <w:rPr>
                <w:rFonts w:ascii="Calibri" w:hAnsi="Calibri"/>
                <w:color w:val="0000FF"/>
                <w:u w:val="single"/>
              </w:rPr>
            </w:pPr>
            <w:hyperlink r:id="rId52" w:history="1">
              <w:r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r w:rsidRPr="003A739B">
              <w:rPr>
                <w:rFonts w:ascii="Arial" w:hAnsi="Arial" w:cs="Arial"/>
                <w:color w:val="000000"/>
              </w:rPr>
              <w:t>BackEnd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3A739B" w:rsidP="003A739B">
            <w:pPr>
              <w:rPr>
                <w:rFonts w:ascii="Calibri" w:hAnsi="Calibri"/>
                <w:color w:val="0000FF"/>
                <w:u w:val="single"/>
              </w:rPr>
            </w:pPr>
            <w:hyperlink r:id="rId53" w:history="1">
              <w:r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3A739B" w:rsidP="003A739B">
            <w:pPr>
              <w:rPr>
                <w:rFonts w:ascii="Calibri" w:hAnsi="Calibri"/>
                <w:color w:val="0000FF"/>
                <w:u w:val="single"/>
              </w:rPr>
            </w:pPr>
            <w:hyperlink r:id="rId54" w:history="1">
              <w:r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3A739B" w:rsidP="003A739B">
            <w:pPr>
              <w:rPr>
                <w:rFonts w:ascii="Calibri" w:hAnsi="Calibri"/>
                <w:color w:val="0000FF"/>
                <w:u w:val="single"/>
              </w:rPr>
            </w:pPr>
            <w:hyperlink r:id="rId55" w:history="1">
              <w:r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3A739B" w:rsidP="003A739B">
            <w:pPr>
              <w:rPr>
                <w:rFonts w:ascii="Calibri" w:hAnsi="Calibri"/>
                <w:color w:val="0000FF"/>
                <w:u w:val="single"/>
              </w:rPr>
            </w:pPr>
            <w:hyperlink r:id="rId56" w:history="1">
              <w:r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3A739B" w:rsidP="003A739B">
            <w:pPr>
              <w:rPr>
                <w:rFonts w:ascii="Calibri" w:hAnsi="Calibri"/>
                <w:color w:val="0000FF"/>
                <w:u w:val="single"/>
              </w:rPr>
            </w:pPr>
            <w:hyperlink r:id="rId57" w:history="1">
              <w:r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3A739B" w:rsidP="003A739B">
            <w:pPr>
              <w:rPr>
                <w:rFonts w:ascii="Calibri" w:hAnsi="Calibri"/>
                <w:color w:val="0000FF"/>
                <w:u w:val="single"/>
              </w:rPr>
            </w:pPr>
            <w:hyperlink r:id="rId58" w:history="1">
              <w:r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3A739B" w:rsidP="003A739B">
            <w:pPr>
              <w:rPr>
                <w:rFonts w:ascii="Calibri" w:hAnsi="Calibri"/>
                <w:color w:val="0000FF"/>
                <w:u w:val="single"/>
              </w:rPr>
            </w:pPr>
            <w:hyperlink r:id="rId59" w:history="1">
              <w:r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3A739B" w:rsidP="003A739B">
            <w:pPr>
              <w:rPr>
                <w:rFonts w:ascii="Calibri" w:hAnsi="Calibri"/>
                <w:color w:val="0000FF"/>
                <w:u w:val="single"/>
              </w:rPr>
            </w:pPr>
            <w:hyperlink r:id="rId60" w:history="1">
              <w:r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3A739B" w:rsidP="003A739B">
            <w:pPr>
              <w:rPr>
                <w:rFonts w:ascii="Calibri" w:hAnsi="Calibri"/>
                <w:color w:val="0000FF"/>
                <w:u w:val="single"/>
              </w:rPr>
            </w:pPr>
            <w:hyperlink r:id="rId61" w:history="1">
              <w:r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3A739B" w:rsidP="003A739B">
            <w:pPr>
              <w:rPr>
                <w:rFonts w:ascii="Calibri" w:hAnsi="Calibri"/>
                <w:color w:val="0000FF"/>
                <w:u w:val="single"/>
              </w:rPr>
            </w:pPr>
            <w:hyperlink r:id="rId62" w:history="1">
              <w:r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3A739B" w:rsidP="003A739B">
            <w:pPr>
              <w:rPr>
                <w:rFonts w:ascii="Calibri" w:hAnsi="Calibri"/>
                <w:color w:val="0000FF"/>
                <w:u w:val="single"/>
              </w:rPr>
            </w:pPr>
            <w:hyperlink r:id="rId63" w:history="1">
              <w:r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3A739B" w:rsidP="003A739B">
            <w:pPr>
              <w:rPr>
                <w:rFonts w:ascii="Calibri" w:hAnsi="Calibri"/>
                <w:color w:val="0000FF"/>
                <w:u w:val="single"/>
              </w:rPr>
            </w:pPr>
            <w:hyperlink r:id="rId64" w:history="1">
              <w:r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3A739B" w:rsidP="003A739B">
            <w:pPr>
              <w:rPr>
                <w:rFonts w:ascii="Calibri" w:hAnsi="Calibri"/>
                <w:color w:val="0000FF"/>
                <w:u w:val="single"/>
              </w:rPr>
            </w:pPr>
            <w:hyperlink r:id="rId65" w:history="1">
              <w:r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3A739B" w:rsidP="003A739B">
            <w:pPr>
              <w:rPr>
                <w:rFonts w:ascii="Calibri" w:hAnsi="Calibri"/>
                <w:color w:val="0000FF"/>
                <w:u w:val="single"/>
              </w:rPr>
            </w:pPr>
            <w:hyperlink r:id="rId66" w:history="1">
              <w:r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3A739B" w:rsidP="003A739B">
            <w:pPr>
              <w:rPr>
                <w:rFonts w:ascii="Calibri" w:hAnsi="Calibri"/>
                <w:color w:val="0000FF"/>
                <w:u w:val="single"/>
              </w:rPr>
            </w:pPr>
            <w:hyperlink r:id="rId67" w:history="1">
              <w:r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68"/>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6B4D58" w:rsidRDefault="006B4D58">
      <w:r>
        <w:separator/>
      </w:r>
    </w:p>
  </w:endnote>
  <w:endnote w:type="continuationSeparator" w:id="0">
    <w:p w14:paraId="6D008E44" w14:textId="77777777" w:rsidR="006B4D58" w:rsidRDefault="006B4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6B4D58" w:rsidRPr="00B35DB6" w14:paraId="34AF0FED" w14:textId="77777777" w:rsidTr="00322E25">
      <w:trPr>
        <w:cantSplit/>
        <w:trHeight w:val="499"/>
      </w:trPr>
      <w:tc>
        <w:tcPr>
          <w:tcW w:w="4679" w:type="dxa"/>
          <w:tcBorders>
            <w:top w:val="nil"/>
          </w:tcBorders>
        </w:tcPr>
        <w:p w14:paraId="424B8C0B" w14:textId="1D6B5E63" w:rsidR="006B4D58" w:rsidRPr="00B35DB6" w:rsidRDefault="006B4D58" w:rsidP="00322E25">
          <w:pPr>
            <w:pStyle w:val="Footer"/>
            <w:rPr>
              <w:rFonts w:ascii="Calibri" w:hAnsi="Calibri"/>
              <w:sz w:val="18"/>
            </w:rPr>
          </w:pPr>
        </w:p>
      </w:tc>
      <w:tc>
        <w:tcPr>
          <w:tcW w:w="2246" w:type="dxa"/>
          <w:tcBorders>
            <w:top w:val="nil"/>
          </w:tcBorders>
        </w:tcPr>
        <w:p w14:paraId="5F5C6260" w14:textId="417C69D2" w:rsidR="006B4D58" w:rsidRPr="00970B57" w:rsidRDefault="006B4D58"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6A0CE1">
            <w:rPr>
              <w:rStyle w:val="PageNumber"/>
              <w:rFonts w:ascii="Calibri" w:hAnsi="Calibri"/>
              <w:noProof/>
              <w:sz w:val="18"/>
            </w:rPr>
            <w:t>23</w:t>
          </w:r>
          <w:r w:rsidRPr="00B35DB6">
            <w:rPr>
              <w:rStyle w:val="PageNumber"/>
              <w:rFonts w:ascii="Calibri" w:hAnsi="Calibri"/>
              <w:sz w:val="18"/>
            </w:rPr>
            <w:fldChar w:fldCharType="end"/>
          </w:r>
        </w:p>
      </w:tc>
    </w:tr>
  </w:tbl>
  <w:p w14:paraId="3B02B42A" w14:textId="77777777" w:rsidR="006B4D58" w:rsidRDefault="006B4D58"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6B4D58" w:rsidRDefault="006B4D58">
      <w:r>
        <w:separator/>
      </w:r>
    </w:p>
  </w:footnote>
  <w:footnote w:type="continuationSeparator" w:id="0">
    <w:p w14:paraId="3E3FB6CC" w14:textId="77777777" w:rsidR="006B4D58" w:rsidRDefault="006B4D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6B4D58" w:rsidRDefault="006B4D58">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6B4D58" w14:paraId="4CC6026A" w14:textId="77777777" w:rsidTr="00970B57">
      <w:trPr>
        <w:cantSplit/>
        <w:trHeight w:val="215"/>
      </w:trPr>
      <w:tc>
        <w:tcPr>
          <w:tcW w:w="843" w:type="dxa"/>
        </w:tcPr>
        <w:p w14:paraId="4241E997" w14:textId="77777777" w:rsidR="006B4D58" w:rsidRDefault="006B4D58"/>
      </w:tc>
      <w:tc>
        <w:tcPr>
          <w:tcW w:w="4398" w:type="dxa"/>
        </w:tcPr>
        <w:p w14:paraId="75AB260F" w14:textId="77777777" w:rsidR="006B4D58" w:rsidRPr="00970B57" w:rsidRDefault="006B4D58">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6B4D58" w:rsidRPr="00970B57" w:rsidRDefault="006B4D58" w:rsidP="00322E25">
          <w:pPr>
            <w:pStyle w:val="HeaderTitle"/>
            <w:jc w:val="center"/>
            <w:rPr>
              <w:sz w:val="20"/>
              <w:szCs w:val="20"/>
            </w:rPr>
          </w:pPr>
          <w:r w:rsidRPr="00970B57">
            <w:rPr>
              <w:sz w:val="20"/>
              <w:szCs w:val="20"/>
            </w:rPr>
            <w:t>Biochemical plate, assay, and result management system</w:t>
          </w:r>
        </w:p>
      </w:tc>
    </w:tr>
  </w:tbl>
  <w:p w14:paraId="63576B2E" w14:textId="77777777" w:rsidR="006B4D58" w:rsidRPr="00B35DB6" w:rsidRDefault="006B4D58">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6B4D58" w14:paraId="5869B102" w14:textId="77777777" w:rsidTr="006B18BB">
      <w:trPr>
        <w:cantSplit/>
        <w:trHeight w:val="229"/>
      </w:trPr>
      <w:tc>
        <w:tcPr>
          <w:tcW w:w="790" w:type="dxa"/>
          <w:vMerge w:val="restart"/>
        </w:tcPr>
        <w:p w14:paraId="68BCF34B" w14:textId="77777777" w:rsidR="006B4D58" w:rsidRDefault="006B4D58">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6B4D58" w:rsidRDefault="006B4D58">
          <w:pPr>
            <w:pStyle w:val="HeaderTitle"/>
          </w:pPr>
          <w:r>
            <w:fldChar w:fldCharType="begin"/>
          </w:r>
          <w:r>
            <w:instrText xml:space="preserve"> STYLEREF "*Document Name" \* MERGEFORMAT </w:instrText>
          </w:r>
          <w:r>
            <w:fldChar w:fldCharType="end"/>
          </w:r>
        </w:p>
      </w:tc>
      <w:tc>
        <w:tcPr>
          <w:tcW w:w="4881" w:type="dxa"/>
        </w:tcPr>
        <w:p w14:paraId="147144D1" w14:textId="77777777" w:rsidR="006B4D58" w:rsidRDefault="006B4D58">
          <w:pPr>
            <w:pStyle w:val="HeaderTitle"/>
            <w:jc w:val="right"/>
          </w:pPr>
        </w:p>
      </w:tc>
    </w:tr>
    <w:tr w:rsidR="006B4D58" w14:paraId="7A3EE375" w14:textId="77777777" w:rsidTr="006B18BB">
      <w:trPr>
        <w:cantSplit/>
        <w:trHeight w:val="127"/>
      </w:trPr>
      <w:tc>
        <w:tcPr>
          <w:tcW w:w="790" w:type="dxa"/>
          <w:vMerge/>
        </w:tcPr>
        <w:p w14:paraId="69B88492" w14:textId="77777777" w:rsidR="006B4D58" w:rsidRDefault="006B4D58">
          <w:pPr>
            <w:pStyle w:val="TOC6"/>
          </w:pPr>
        </w:p>
      </w:tc>
      <w:tc>
        <w:tcPr>
          <w:tcW w:w="4588" w:type="dxa"/>
        </w:tcPr>
        <w:p w14:paraId="66C2D5FD" w14:textId="77777777" w:rsidR="006B4D58" w:rsidRDefault="006B4D58">
          <w:pPr>
            <w:pStyle w:val="HeaderTitle"/>
          </w:pPr>
        </w:p>
      </w:tc>
      <w:tc>
        <w:tcPr>
          <w:tcW w:w="4881" w:type="dxa"/>
        </w:tcPr>
        <w:p w14:paraId="5B983BE7" w14:textId="77777777" w:rsidR="006B4D58" w:rsidRDefault="006B4D58">
          <w:pPr>
            <w:pStyle w:val="HeaderTitle"/>
            <w:jc w:val="right"/>
          </w:pPr>
        </w:p>
      </w:tc>
    </w:tr>
  </w:tbl>
  <w:p w14:paraId="59A8F7D6" w14:textId="77777777" w:rsidR="006B4D58" w:rsidRDefault="006B4D5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4">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0"/>
  </w:num>
  <w:num w:numId="12">
    <w:abstractNumId w:val="20"/>
  </w:num>
  <w:num w:numId="13">
    <w:abstractNumId w:val="21"/>
  </w:num>
  <w:num w:numId="14">
    <w:abstractNumId w:val="28"/>
  </w:num>
  <w:num w:numId="15">
    <w:abstractNumId w:val="17"/>
  </w:num>
  <w:num w:numId="16">
    <w:abstractNumId w:val="11"/>
  </w:num>
  <w:num w:numId="17">
    <w:abstractNumId w:val="16"/>
  </w:num>
  <w:num w:numId="18">
    <w:abstractNumId w:val="24"/>
  </w:num>
  <w:num w:numId="19">
    <w:abstractNumId w:val="2"/>
  </w:num>
  <w:num w:numId="20">
    <w:abstractNumId w:val="15"/>
  </w:num>
  <w:num w:numId="21">
    <w:abstractNumId w:val="30"/>
  </w:num>
  <w:num w:numId="22">
    <w:abstractNumId w:val="8"/>
  </w:num>
  <w:num w:numId="23">
    <w:abstractNumId w:val="23"/>
  </w:num>
  <w:num w:numId="24">
    <w:abstractNumId w:val="5"/>
  </w:num>
  <w:num w:numId="25">
    <w:abstractNumId w:val="26"/>
  </w:num>
  <w:num w:numId="26">
    <w:abstractNumId w:val="25"/>
  </w:num>
  <w:num w:numId="27">
    <w:abstractNumId w:val="12"/>
  </w:num>
  <w:num w:numId="28">
    <w:abstractNumId w:val="22"/>
  </w:num>
  <w:num w:numId="29">
    <w:abstractNumId w:val="10"/>
  </w:num>
  <w:num w:numId="30">
    <w:abstractNumId w:val="6"/>
  </w:num>
  <w:num w:numId="31">
    <w:abstractNumId w:val="18"/>
  </w:num>
  <w:num w:numId="32">
    <w:abstractNumId w:val="27"/>
  </w:num>
  <w:num w:numId="33">
    <w:abstractNumId w:val="9"/>
  </w:num>
  <w:num w:numId="34">
    <w:abstractNumId w:val="7"/>
  </w:num>
  <w:num w:numId="35">
    <w:abstractNumId w:val="29"/>
  </w:num>
  <w:num w:numId="36">
    <w:abstractNumId w:val="3"/>
  </w:num>
  <w:num w:numId="37">
    <w:abstractNumId w:val="31"/>
  </w:num>
  <w:num w:numId="38">
    <w:abstractNumId w:val="4"/>
  </w:num>
  <w:num w:numId="39">
    <w:abstractNumId w:val="19"/>
  </w:num>
  <w:num w:numId="40">
    <w:abstractNumId w:val="14"/>
  </w:num>
  <w:num w:numId="4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F3E"/>
    <w:rsid w:val="005E5641"/>
    <w:rsid w:val="00604C84"/>
    <w:rsid w:val="00622B90"/>
    <w:rsid w:val="00633F6D"/>
    <w:rsid w:val="00655494"/>
    <w:rsid w:val="006774A0"/>
    <w:rsid w:val="00681D88"/>
    <w:rsid w:val="006A0CE1"/>
    <w:rsid w:val="006A415D"/>
    <w:rsid w:val="006B18BB"/>
    <w:rsid w:val="006B4D58"/>
    <w:rsid w:val="006B6204"/>
    <w:rsid w:val="006C7C37"/>
    <w:rsid w:val="006D1DF3"/>
    <w:rsid w:val="006E733C"/>
    <w:rsid w:val="00701E60"/>
    <w:rsid w:val="0070713D"/>
    <w:rsid w:val="00756DF3"/>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1004"/>
    <w:rsid w:val="00A1085D"/>
    <w:rsid w:val="00A218D1"/>
    <w:rsid w:val="00A31CDF"/>
    <w:rsid w:val="00A34902"/>
    <w:rsid w:val="00A61578"/>
    <w:rsid w:val="00A626F8"/>
    <w:rsid w:val="00AB510F"/>
    <w:rsid w:val="00B31CA3"/>
    <w:rsid w:val="00B35DB6"/>
    <w:rsid w:val="00B44553"/>
    <w:rsid w:val="00B52CD5"/>
    <w:rsid w:val="00B54ADD"/>
    <w:rsid w:val="00B551B5"/>
    <w:rsid w:val="00B55648"/>
    <w:rsid w:val="00B60C8C"/>
    <w:rsid w:val="00B85609"/>
    <w:rsid w:val="00B95DD4"/>
    <w:rsid w:val="00BA35CE"/>
    <w:rsid w:val="00BA3959"/>
    <w:rsid w:val="00BD01B0"/>
    <w:rsid w:val="00BD2D3D"/>
    <w:rsid w:val="00BD51D5"/>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westeast99.atlassian.net/browse/WE-35" TargetMode="External"/><Relationship Id="rId64" Type="http://schemas.openxmlformats.org/officeDocument/2006/relationships/hyperlink" Target="https://westeast99.atlassian.net/browse/WE-36" TargetMode="External"/><Relationship Id="rId65" Type="http://schemas.openxmlformats.org/officeDocument/2006/relationships/hyperlink" Target="https://westeast99.atlassian.net/browse/WE-37" TargetMode="External"/><Relationship Id="rId66" Type="http://schemas.openxmlformats.org/officeDocument/2006/relationships/hyperlink" Target="https://westeast99.atlassian.net/browse/WE-38" TargetMode="External"/><Relationship Id="rId67" Type="http://schemas.openxmlformats.org/officeDocument/2006/relationships/hyperlink" Target="https://westeast99.atlassian.net/browse/WE-39" TargetMode="External"/><Relationship Id="rId68" Type="http://schemas.openxmlformats.org/officeDocument/2006/relationships/header" Target="header3.xml"/><Relationship Id="rId69" Type="http://schemas.openxmlformats.org/officeDocument/2006/relationships/fontTable" Target="fontTable.xml"/><Relationship Id="rId50" Type="http://schemas.openxmlformats.org/officeDocument/2006/relationships/hyperlink" Target="https://westeast99.atlassian.net/browse/WE-14" TargetMode="External"/><Relationship Id="rId51" Type="http://schemas.openxmlformats.org/officeDocument/2006/relationships/hyperlink" Target="https://westeast99.atlassian.net/browse/WE-15" TargetMode="External"/><Relationship Id="rId52" Type="http://schemas.openxmlformats.org/officeDocument/2006/relationships/hyperlink" Target="https://westeast99.atlassian.net/browse/WE-24" TargetMode="External"/><Relationship Id="rId53" Type="http://schemas.openxmlformats.org/officeDocument/2006/relationships/hyperlink" Target="https://westeast99.atlassian.net/browse/WE-25" TargetMode="External"/><Relationship Id="rId54" Type="http://schemas.openxmlformats.org/officeDocument/2006/relationships/hyperlink" Target="https://westeast99.atlassian.net/browse/WE-26" TargetMode="External"/><Relationship Id="rId55" Type="http://schemas.openxmlformats.org/officeDocument/2006/relationships/hyperlink" Target="https://westeast99.atlassian.net/browse/WE-27" TargetMode="External"/><Relationship Id="rId56" Type="http://schemas.openxmlformats.org/officeDocument/2006/relationships/hyperlink" Target="https://westeast99.atlassian.net/browse/WE-28" TargetMode="External"/><Relationship Id="rId57" Type="http://schemas.openxmlformats.org/officeDocument/2006/relationships/hyperlink" Target="https://westeast99.atlassian.net/browse/WE-29" TargetMode="External"/><Relationship Id="rId58" Type="http://schemas.openxmlformats.org/officeDocument/2006/relationships/hyperlink" Target="https://westeast99.atlassian.net/browse/WE-30" TargetMode="External"/><Relationship Id="rId59" Type="http://schemas.openxmlformats.org/officeDocument/2006/relationships/hyperlink" Target="https://westeast99.atlassian.net/browse/WE-31" TargetMode="External"/><Relationship Id="rId40" Type="http://schemas.openxmlformats.org/officeDocument/2006/relationships/hyperlink" Target="https://westeast99.atlassian.net/browse/WE-19" TargetMode="External"/><Relationship Id="rId41" Type="http://schemas.openxmlformats.org/officeDocument/2006/relationships/hyperlink" Target="https://westeast99.atlassian.net/browse/WE-18" TargetMode="External"/><Relationship Id="rId42" Type="http://schemas.openxmlformats.org/officeDocument/2006/relationships/hyperlink" Target="https://westeast99.atlassian.net/browse/WE-20" TargetMode="External"/><Relationship Id="rId43" Type="http://schemas.openxmlformats.org/officeDocument/2006/relationships/hyperlink" Target="https://westeast99.atlassian.net/browse/WE-3" TargetMode="External"/><Relationship Id="rId44" Type="http://schemas.openxmlformats.org/officeDocument/2006/relationships/hyperlink" Target="https://westeast99.atlassian.net/browse/WE-6" TargetMode="External"/><Relationship Id="rId45" Type="http://schemas.openxmlformats.org/officeDocument/2006/relationships/hyperlink" Target="https://westeast99.atlassian.net/browse/WE-7" TargetMode="External"/><Relationship Id="rId46" Type="http://schemas.openxmlformats.org/officeDocument/2006/relationships/hyperlink" Target="https://westeast99.atlassian.net/browse/WE-8" TargetMode="External"/><Relationship Id="rId47" Type="http://schemas.openxmlformats.org/officeDocument/2006/relationships/hyperlink" Target="https://westeast99.atlassian.net/browse/WE-11" TargetMode="External"/><Relationship Id="rId48" Type="http://schemas.openxmlformats.org/officeDocument/2006/relationships/hyperlink" Target="https://westeast99.atlassian.net/browse/WE-12" TargetMode="External"/><Relationship Id="rId49" Type="http://schemas.openxmlformats.org/officeDocument/2006/relationships/hyperlink" Target="https://westeast99.atlassian.net/browse/WE-1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hyperlink" Target="https://westeast99.atlassian.net/secure/Dashboard.jspa" TargetMode="External"/><Relationship Id="rId38" Type="http://schemas.openxmlformats.org/officeDocument/2006/relationships/hyperlink" Target="https://westeast99.atlassian.net/browse/WE-17" TargetMode="External"/><Relationship Id="rId39" Type="http://schemas.openxmlformats.org/officeDocument/2006/relationships/hyperlink" Target="https://westeast99.atlassian.net/browse/WE-4" TargetMode="External"/><Relationship Id="rId70"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hyperlink" Target="https://westeast99.atlassian.net/browse/WE-32" TargetMode="External"/><Relationship Id="rId61" Type="http://schemas.openxmlformats.org/officeDocument/2006/relationships/hyperlink" Target="https://westeast99.atlassian.net/browse/WE-33" TargetMode="External"/><Relationship Id="rId62" Type="http://schemas.openxmlformats.org/officeDocument/2006/relationships/hyperlink" Target="https://westeast99.atlassian.net/browse/WE-34"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052F1-6357-094E-A965-B5950935F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41</Pages>
  <Words>5287</Words>
  <Characters>30140</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35357</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7</cp:revision>
  <cp:lastPrinted>2005-03-10T22:07:00Z</cp:lastPrinted>
  <dcterms:created xsi:type="dcterms:W3CDTF">2015-03-02T04:53:00Z</dcterms:created>
  <dcterms:modified xsi:type="dcterms:W3CDTF">2015-03-03T18:59:00Z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