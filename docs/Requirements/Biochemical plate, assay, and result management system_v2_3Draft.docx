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02" w:type="dxa"/>
        <w:tblInd w:w="288" w:type="dxa"/>
        <w:tblLayout w:type="fixed"/>
        <w:tblLook w:val="0000" w:firstRow="0" w:lastRow="0" w:firstColumn="0" w:lastColumn="0" w:noHBand="0" w:noVBand="0"/>
      </w:tblPr>
      <w:tblGrid>
        <w:gridCol w:w="2592"/>
        <w:gridCol w:w="293"/>
        <w:gridCol w:w="293"/>
        <w:gridCol w:w="2762"/>
        <w:gridCol w:w="3762"/>
      </w:tblGrid>
      <w:tr w:rsidR="00C4101E" w14:paraId="65100D16" w14:textId="77777777">
        <w:trPr>
          <w:trHeight w:val="1195"/>
        </w:trPr>
        <w:tc>
          <w:tcPr>
            <w:tcW w:w="2592" w:type="dxa"/>
          </w:tcPr>
          <w:p w14:paraId="18720B01" w14:textId="21EF839C" w:rsidR="00C4101E" w:rsidRDefault="00C4101E">
            <w:pPr>
              <w:pStyle w:val="FootnoteText"/>
            </w:pPr>
          </w:p>
        </w:tc>
        <w:tc>
          <w:tcPr>
            <w:tcW w:w="293" w:type="dxa"/>
            <w:tcBorders>
              <w:right w:val="single" w:sz="24" w:space="0" w:color="808080"/>
            </w:tcBorders>
          </w:tcPr>
          <w:p w14:paraId="6A1CE56D" w14:textId="77777777" w:rsidR="00C4101E" w:rsidRDefault="00C4101E"/>
        </w:tc>
        <w:tc>
          <w:tcPr>
            <w:tcW w:w="293" w:type="dxa"/>
            <w:tcBorders>
              <w:left w:val="single" w:sz="24" w:space="0" w:color="808080"/>
            </w:tcBorders>
          </w:tcPr>
          <w:p w14:paraId="719A6C0C" w14:textId="77777777" w:rsidR="00C4101E" w:rsidRDefault="00C4101E"/>
        </w:tc>
        <w:tc>
          <w:tcPr>
            <w:tcW w:w="6524" w:type="dxa"/>
            <w:gridSpan w:val="2"/>
          </w:tcPr>
          <w:p w14:paraId="4C300650" w14:textId="01020580" w:rsidR="00C4101E" w:rsidRDefault="00100E6F">
            <w:pPr>
              <w:pStyle w:val="DocumentName"/>
              <w:rPr>
                <w:rFonts w:cs="Arial"/>
                <w:noProof w:val="0"/>
              </w:rPr>
            </w:pPr>
            <w:r>
              <w:rPr>
                <w:rFonts w:cs="Arial"/>
                <w:noProof w:val="0"/>
              </w:rPr>
              <w:t>Project Milestone 1</w:t>
            </w:r>
          </w:p>
          <w:p w14:paraId="696F11F0" w14:textId="77777777" w:rsidR="00C4101E" w:rsidRDefault="00C4101E">
            <w:pPr>
              <w:pStyle w:val="DocumentName"/>
              <w:jc w:val="center"/>
              <w:rPr>
                <w:rFonts w:ascii="Perpetua" w:hAnsi="Perpetua" w:cs="Arial"/>
                <w:noProof w:val="0"/>
                <w:color w:val="808080"/>
                <w:sz w:val="24"/>
              </w:rPr>
            </w:pPr>
          </w:p>
        </w:tc>
      </w:tr>
      <w:tr w:rsidR="00C4101E" w14:paraId="39B665FA" w14:textId="77777777" w:rsidTr="00100E6F">
        <w:trPr>
          <w:cantSplit/>
          <w:trHeight w:hRule="exact" w:val="1195"/>
        </w:trPr>
        <w:tc>
          <w:tcPr>
            <w:tcW w:w="2592" w:type="dxa"/>
          </w:tcPr>
          <w:p w14:paraId="33D2EA39" w14:textId="77777777" w:rsidR="00C4101E" w:rsidRDefault="00C4101E"/>
        </w:tc>
        <w:tc>
          <w:tcPr>
            <w:tcW w:w="293" w:type="dxa"/>
            <w:tcBorders>
              <w:right w:val="single" w:sz="24" w:space="0" w:color="808080"/>
            </w:tcBorders>
          </w:tcPr>
          <w:p w14:paraId="3D704F65" w14:textId="77777777" w:rsidR="00C4101E" w:rsidRDefault="00C4101E"/>
        </w:tc>
        <w:tc>
          <w:tcPr>
            <w:tcW w:w="293" w:type="dxa"/>
            <w:tcBorders>
              <w:left w:val="single" w:sz="24" w:space="0" w:color="808080"/>
            </w:tcBorders>
          </w:tcPr>
          <w:p w14:paraId="18A2A27F" w14:textId="77777777" w:rsidR="00C4101E" w:rsidRDefault="00C4101E"/>
        </w:tc>
        <w:tc>
          <w:tcPr>
            <w:tcW w:w="2762" w:type="dxa"/>
          </w:tcPr>
          <w:p w14:paraId="32409C95" w14:textId="77777777" w:rsidR="00C4101E" w:rsidRDefault="00C4101E"/>
        </w:tc>
        <w:tc>
          <w:tcPr>
            <w:tcW w:w="3762" w:type="dxa"/>
          </w:tcPr>
          <w:p w14:paraId="73C3CDAD" w14:textId="77777777" w:rsidR="00C4101E" w:rsidRDefault="00C4101E"/>
        </w:tc>
      </w:tr>
      <w:tr w:rsidR="00C4101E" w14:paraId="7806552C" w14:textId="77777777" w:rsidTr="00100E6F">
        <w:trPr>
          <w:cantSplit/>
          <w:trHeight w:hRule="exact" w:val="1200"/>
        </w:trPr>
        <w:tc>
          <w:tcPr>
            <w:tcW w:w="2592" w:type="dxa"/>
          </w:tcPr>
          <w:p w14:paraId="2572F2AD" w14:textId="77777777" w:rsidR="00C4101E" w:rsidRDefault="00C4101E"/>
        </w:tc>
        <w:tc>
          <w:tcPr>
            <w:tcW w:w="293" w:type="dxa"/>
            <w:vMerge w:val="restart"/>
            <w:tcBorders>
              <w:right w:val="single" w:sz="24" w:space="0" w:color="808080"/>
            </w:tcBorders>
          </w:tcPr>
          <w:p w14:paraId="45D49BEE" w14:textId="77777777" w:rsidR="00C4101E" w:rsidRDefault="00C4101E"/>
        </w:tc>
        <w:tc>
          <w:tcPr>
            <w:tcW w:w="293" w:type="dxa"/>
            <w:vMerge w:val="restart"/>
            <w:tcBorders>
              <w:left w:val="single" w:sz="24" w:space="0" w:color="808080"/>
            </w:tcBorders>
          </w:tcPr>
          <w:p w14:paraId="086EE570" w14:textId="77777777" w:rsidR="00C4101E" w:rsidRDefault="00C4101E"/>
        </w:tc>
        <w:tc>
          <w:tcPr>
            <w:tcW w:w="2762" w:type="dxa"/>
          </w:tcPr>
          <w:p w14:paraId="2164A35A" w14:textId="77777777" w:rsidR="00C4101E" w:rsidRDefault="00C4101E">
            <w:pPr>
              <w:pStyle w:val="Covinfo"/>
              <w:rPr>
                <w:rFonts w:cs="Arial"/>
              </w:rPr>
            </w:pPr>
            <w:r>
              <w:rPr>
                <w:rFonts w:cs="Arial"/>
              </w:rPr>
              <w:t>Project Name:</w:t>
            </w:r>
          </w:p>
        </w:tc>
        <w:tc>
          <w:tcPr>
            <w:tcW w:w="3762" w:type="dxa"/>
          </w:tcPr>
          <w:p w14:paraId="2CDB66DF" w14:textId="1A72BD33" w:rsidR="00C4101E" w:rsidRPr="006D1DF3" w:rsidRDefault="006D1DF3" w:rsidP="006D1DF3">
            <w:pPr>
              <w:pStyle w:val="Byline"/>
              <w:rPr>
                <w:highlight w:val="yellow"/>
              </w:rPr>
            </w:pPr>
            <w:r>
              <w:rPr>
                <w:sz w:val="28"/>
                <w:szCs w:val="28"/>
              </w:rPr>
              <w:t>Biochemical Plate, Assay, and Result M</w:t>
            </w:r>
            <w:r w:rsidRPr="006D1DF3">
              <w:rPr>
                <w:sz w:val="28"/>
                <w:szCs w:val="28"/>
              </w:rPr>
              <w:t>anagement</w:t>
            </w:r>
            <w:r w:rsidRPr="006D1DF3">
              <w:t xml:space="preserve"> </w:t>
            </w:r>
            <w:r w:rsidRPr="006D1DF3">
              <w:rPr>
                <w:sz w:val="28"/>
                <w:szCs w:val="28"/>
              </w:rPr>
              <w:t>system</w:t>
            </w:r>
            <w:r w:rsidR="009102DA" w:rsidRPr="006D1DF3">
              <w:rPr>
                <w:sz w:val="28"/>
                <w:szCs w:val="28"/>
              </w:rPr>
              <w:t xml:space="preserve"> </w:t>
            </w:r>
          </w:p>
        </w:tc>
      </w:tr>
      <w:tr w:rsidR="00C4101E" w14:paraId="39285BB1" w14:textId="77777777" w:rsidTr="00100E6F">
        <w:trPr>
          <w:cantSplit/>
          <w:trHeight w:hRule="exact" w:val="100"/>
        </w:trPr>
        <w:tc>
          <w:tcPr>
            <w:tcW w:w="2592" w:type="dxa"/>
          </w:tcPr>
          <w:p w14:paraId="25FE62DC" w14:textId="77777777" w:rsidR="00C4101E" w:rsidRDefault="00C4101E">
            <w:pPr>
              <w:pStyle w:val="Covinfo"/>
              <w:rPr>
                <w:rFonts w:cs="Arial"/>
                <w:b w:val="0"/>
              </w:rPr>
            </w:pPr>
          </w:p>
        </w:tc>
        <w:tc>
          <w:tcPr>
            <w:tcW w:w="293" w:type="dxa"/>
            <w:vMerge/>
            <w:tcBorders>
              <w:right w:val="single" w:sz="24" w:space="0" w:color="808080"/>
            </w:tcBorders>
          </w:tcPr>
          <w:p w14:paraId="2B235EBA" w14:textId="77777777" w:rsidR="00C4101E" w:rsidRDefault="00C4101E">
            <w:pPr>
              <w:tabs>
                <w:tab w:val="num" w:pos="720"/>
              </w:tabs>
              <w:ind w:left="720" w:hanging="720"/>
              <w:rPr>
                <w:rFonts w:cs="Arial"/>
              </w:rPr>
            </w:pPr>
          </w:p>
        </w:tc>
        <w:tc>
          <w:tcPr>
            <w:tcW w:w="293" w:type="dxa"/>
            <w:vMerge/>
            <w:tcBorders>
              <w:left w:val="single" w:sz="24" w:space="0" w:color="808080"/>
            </w:tcBorders>
          </w:tcPr>
          <w:p w14:paraId="06F5C005" w14:textId="77777777" w:rsidR="00C4101E" w:rsidRDefault="00C4101E">
            <w:pPr>
              <w:tabs>
                <w:tab w:val="num" w:pos="720"/>
              </w:tabs>
              <w:ind w:left="720" w:hanging="720"/>
              <w:rPr>
                <w:rFonts w:cs="Arial"/>
              </w:rPr>
            </w:pPr>
          </w:p>
        </w:tc>
        <w:tc>
          <w:tcPr>
            <w:tcW w:w="2762" w:type="dxa"/>
          </w:tcPr>
          <w:p w14:paraId="1CD42702" w14:textId="77777777" w:rsidR="00C4101E" w:rsidRDefault="00C4101E">
            <w:pPr>
              <w:pStyle w:val="Covinfo"/>
              <w:rPr>
                <w:rFonts w:cs="Arial"/>
              </w:rPr>
            </w:pPr>
          </w:p>
        </w:tc>
        <w:tc>
          <w:tcPr>
            <w:tcW w:w="3762" w:type="dxa"/>
            <w:shd w:val="clear" w:color="auto" w:fill="FFFFFF"/>
          </w:tcPr>
          <w:p w14:paraId="44542533" w14:textId="77777777" w:rsidR="00C4101E" w:rsidRDefault="00C4101E" w:rsidP="006D1DF3">
            <w:pPr>
              <w:pStyle w:val="Byline"/>
            </w:pPr>
          </w:p>
          <w:p w14:paraId="11E92B21" w14:textId="77777777" w:rsidR="006D1DF3" w:rsidRPr="006D1DF3" w:rsidRDefault="006D1DF3" w:rsidP="006D1DF3"/>
        </w:tc>
      </w:tr>
      <w:tr w:rsidR="00C4101E" w14:paraId="695617BF" w14:textId="77777777" w:rsidTr="00100E6F">
        <w:trPr>
          <w:cantSplit/>
          <w:trHeight w:hRule="exact" w:val="711"/>
        </w:trPr>
        <w:tc>
          <w:tcPr>
            <w:tcW w:w="2592" w:type="dxa"/>
          </w:tcPr>
          <w:p w14:paraId="5C5272CF" w14:textId="77777777" w:rsidR="00C4101E" w:rsidRDefault="00C4101E">
            <w:pPr>
              <w:pStyle w:val="Covinfo"/>
              <w:rPr>
                <w:rFonts w:cs="Arial"/>
                <w:b w:val="0"/>
              </w:rPr>
            </w:pPr>
          </w:p>
        </w:tc>
        <w:tc>
          <w:tcPr>
            <w:tcW w:w="293" w:type="dxa"/>
            <w:vMerge/>
            <w:tcBorders>
              <w:right w:val="single" w:sz="24" w:space="0" w:color="808080"/>
            </w:tcBorders>
          </w:tcPr>
          <w:p w14:paraId="620B6369" w14:textId="77777777" w:rsidR="00C4101E" w:rsidRDefault="00C4101E">
            <w:pPr>
              <w:tabs>
                <w:tab w:val="num" w:pos="720"/>
              </w:tabs>
              <w:ind w:left="720" w:hanging="720"/>
              <w:rPr>
                <w:rFonts w:cs="Arial"/>
              </w:rPr>
            </w:pPr>
          </w:p>
        </w:tc>
        <w:tc>
          <w:tcPr>
            <w:tcW w:w="293" w:type="dxa"/>
            <w:vMerge/>
            <w:tcBorders>
              <w:left w:val="single" w:sz="24" w:space="0" w:color="808080"/>
            </w:tcBorders>
          </w:tcPr>
          <w:p w14:paraId="69F1A8C8" w14:textId="77777777" w:rsidR="00C4101E" w:rsidRDefault="00C4101E">
            <w:pPr>
              <w:tabs>
                <w:tab w:val="num" w:pos="720"/>
              </w:tabs>
              <w:ind w:left="720" w:hanging="720"/>
              <w:rPr>
                <w:rFonts w:cs="Arial"/>
              </w:rPr>
            </w:pPr>
          </w:p>
        </w:tc>
        <w:tc>
          <w:tcPr>
            <w:tcW w:w="2762" w:type="dxa"/>
          </w:tcPr>
          <w:p w14:paraId="76E4E13C" w14:textId="218D5CAE" w:rsidR="00C4101E" w:rsidRDefault="00100E6F">
            <w:pPr>
              <w:pStyle w:val="Covinfo"/>
              <w:rPr>
                <w:rFonts w:cs="Arial"/>
              </w:rPr>
            </w:pPr>
            <w:r>
              <w:rPr>
                <w:rFonts w:cs="Arial"/>
              </w:rPr>
              <w:t xml:space="preserve">Team: </w:t>
            </w:r>
          </w:p>
        </w:tc>
        <w:tc>
          <w:tcPr>
            <w:tcW w:w="3762" w:type="dxa"/>
          </w:tcPr>
          <w:p w14:paraId="45A1C02B" w14:textId="472933CF" w:rsidR="00C4101E" w:rsidRDefault="00100E6F" w:rsidP="006D1DF3">
            <w:pPr>
              <w:pStyle w:val="Byline"/>
              <w:ind w:left="0" w:firstLine="0"/>
            </w:pPr>
            <w:r>
              <w:t>West-East99 (We99)</w:t>
            </w:r>
          </w:p>
        </w:tc>
      </w:tr>
      <w:tr w:rsidR="00C4101E" w14:paraId="3423201A" w14:textId="77777777" w:rsidTr="00100E6F">
        <w:trPr>
          <w:cantSplit/>
          <w:trHeight w:hRule="exact" w:val="1200"/>
        </w:trPr>
        <w:tc>
          <w:tcPr>
            <w:tcW w:w="2592" w:type="dxa"/>
          </w:tcPr>
          <w:p w14:paraId="26D9EA55" w14:textId="77777777" w:rsidR="00C4101E" w:rsidRDefault="00C4101E">
            <w:pPr>
              <w:pStyle w:val="Covinfo"/>
              <w:rPr>
                <w:rFonts w:cs="Arial"/>
                <w:b w:val="0"/>
              </w:rPr>
            </w:pPr>
          </w:p>
        </w:tc>
        <w:tc>
          <w:tcPr>
            <w:tcW w:w="293" w:type="dxa"/>
            <w:vMerge/>
            <w:tcBorders>
              <w:right w:val="single" w:sz="24" w:space="0" w:color="808080"/>
            </w:tcBorders>
          </w:tcPr>
          <w:p w14:paraId="10FF8098" w14:textId="77777777" w:rsidR="00C4101E" w:rsidRDefault="00C4101E">
            <w:pPr>
              <w:tabs>
                <w:tab w:val="num" w:pos="720"/>
              </w:tabs>
              <w:ind w:left="720" w:hanging="720"/>
              <w:rPr>
                <w:rFonts w:cs="Arial"/>
              </w:rPr>
            </w:pPr>
          </w:p>
        </w:tc>
        <w:tc>
          <w:tcPr>
            <w:tcW w:w="293" w:type="dxa"/>
            <w:vMerge/>
            <w:tcBorders>
              <w:left w:val="single" w:sz="24" w:space="0" w:color="808080"/>
            </w:tcBorders>
          </w:tcPr>
          <w:p w14:paraId="34F50629" w14:textId="77777777" w:rsidR="00C4101E" w:rsidRDefault="00C4101E">
            <w:pPr>
              <w:tabs>
                <w:tab w:val="num" w:pos="720"/>
              </w:tabs>
              <w:ind w:left="720" w:hanging="720"/>
              <w:rPr>
                <w:rFonts w:cs="Arial"/>
              </w:rPr>
            </w:pPr>
          </w:p>
        </w:tc>
        <w:tc>
          <w:tcPr>
            <w:tcW w:w="2762" w:type="dxa"/>
          </w:tcPr>
          <w:p w14:paraId="36FA1C8D" w14:textId="77777777" w:rsidR="00C4101E" w:rsidRDefault="00C4101E">
            <w:pPr>
              <w:pStyle w:val="Covinfo"/>
              <w:rPr>
                <w:rFonts w:cs="Arial"/>
              </w:rPr>
            </w:pPr>
            <w:r>
              <w:rPr>
                <w:rFonts w:cs="Arial"/>
              </w:rPr>
              <w:t>Date:</w:t>
            </w:r>
          </w:p>
        </w:tc>
        <w:tc>
          <w:tcPr>
            <w:tcW w:w="3762" w:type="dxa"/>
          </w:tcPr>
          <w:p w14:paraId="342615E7" w14:textId="77777777" w:rsidR="00C4101E" w:rsidRDefault="009102DA" w:rsidP="006D1DF3">
            <w:pPr>
              <w:pStyle w:val="Byline"/>
            </w:pPr>
            <w:r>
              <w:t>23</w:t>
            </w:r>
            <w:r w:rsidRPr="009102DA">
              <w:rPr>
                <w:vertAlign w:val="superscript"/>
              </w:rPr>
              <w:t>rd</w:t>
            </w:r>
            <w:r>
              <w:t xml:space="preserve"> Feb 2015</w:t>
            </w:r>
          </w:p>
        </w:tc>
      </w:tr>
      <w:tr w:rsidR="00C4101E" w14:paraId="457576EB" w14:textId="77777777" w:rsidTr="00100E6F">
        <w:trPr>
          <w:cantSplit/>
          <w:trHeight w:hRule="exact" w:val="1278"/>
        </w:trPr>
        <w:tc>
          <w:tcPr>
            <w:tcW w:w="2592" w:type="dxa"/>
            <w:vMerge w:val="restart"/>
            <w:vAlign w:val="bottom"/>
          </w:tcPr>
          <w:p w14:paraId="42934F7A" w14:textId="5B58C027" w:rsidR="00C4101E" w:rsidRDefault="00C4101E">
            <w:pPr>
              <w:pStyle w:val="ITPLCLogo"/>
            </w:pPr>
          </w:p>
          <w:p w14:paraId="76D08017" w14:textId="37CEF016" w:rsidR="00970B57" w:rsidRDefault="00970B57">
            <w:pPr>
              <w:pStyle w:val="ITPLCLogo"/>
            </w:pPr>
            <w:r>
              <w:t>CSCIE-99</w:t>
            </w:r>
          </w:p>
          <w:p w14:paraId="0950FB44" w14:textId="7D07AB7F" w:rsidR="00C4101E" w:rsidRPr="00970B57" w:rsidRDefault="00C4101E" w:rsidP="00970B57">
            <w:pPr>
              <w:pStyle w:val="ITPLCLogo"/>
            </w:pPr>
            <w:r>
              <w:t>Project</w:t>
            </w:r>
          </w:p>
        </w:tc>
        <w:tc>
          <w:tcPr>
            <w:tcW w:w="293" w:type="dxa"/>
            <w:vMerge/>
            <w:tcBorders>
              <w:right w:val="single" w:sz="24" w:space="0" w:color="808080"/>
            </w:tcBorders>
          </w:tcPr>
          <w:p w14:paraId="02C4053F" w14:textId="77777777" w:rsidR="00C4101E" w:rsidRDefault="00C4101E">
            <w:pPr>
              <w:tabs>
                <w:tab w:val="num" w:pos="720"/>
              </w:tabs>
              <w:ind w:left="720" w:hanging="720"/>
              <w:rPr>
                <w:rFonts w:cs="Arial"/>
              </w:rPr>
            </w:pPr>
          </w:p>
        </w:tc>
        <w:tc>
          <w:tcPr>
            <w:tcW w:w="293" w:type="dxa"/>
            <w:vMerge/>
            <w:tcBorders>
              <w:left w:val="single" w:sz="24" w:space="0" w:color="808080"/>
            </w:tcBorders>
          </w:tcPr>
          <w:p w14:paraId="3509F570" w14:textId="77777777" w:rsidR="00C4101E" w:rsidRDefault="00C4101E">
            <w:pPr>
              <w:tabs>
                <w:tab w:val="num" w:pos="720"/>
              </w:tabs>
              <w:ind w:left="720" w:hanging="720"/>
              <w:rPr>
                <w:rFonts w:cs="Arial"/>
              </w:rPr>
            </w:pPr>
          </w:p>
        </w:tc>
        <w:tc>
          <w:tcPr>
            <w:tcW w:w="2762" w:type="dxa"/>
          </w:tcPr>
          <w:p w14:paraId="5A19A254" w14:textId="77777777" w:rsidR="00C4101E" w:rsidRDefault="009102DA">
            <w:pPr>
              <w:pStyle w:val="Covinfo"/>
              <w:rPr>
                <w:rFonts w:cs="Arial"/>
              </w:rPr>
            </w:pPr>
            <w:r>
              <w:rPr>
                <w:rFonts w:cs="Arial"/>
              </w:rPr>
              <w:t>Customer</w:t>
            </w:r>
            <w:r w:rsidR="00C4101E">
              <w:rPr>
                <w:rFonts w:cs="Arial"/>
              </w:rPr>
              <w:t>:</w:t>
            </w:r>
          </w:p>
        </w:tc>
        <w:tc>
          <w:tcPr>
            <w:tcW w:w="3762" w:type="dxa"/>
          </w:tcPr>
          <w:p w14:paraId="24755CCA" w14:textId="405727AC" w:rsidR="00C4101E" w:rsidRDefault="00970B57" w:rsidP="006D1DF3">
            <w:pPr>
              <w:pStyle w:val="Byline"/>
            </w:pPr>
            <w:r>
              <w:t xml:space="preserve">Peter </w:t>
            </w:r>
            <w:proofErr w:type="spellStart"/>
            <w:r>
              <w:t>Henstock</w:t>
            </w:r>
            <w:proofErr w:type="spellEnd"/>
          </w:p>
        </w:tc>
      </w:tr>
      <w:tr w:rsidR="00C4101E" w14:paraId="6B118707" w14:textId="77777777" w:rsidTr="00100E6F">
        <w:trPr>
          <w:cantSplit/>
          <w:trHeight w:val="3204"/>
        </w:trPr>
        <w:tc>
          <w:tcPr>
            <w:tcW w:w="2592" w:type="dxa"/>
            <w:vMerge/>
          </w:tcPr>
          <w:p w14:paraId="465FDE6D" w14:textId="77777777" w:rsidR="00C4101E" w:rsidRDefault="00C4101E">
            <w:pPr>
              <w:pStyle w:val="Covinfo"/>
              <w:jc w:val="center"/>
              <w:rPr>
                <w:rFonts w:cs="Arial"/>
              </w:rPr>
            </w:pPr>
          </w:p>
        </w:tc>
        <w:tc>
          <w:tcPr>
            <w:tcW w:w="293" w:type="dxa"/>
            <w:vMerge w:val="restart"/>
            <w:tcBorders>
              <w:right w:val="single" w:sz="24" w:space="0" w:color="808080"/>
            </w:tcBorders>
          </w:tcPr>
          <w:p w14:paraId="66E4D942" w14:textId="77777777" w:rsidR="00C4101E" w:rsidRDefault="00C4101E">
            <w:pPr>
              <w:pStyle w:val="Covinfo"/>
              <w:rPr>
                <w:rFonts w:cs="Arial"/>
              </w:rPr>
            </w:pPr>
          </w:p>
        </w:tc>
        <w:tc>
          <w:tcPr>
            <w:tcW w:w="293" w:type="dxa"/>
            <w:vMerge w:val="restart"/>
            <w:tcBorders>
              <w:left w:val="single" w:sz="24" w:space="0" w:color="808080"/>
            </w:tcBorders>
          </w:tcPr>
          <w:p w14:paraId="746F94C3" w14:textId="77777777" w:rsidR="00C4101E" w:rsidRDefault="00C4101E">
            <w:pPr>
              <w:pStyle w:val="Covinfo"/>
              <w:rPr>
                <w:rFonts w:cs="Arial"/>
              </w:rPr>
            </w:pPr>
          </w:p>
        </w:tc>
        <w:tc>
          <w:tcPr>
            <w:tcW w:w="2762" w:type="dxa"/>
          </w:tcPr>
          <w:p w14:paraId="77AAEA3B" w14:textId="77777777" w:rsidR="00C4101E" w:rsidRDefault="00C4101E">
            <w:pPr>
              <w:pStyle w:val="Covinfo"/>
              <w:rPr>
                <w:rFonts w:cs="Arial"/>
              </w:rPr>
            </w:pPr>
          </w:p>
        </w:tc>
        <w:tc>
          <w:tcPr>
            <w:tcW w:w="3762" w:type="dxa"/>
          </w:tcPr>
          <w:p w14:paraId="72E8E120" w14:textId="77777777" w:rsidR="00C4101E" w:rsidRDefault="00C4101E" w:rsidP="006D1DF3">
            <w:pPr>
              <w:pStyle w:val="Byline"/>
            </w:pPr>
          </w:p>
        </w:tc>
      </w:tr>
      <w:tr w:rsidR="00C4101E" w14:paraId="2AF19B64" w14:textId="77777777" w:rsidTr="00100E6F">
        <w:trPr>
          <w:cantSplit/>
          <w:trHeight w:hRule="exact" w:val="1195"/>
        </w:trPr>
        <w:tc>
          <w:tcPr>
            <w:tcW w:w="2592" w:type="dxa"/>
            <w:vMerge/>
          </w:tcPr>
          <w:p w14:paraId="1A7601DE" w14:textId="77777777" w:rsidR="00C4101E" w:rsidRDefault="00C4101E">
            <w:pPr>
              <w:pStyle w:val="Covinfo"/>
              <w:jc w:val="center"/>
              <w:rPr>
                <w:rFonts w:cs="Arial"/>
              </w:rPr>
            </w:pPr>
          </w:p>
        </w:tc>
        <w:tc>
          <w:tcPr>
            <w:tcW w:w="293" w:type="dxa"/>
            <w:vMerge/>
            <w:tcBorders>
              <w:right w:val="single" w:sz="24" w:space="0" w:color="808080"/>
            </w:tcBorders>
          </w:tcPr>
          <w:p w14:paraId="3C3271E6" w14:textId="77777777" w:rsidR="00C4101E" w:rsidRDefault="00C4101E">
            <w:pPr>
              <w:pStyle w:val="Covinfo"/>
              <w:rPr>
                <w:rFonts w:cs="Arial"/>
              </w:rPr>
            </w:pPr>
          </w:p>
        </w:tc>
        <w:tc>
          <w:tcPr>
            <w:tcW w:w="293" w:type="dxa"/>
            <w:vMerge/>
            <w:tcBorders>
              <w:left w:val="single" w:sz="24" w:space="0" w:color="808080"/>
            </w:tcBorders>
          </w:tcPr>
          <w:p w14:paraId="76484CA2" w14:textId="77777777" w:rsidR="00C4101E" w:rsidRDefault="00C4101E">
            <w:pPr>
              <w:pStyle w:val="Covinfo"/>
              <w:rPr>
                <w:rFonts w:cs="Arial"/>
              </w:rPr>
            </w:pPr>
          </w:p>
        </w:tc>
        <w:tc>
          <w:tcPr>
            <w:tcW w:w="2762" w:type="dxa"/>
          </w:tcPr>
          <w:p w14:paraId="4EB0D903" w14:textId="77777777" w:rsidR="00C4101E" w:rsidRDefault="00C4101E" w:rsidP="006D1DF3">
            <w:pPr>
              <w:pStyle w:val="Byline"/>
            </w:pPr>
          </w:p>
        </w:tc>
        <w:tc>
          <w:tcPr>
            <w:tcW w:w="3762" w:type="dxa"/>
          </w:tcPr>
          <w:p w14:paraId="71823329" w14:textId="77777777" w:rsidR="00C4101E" w:rsidRDefault="00C4101E" w:rsidP="006D1DF3">
            <w:pPr>
              <w:pStyle w:val="Byline"/>
            </w:pPr>
          </w:p>
        </w:tc>
      </w:tr>
      <w:tr w:rsidR="00C4101E" w14:paraId="5A645C03" w14:textId="77777777">
        <w:trPr>
          <w:cantSplit/>
          <w:trHeight w:hRule="exact" w:val="1035"/>
        </w:trPr>
        <w:tc>
          <w:tcPr>
            <w:tcW w:w="2592" w:type="dxa"/>
            <w:vMerge/>
            <w:vAlign w:val="bottom"/>
          </w:tcPr>
          <w:p w14:paraId="11E30999" w14:textId="77777777" w:rsidR="00C4101E" w:rsidRDefault="00C4101E">
            <w:pPr>
              <w:pStyle w:val="Covinfomethodologynote"/>
              <w:rPr>
                <w:rFonts w:ascii="Arial" w:hAnsi="Arial"/>
              </w:rPr>
            </w:pPr>
          </w:p>
        </w:tc>
        <w:tc>
          <w:tcPr>
            <w:tcW w:w="293" w:type="dxa"/>
            <w:tcBorders>
              <w:right w:val="single" w:sz="24" w:space="0" w:color="808080"/>
            </w:tcBorders>
          </w:tcPr>
          <w:p w14:paraId="4DF3E3E2" w14:textId="77777777" w:rsidR="00C4101E" w:rsidRDefault="00C4101E">
            <w:pPr>
              <w:pStyle w:val="Covinfo"/>
              <w:rPr>
                <w:rFonts w:cs="Arial"/>
              </w:rPr>
            </w:pPr>
          </w:p>
        </w:tc>
        <w:tc>
          <w:tcPr>
            <w:tcW w:w="293" w:type="dxa"/>
            <w:tcBorders>
              <w:left w:val="single" w:sz="24" w:space="0" w:color="808080"/>
            </w:tcBorders>
          </w:tcPr>
          <w:p w14:paraId="207A42E0" w14:textId="77777777" w:rsidR="00C4101E" w:rsidRDefault="00C4101E">
            <w:pPr>
              <w:pStyle w:val="Covinfo"/>
              <w:rPr>
                <w:rFonts w:cs="Arial"/>
              </w:rPr>
            </w:pPr>
          </w:p>
        </w:tc>
        <w:tc>
          <w:tcPr>
            <w:tcW w:w="6524" w:type="dxa"/>
            <w:gridSpan w:val="2"/>
            <w:vAlign w:val="bottom"/>
          </w:tcPr>
          <w:p w14:paraId="0D6442D3" w14:textId="77777777" w:rsidR="00C4101E" w:rsidRDefault="00C4101E">
            <w:pPr>
              <w:pStyle w:val="Covinfosecuritynote"/>
              <w:rPr>
                <w:rFonts w:ascii="Arial" w:hAnsi="Arial"/>
                <w:sz w:val="22"/>
              </w:rPr>
            </w:pPr>
          </w:p>
        </w:tc>
      </w:tr>
      <w:tr w:rsidR="00C4101E" w14:paraId="0F237BBD" w14:textId="77777777">
        <w:trPr>
          <w:cantSplit/>
          <w:trHeight w:hRule="exact" w:val="1080"/>
        </w:trPr>
        <w:tc>
          <w:tcPr>
            <w:tcW w:w="2592" w:type="dxa"/>
            <w:vAlign w:val="center"/>
          </w:tcPr>
          <w:p w14:paraId="7C01EB3A" w14:textId="77777777" w:rsidR="00C4101E" w:rsidRDefault="00C4101E">
            <w:pPr>
              <w:pStyle w:val="Covinfomethodologynote"/>
              <w:rPr>
                <w:rFonts w:ascii="Arial" w:hAnsi="Arial"/>
                <w:sz w:val="17"/>
              </w:rPr>
            </w:pPr>
          </w:p>
          <w:p w14:paraId="70AA16DD" w14:textId="2A4B2D7C" w:rsidR="00C4101E" w:rsidRDefault="00C4101E">
            <w:pPr>
              <w:pStyle w:val="Covinfomethodologynote"/>
              <w:rPr>
                <w:rFonts w:ascii="Arial" w:hAnsi="Arial"/>
                <w:i w:val="0"/>
                <w:iCs w:val="0"/>
                <w:sz w:val="17"/>
              </w:rPr>
            </w:pPr>
          </w:p>
        </w:tc>
        <w:tc>
          <w:tcPr>
            <w:tcW w:w="293" w:type="dxa"/>
            <w:tcBorders>
              <w:right w:val="single" w:sz="24" w:space="0" w:color="808080"/>
            </w:tcBorders>
          </w:tcPr>
          <w:p w14:paraId="483C13CC" w14:textId="77777777" w:rsidR="00C4101E" w:rsidRDefault="00C4101E">
            <w:pPr>
              <w:pStyle w:val="Covinfo"/>
              <w:rPr>
                <w:rFonts w:cs="Arial"/>
              </w:rPr>
            </w:pPr>
          </w:p>
        </w:tc>
        <w:tc>
          <w:tcPr>
            <w:tcW w:w="293" w:type="dxa"/>
            <w:tcBorders>
              <w:left w:val="single" w:sz="24" w:space="0" w:color="808080"/>
            </w:tcBorders>
          </w:tcPr>
          <w:p w14:paraId="43D04829" w14:textId="77777777" w:rsidR="00C4101E" w:rsidRDefault="00C4101E">
            <w:pPr>
              <w:pStyle w:val="Covinfo"/>
              <w:rPr>
                <w:rFonts w:cs="Arial"/>
              </w:rPr>
            </w:pPr>
          </w:p>
        </w:tc>
        <w:tc>
          <w:tcPr>
            <w:tcW w:w="6524" w:type="dxa"/>
            <w:gridSpan w:val="2"/>
            <w:vAlign w:val="bottom"/>
          </w:tcPr>
          <w:p w14:paraId="51689526" w14:textId="211CBBC0" w:rsidR="00C4101E" w:rsidRDefault="00C4101E">
            <w:pPr>
              <w:pStyle w:val="Covinfosecuritynote"/>
              <w:rPr>
                <w:color w:val="333333"/>
              </w:rPr>
            </w:pPr>
          </w:p>
          <w:p w14:paraId="342EA6F3" w14:textId="77777777" w:rsidR="00C4101E" w:rsidRDefault="00C4101E">
            <w:pPr>
              <w:pStyle w:val="Covinfosecuritynote"/>
            </w:pPr>
          </w:p>
          <w:p w14:paraId="7CC79170" w14:textId="77777777" w:rsidR="00C4101E" w:rsidRDefault="00C4101E">
            <w:pPr>
              <w:pStyle w:val="Covinfosecuritynote"/>
              <w:spacing w:after="0"/>
              <w:rPr>
                <w:rFonts w:ascii="Arial" w:hAnsi="Arial"/>
              </w:rPr>
            </w:pPr>
          </w:p>
        </w:tc>
      </w:tr>
    </w:tbl>
    <w:p w14:paraId="5F4EB37C" w14:textId="77777777" w:rsidR="00C4101E" w:rsidRDefault="00C4101E"/>
    <w:p w14:paraId="6948943B" w14:textId="77777777" w:rsidR="00C4101E" w:rsidRDefault="00C4101E">
      <w:pPr>
        <w:rPr>
          <w:sz w:val="32"/>
        </w:rPr>
      </w:pPr>
    </w:p>
    <w:p w14:paraId="206B82C3" w14:textId="77777777" w:rsidR="00C4101E" w:rsidRDefault="00C4101E">
      <w:pPr>
        <w:rPr>
          <w:sz w:val="32"/>
        </w:rPr>
        <w:sectPr w:rsidR="00C4101E" w:rsidSect="00F71A76">
          <w:headerReference w:type="default" r:id="rId9"/>
          <w:pgSz w:w="12240" w:h="15840" w:code="1"/>
          <w:pgMar w:top="1152" w:right="1152" w:bottom="1152" w:left="1152" w:header="576" w:footer="576" w:gutter="0"/>
          <w:pgNumType w:start="1"/>
          <w:cols w:space="720"/>
        </w:sectPr>
      </w:pPr>
    </w:p>
    <w:p w14:paraId="578438D2" w14:textId="77777777" w:rsidR="00C4101E" w:rsidRDefault="00C4101E" w:rsidP="006D1DF3">
      <w:pPr>
        <w:pStyle w:val="Byline"/>
      </w:pPr>
      <w:r>
        <w:lastRenderedPageBreak/>
        <w:t>Contents</w:t>
      </w:r>
    </w:p>
    <w:p w14:paraId="16D7C39E" w14:textId="77777777" w:rsidR="00BE221E" w:rsidRDefault="00C4101E">
      <w:pPr>
        <w:pStyle w:val="TOC1"/>
        <w:tabs>
          <w:tab w:val="left" w:pos="480"/>
        </w:tabs>
        <w:rPr>
          <w:rFonts w:asciiTheme="minorHAnsi" w:eastAsiaTheme="minorEastAsia" w:hAnsiTheme="minorHAnsi" w:cstheme="minorBidi"/>
          <w:caps w:val="0"/>
          <w:noProof/>
          <w:color w:val="auto"/>
          <w:lang w:eastAsia="ja-JP"/>
        </w:rPr>
      </w:pPr>
      <w:r>
        <w:fldChar w:fldCharType="begin"/>
      </w:r>
      <w:r>
        <w:instrText xml:space="preserve"> TOC \o "1-3" \h \z </w:instrText>
      </w:r>
      <w:r>
        <w:fldChar w:fldCharType="separate"/>
      </w:r>
      <w:r w:rsidR="00BE221E">
        <w:rPr>
          <w:noProof/>
        </w:rPr>
        <w:t>1.</w:t>
      </w:r>
      <w:r w:rsidR="00BE221E">
        <w:rPr>
          <w:rFonts w:asciiTheme="minorHAnsi" w:eastAsiaTheme="minorEastAsia" w:hAnsiTheme="minorHAnsi" w:cstheme="minorBidi"/>
          <w:caps w:val="0"/>
          <w:noProof/>
          <w:color w:val="auto"/>
          <w:lang w:eastAsia="ja-JP"/>
        </w:rPr>
        <w:tab/>
      </w:r>
      <w:r w:rsidR="00BE221E">
        <w:rPr>
          <w:noProof/>
        </w:rPr>
        <w:t>Document Administration</w:t>
      </w:r>
      <w:r w:rsidR="00BE221E">
        <w:rPr>
          <w:noProof/>
        </w:rPr>
        <w:tab/>
      </w:r>
      <w:r w:rsidR="00BE221E">
        <w:rPr>
          <w:noProof/>
        </w:rPr>
        <w:fldChar w:fldCharType="begin"/>
      </w:r>
      <w:r w:rsidR="00BE221E">
        <w:rPr>
          <w:noProof/>
        </w:rPr>
        <w:instrText xml:space="preserve"> PAGEREF _Toc287000867 \h </w:instrText>
      </w:r>
      <w:r w:rsidR="00BE221E">
        <w:rPr>
          <w:noProof/>
        </w:rPr>
      </w:r>
      <w:r w:rsidR="00BE221E">
        <w:rPr>
          <w:noProof/>
        </w:rPr>
        <w:fldChar w:fldCharType="separate"/>
      </w:r>
      <w:r w:rsidR="00BE221E">
        <w:rPr>
          <w:noProof/>
        </w:rPr>
        <w:t>3</w:t>
      </w:r>
      <w:r w:rsidR="00BE221E">
        <w:rPr>
          <w:noProof/>
        </w:rPr>
        <w:fldChar w:fldCharType="end"/>
      </w:r>
    </w:p>
    <w:p w14:paraId="6E783E2A" w14:textId="77777777" w:rsidR="00BE221E" w:rsidRDefault="00BE221E">
      <w:pPr>
        <w:pStyle w:val="TOC2"/>
        <w:rPr>
          <w:rFonts w:asciiTheme="minorHAnsi" w:eastAsiaTheme="minorEastAsia" w:hAnsiTheme="minorHAnsi" w:cstheme="minorBidi"/>
          <w:b w:val="0"/>
          <w:smallCaps w:val="0"/>
          <w:noProof/>
          <w:lang w:eastAsia="ja-JP"/>
        </w:rPr>
      </w:pPr>
      <w:r>
        <w:rPr>
          <w:noProof/>
        </w:rPr>
        <w:t>1.1</w:t>
      </w:r>
      <w:r>
        <w:rPr>
          <w:rFonts w:asciiTheme="minorHAnsi" w:eastAsiaTheme="minorEastAsia" w:hAnsiTheme="minorHAnsi" w:cstheme="minorBidi"/>
          <w:b w:val="0"/>
          <w:smallCaps w:val="0"/>
          <w:noProof/>
          <w:lang w:eastAsia="ja-JP"/>
        </w:rPr>
        <w:tab/>
      </w:r>
      <w:r>
        <w:rPr>
          <w:noProof/>
        </w:rPr>
        <w:t>Document Change History</w:t>
      </w:r>
      <w:r>
        <w:rPr>
          <w:noProof/>
        </w:rPr>
        <w:tab/>
      </w:r>
      <w:r>
        <w:rPr>
          <w:noProof/>
        </w:rPr>
        <w:fldChar w:fldCharType="begin"/>
      </w:r>
      <w:r>
        <w:rPr>
          <w:noProof/>
        </w:rPr>
        <w:instrText xml:space="preserve"> PAGEREF _Toc287000868 \h </w:instrText>
      </w:r>
      <w:r>
        <w:rPr>
          <w:noProof/>
        </w:rPr>
      </w:r>
      <w:r>
        <w:rPr>
          <w:noProof/>
        </w:rPr>
        <w:fldChar w:fldCharType="separate"/>
      </w:r>
      <w:r>
        <w:rPr>
          <w:noProof/>
        </w:rPr>
        <w:t>3</w:t>
      </w:r>
      <w:r>
        <w:rPr>
          <w:noProof/>
        </w:rPr>
        <w:fldChar w:fldCharType="end"/>
      </w:r>
    </w:p>
    <w:p w14:paraId="15F5D330" w14:textId="77777777" w:rsidR="00BE221E" w:rsidRDefault="00BE221E">
      <w:pPr>
        <w:pStyle w:val="TOC2"/>
        <w:rPr>
          <w:rFonts w:asciiTheme="minorHAnsi" w:eastAsiaTheme="minorEastAsia" w:hAnsiTheme="minorHAnsi" w:cstheme="minorBidi"/>
          <w:b w:val="0"/>
          <w:smallCaps w:val="0"/>
          <w:noProof/>
          <w:lang w:eastAsia="ja-JP"/>
        </w:rPr>
      </w:pPr>
      <w:r>
        <w:rPr>
          <w:noProof/>
        </w:rPr>
        <w:t>1.2</w:t>
      </w:r>
      <w:r>
        <w:rPr>
          <w:rFonts w:asciiTheme="minorHAnsi" w:eastAsiaTheme="minorEastAsia" w:hAnsiTheme="minorHAnsi" w:cstheme="minorBidi"/>
          <w:b w:val="0"/>
          <w:smallCaps w:val="0"/>
          <w:noProof/>
          <w:lang w:eastAsia="ja-JP"/>
        </w:rPr>
        <w:tab/>
      </w:r>
      <w:r>
        <w:rPr>
          <w:noProof/>
        </w:rPr>
        <w:t>Document Content Owners</w:t>
      </w:r>
      <w:r>
        <w:rPr>
          <w:noProof/>
        </w:rPr>
        <w:tab/>
      </w:r>
      <w:r>
        <w:rPr>
          <w:noProof/>
        </w:rPr>
        <w:fldChar w:fldCharType="begin"/>
      </w:r>
      <w:r>
        <w:rPr>
          <w:noProof/>
        </w:rPr>
        <w:instrText xml:space="preserve"> PAGEREF _Toc287000869 \h </w:instrText>
      </w:r>
      <w:r>
        <w:rPr>
          <w:noProof/>
        </w:rPr>
      </w:r>
      <w:r>
        <w:rPr>
          <w:noProof/>
        </w:rPr>
        <w:fldChar w:fldCharType="separate"/>
      </w:r>
      <w:r>
        <w:rPr>
          <w:noProof/>
        </w:rPr>
        <w:t>3</w:t>
      </w:r>
      <w:r>
        <w:rPr>
          <w:noProof/>
        </w:rPr>
        <w:fldChar w:fldCharType="end"/>
      </w:r>
    </w:p>
    <w:p w14:paraId="12B38AB8" w14:textId="77777777" w:rsidR="00BE221E" w:rsidRDefault="00BE221E">
      <w:pPr>
        <w:pStyle w:val="TOC2"/>
        <w:rPr>
          <w:rFonts w:asciiTheme="minorHAnsi" w:eastAsiaTheme="minorEastAsia" w:hAnsiTheme="minorHAnsi" w:cstheme="minorBidi"/>
          <w:b w:val="0"/>
          <w:smallCaps w:val="0"/>
          <w:noProof/>
          <w:lang w:eastAsia="ja-JP"/>
        </w:rPr>
      </w:pPr>
      <w:r>
        <w:rPr>
          <w:noProof/>
        </w:rPr>
        <w:t>1.3</w:t>
      </w:r>
      <w:r>
        <w:rPr>
          <w:rFonts w:asciiTheme="minorHAnsi" w:eastAsiaTheme="minorEastAsia" w:hAnsiTheme="minorHAnsi" w:cstheme="minorBidi"/>
          <w:b w:val="0"/>
          <w:smallCaps w:val="0"/>
          <w:noProof/>
          <w:lang w:eastAsia="ja-JP"/>
        </w:rPr>
        <w:tab/>
      </w:r>
      <w:r>
        <w:rPr>
          <w:noProof/>
        </w:rPr>
        <w:t>Document Reviewers</w:t>
      </w:r>
      <w:r>
        <w:rPr>
          <w:noProof/>
        </w:rPr>
        <w:tab/>
      </w:r>
      <w:r>
        <w:rPr>
          <w:noProof/>
        </w:rPr>
        <w:fldChar w:fldCharType="begin"/>
      </w:r>
      <w:r>
        <w:rPr>
          <w:noProof/>
        </w:rPr>
        <w:instrText xml:space="preserve"> PAGEREF _Toc287000870 \h </w:instrText>
      </w:r>
      <w:r>
        <w:rPr>
          <w:noProof/>
        </w:rPr>
      </w:r>
      <w:r>
        <w:rPr>
          <w:noProof/>
        </w:rPr>
        <w:fldChar w:fldCharType="separate"/>
      </w:r>
      <w:r>
        <w:rPr>
          <w:noProof/>
        </w:rPr>
        <w:t>4</w:t>
      </w:r>
      <w:r>
        <w:rPr>
          <w:noProof/>
        </w:rPr>
        <w:fldChar w:fldCharType="end"/>
      </w:r>
    </w:p>
    <w:p w14:paraId="0CDD63C1" w14:textId="77777777" w:rsidR="00BE221E" w:rsidRDefault="00BE221E">
      <w:pPr>
        <w:pStyle w:val="TOC2"/>
        <w:rPr>
          <w:rFonts w:asciiTheme="minorHAnsi" w:eastAsiaTheme="minorEastAsia" w:hAnsiTheme="minorHAnsi" w:cstheme="minorBidi"/>
          <w:b w:val="0"/>
          <w:smallCaps w:val="0"/>
          <w:noProof/>
          <w:lang w:eastAsia="ja-JP"/>
        </w:rPr>
      </w:pPr>
      <w:r>
        <w:rPr>
          <w:noProof/>
        </w:rPr>
        <w:t>1.4</w:t>
      </w:r>
      <w:r>
        <w:rPr>
          <w:rFonts w:asciiTheme="minorHAnsi" w:eastAsiaTheme="minorEastAsia" w:hAnsiTheme="minorHAnsi" w:cstheme="minorBidi"/>
          <w:b w:val="0"/>
          <w:smallCaps w:val="0"/>
          <w:noProof/>
          <w:lang w:eastAsia="ja-JP"/>
        </w:rPr>
        <w:tab/>
      </w:r>
      <w:r>
        <w:rPr>
          <w:noProof/>
        </w:rPr>
        <w:t>Document Approvers</w:t>
      </w:r>
      <w:r>
        <w:rPr>
          <w:noProof/>
        </w:rPr>
        <w:tab/>
      </w:r>
      <w:r>
        <w:rPr>
          <w:noProof/>
        </w:rPr>
        <w:fldChar w:fldCharType="begin"/>
      </w:r>
      <w:r>
        <w:rPr>
          <w:noProof/>
        </w:rPr>
        <w:instrText xml:space="preserve"> PAGEREF _Toc287000871 \h </w:instrText>
      </w:r>
      <w:r>
        <w:rPr>
          <w:noProof/>
        </w:rPr>
      </w:r>
      <w:r>
        <w:rPr>
          <w:noProof/>
        </w:rPr>
        <w:fldChar w:fldCharType="separate"/>
      </w:r>
      <w:r>
        <w:rPr>
          <w:noProof/>
        </w:rPr>
        <w:t>4</w:t>
      </w:r>
      <w:r>
        <w:rPr>
          <w:noProof/>
        </w:rPr>
        <w:fldChar w:fldCharType="end"/>
      </w:r>
    </w:p>
    <w:p w14:paraId="24488B5A" w14:textId="77777777" w:rsidR="00BE221E" w:rsidRDefault="00BE221E">
      <w:pPr>
        <w:pStyle w:val="TOC1"/>
        <w:tabs>
          <w:tab w:val="left" w:pos="480"/>
        </w:tabs>
        <w:rPr>
          <w:rFonts w:asciiTheme="minorHAnsi" w:eastAsiaTheme="minorEastAsia" w:hAnsiTheme="minorHAnsi" w:cstheme="minorBidi"/>
          <w:caps w:val="0"/>
          <w:noProof/>
          <w:color w:val="auto"/>
          <w:lang w:eastAsia="ja-JP"/>
        </w:rPr>
      </w:pPr>
      <w:r>
        <w:rPr>
          <w:noProof/>
        </w:rPr>
        <w:t>2.</w:t>
      </w:r>
      <w:r>
        <w:rPr>
          <w:rFonts w:asciiTheme="minorHAnsi" w:eastAsiaTheme="minorEastAsia" w:hAnsiTheme="minorHAnsi" w:cstheme="minorBidi"/>
          <w:caps w:val="0"/>
          <w:noProof/>
          <w:color w:val="auto"/>
          <w:lang w:eastAsia="ja-JP"/>
        </w:rPr>
        <w:tab/>
      </w:r>
      <w:r>
        <w:rPr>
          <w:noProof/>
        </w:rPr>
        <w:t>Project Overview</w:t>
      </w:r>
      <w:r>
        <w:rPr>
          <w:noProof/>
        </w:rPr>
        <w:tab/>
      </w:r>
      <w:r>
        <w:rPr>
          <w:noProof/>
        </w:rPr>
        <w:fldChar w:fldCharType="begin"/>
      </w:r>
      <w:r>
        <w:rPr>
          <w:noProof/>
        </w:rPr>
        <w:instrText xml:space="preserve"> PAGEREF _Toc287000872 \h </w:instrText>
      </w:r>
      <w:r>
        <w:rPr>
          <w:noProof/>
        </w:rPr>
      </w:r>
      <w:r>
        <w:rPr>
          <w:noProof/>
        </w:rPr>
        <w:fldChar w:fldCharType="separate"/>
      </w:r>
      <w:r>
        <w:rPr>
          <w:noProof/>
        </w:rPr>
        <w:t>5</w:t>
      </w:r>
      <w:r>
        <w:rPr>
          <w:noProof/>
        </w:rPr>
        <w:fldChar w:fldCharType="end"/>
      </w:r>
    </w:p>
    <w:p w14:paraId="0E16C3EE" w14:textId="77777777" w:rsidR="00BE221E" w:rsidRDefault="00BE221E">
      <w:pPr>
        <w:pStyle w:val="TOC2"/>
        <w:rPr>
          <w:rFonts w:asciiTheme="minorHAnsi" w:eastAsiaTheme="minorEastAsia" w:hAnsiTheme="minorHAnsi" w:cstheme="minorBidi"/>
          <w:b w:val="0"/>
          <w:smallCaps w:val="0"/>
          <w:noProof/>
          <w:lang w:eastAsia="ja-JP"/>
        </w:rPr>
      </w:pPr>
      <w:r>
        <w:rPr>
          <w:noProof/>
        </w:rPr>
        <w:t>2.1</w:t>
      </w:r>
      <w:r>
        <w:rPr>
          <w:rFonts w:asciiTheme="minorHAnsi" w:eastAsiaTheme="minorEastAsia" w:hAnsiTheme="minorHAnsi" w:cstheme="minorBidi"/>
          <w:b w:val="0"/>
          <w:smallCaps w:val="0"/>
          <w:noProof/>
          <w:lang w:eastAsia="ja-JP"/>
        </w:rPr>
        <w:tab/>
      </w:r>
      <w:r>
        <w:rPr>
          <w:noProof/>
        </w:rPr>
        <w:t>Project Vision</w:t>
      </w:r>
      <w:r>
        <w:rPr>
          <w:noProof/>
        </w:rPr>
        <w:tab/>
      </w:r>
      <w:r>
        <w:rPr>
          <w:noProof/>
        </w:rPr>
        <w:fldChar w:fldCharType="begin"/>
      </w:r>
      <w:r>
        <w:rPr>
          <w:noProof/>
        </w:rPr>
        <w:instrText xml:space="preserve"> PAGEREF _Toc287000873 \h </w:instrText>
      </w:r>
      <w:r>
        <w:rPr>
          <w:noProof/>
        </w:rPr>
      </w:r>
      <w:r>
        <w:rPr>
          <w:noProof/>
        </w:rPr>
        <w:fldChar w:fldCharType="separate"/>
      </w:r>
      <w:r>
        <w:rPr>
          <w:noProof/>
        </w:rPr>
        <w:t>5</w:t>
      </w:r>
      <w:r>
        <w:rPr>
          <w:noProof/>
        </w:rPr>
        <w:fldChar w:fldCharType="end"/>
      </w:r>
    </w:p>
    <w:p w14:paraId="1A6738D6" w14:textId="77777777" w:rsidR="00BE221E" w:rsidRDefault="00BE221E">
      <w:pPr>
        <w:pStyle w:val="TOC2"/>
        <w:rPr>
          <w:rFonts w:asciiTheme="minorHAnsi" w:eastAsiaTheme="minorEastAsia" w:hAnsiTheme="minorHAnsi" w:cstheme="minorBidi"/>
          <w:b w:val="0"/>
          <w:smallCaps w:val="0"/>
          <w:noProof/>
          <w:lang w:eastAsia="ja-JP"/>
        </w:rPr>
      </w:pPr>
      <w:r>
        <w:rPr>
          <w:noProof/>
        </w:rPr>
        <w:t>2.2</w:t>
      </w:r>
      <w:r>
        <w:rPr>
          <w:rFonts w:asciiTheme="minorHAnsi" w:eastAsiaTheme="minorEastAsia" w:hAnsiTheme="minorHAnsi" w:cstheme="minorBidi"/>
          <w:b w:val="0"/>
          <w:smallCaps w:val="0"/>
          <w:noProof/>
          <w:lang w:eastAsia="ja-JP"/>
        </w:rPr>
        <w:tab/>
      </w:r>
      <w:r>
        <w:rPr>
          <w:noProof/>
        </w:rPr>
        <w:t>Current Process Problem being solved</w:t>
      </w:r>
      <w:r>
        <w:rPr>
          <w:noProof/>
        </w:rPr>
        <w:tab/>
      </w:r>
      <w:r>
        <w:rPr>
          <w:noProof/>
        </w:rPr>
        <w:fldChar w:fldCharType="begin"/>
      </w:r>
      <w:r>
        <w:rPr>
          <w:noProof/>
        </w:rPr>
        <w:instrText xml:space="preserve"> PAGEREF _Toc287000874 \h </w:instrText>
      </w:r>
      <w:r>
        <w:rPr>
          <w:noProof/>
        </w:rPr>
      </w:r>
      <w:r>
        <w:rPr>
          <w:noProof/>
        </w:rPr>
        <w:fldChar w:fldCharType="separate"/>
      </w:r>
      <w:r>
        <w:rPr>
          <w:noProof/>
        </w:rPr>
        <w:t>5</w:t>
      </w:r>
      <w:r>
        <w:rPr>
          <w:noProof/>
        </w:rPr>
        <w:fldChar w:fldCharType="end"/>
      </w:r>
    </w:p>
    <w:p w14:paraId="04FC2623" w14:textId="77777777" w:rsidR="00BE221E" w:rsidRDefault="00BE221E">
      <w:pPr>
        <w:pStyle w:val="TOC1"/>
        <w:tabs>
          <w:tab w:val="left" w:pos="480"/>
        </w:tabs>
        <w:rPr>
          <w:rFonts w:asciiTheme="minorHAnsi" w:eastAsiaTheme="minorEastAsia" w:hAnsiTheme="minorHAnsi" w:cstheme="minorBidi"/>
          <w:caps w:val="0"/>
          <w:noProof/>
          <w:color w:val="auto"/>
          <w:lang w:eastAsia="ja-JP"/>
        </w:rPr>
      </w:pPr>
      <w:r>
        <w:rPr>
          <w:noProof/>
        </w:rPr>
        <w:t>3.</w:t>
      </w:r>
      <w:r>
        <w:rPr>
          <w:rFonts w:asciiTheme="minorHAnsi" w:eastAsiaTheme="minorEastAsia" w:hAnsiTheme="minorHAnsi" w:cstheme="minorBidi"/>
          <w:caps w:val="0"/>
          <w:noProof/>
          <w:color w:val="auto"/>
          <w:lang w:eastAsia="ja-JP"/>
        </w:rPr>
        <w:tab/>
      </w:r>
      <w:r>
        <w:rPr>
          <w:noProof/>
        </w:rPr>
        <w:t>Assumptions and Constraints</w:t>
      </w:r>
      <w:r>
        <w:rPr>
          <w:noProof/>
        </w:rPr>
        <w:tab/>
      </w:r>
      <w:r>
        <w:rPr>
          <w:noProof/>
        </w:rPr>
        <w:fldChar w:fldCharType="begin"/>
      </w:r>
      <w:r>
        <w:rPr>
          <w:noProof/>
        </w:rPr>
        <w:instrText xml:space="preserve"> PAGEREF _Toc287000875 \h </w:instrText>
      </w:r>
      <w:r>
        <w:rPr>
          <w:noProof/>
        </w:rPr>
      </w:r>
      <w:r>
        <w:rPr>
          <w:noProof/>
        </w:rPr>
        <w:fldChar w:fldCharType="separate"/>
      </w:r>
      <w:r>
        <w:rPr>
          <w:noProof/>
        </w:rPr>
        <w:t>6</w:t>
      </w:r>
      <w:r>
        <w:rPr>
          <w:noProof/>
        </w:rPr>
        <w:fldChar w:fldCharType="end"/>
      </w:r>
    </w:p>
    <w:p w14:paraId="584FCFA0" w14:textId="77777777" w:rsidR="00BE221E" w:rsidRDefault="00BE221E">
      <w:pPr>
        <w:pStyle w:val="TOC2"/>
        <w:rPr>
          <w:rFonts w:asciiTheme="minorHAnsi" w:eastAsiaTheme="minorEastAsia" w:hAnsiTheme="minorHAnsi" w:cstheme="minorBidi"/>
          <w:b w:val="0"/>
          <w:smallCaps w:val="0"/>
          <w:noProof/>
          <w:lang w:eastAsia="ja-JP"/>
        </w:rPr>
      </w:pPr>
      <w:r>
        <w:rPr>
          <w:noProof/>
        </w:rPr>
        <w:t>3.1</w:t>
      </w:r>
      <w:r>
        <w:rPr>
          <w:rFonts w:asciiTheme="minorHAnsi" w:eastAsiaTheme="minorEastAsia" w:hAnsiTheme="minorHAnsi" w:cstheme="minorBidi"/>
          <w:b w:val="0"/>
          <w:smallCaps w:val="0"/>
          <w:noProof/>
          <w:lang w:eastAsia="ja-JP"/>
        </w:rPr>
        <w:tab/>
      </w:r>
      <w:r>
        <w:rPr>
          <w:noProof/>
        </w:rPr>
        <w:t>Assumptions</w:t>
      </w:r>
      <w:r>
        <w:rPr>
          <w:noProof/>
        </w:rPr>
        <w:tab/>
      </w:r>
      <w:r>
        <w:rPr>
          <w:noProof/>
        </w:rPr>
        <w:fldChar w:fldCharType="begin"/>
      </w:r>
      <w:r>
        <w:rPr>
          <w:noProof/>
        </w:rPr>
        <w:instrText xml:space="preserve"> PAGEREF _Toc287000876 \h </w:instrText>
      </w:r>
      <w:r>
        <w:rPr>
          <w:noProof/>
        </w:rPr>
      </w:r>
      <w:r>
        <w:rPr>
          <w:noProof/>
        </w:rPr>
        <w:fldChar w:fldCharType="separate"/>
      </w:r>
      <w:r>
        <w:rPr>
          <w:noProof/>
        </w:rPr>
        <w:t>6</w:t>
      </w:r>
      <w:r>
        <w:rPr>
          <w:noProof/>
        </w:rPr>
        <w:fldChar w:fldCharType="end"/>
      </w:r>
    </w:p>
    <w:p w14:paraId="08DD0ED6" w14:textId="77777777" w:rsidR="00BE221E" w:rsidRDefault="00BE221E">
      <w:pPr>
        <w:pStyle w:val="TOC2"/>
        <w:rPr>
          <w:rFonts w:asciiTheme="minorHAnsi" w:eastAsiaTheme="minorEastAsia" w:hAnsiTheme="minorHAnsi" w:cstheme="minorBidi"/>
          <w:b w:val="0"/>
          <w:smallCaps w:val="0"/>
          <w:noProof/>
          <w:lang w:eastAsia="ja-JP"/>
        </w:rPr>
      </w:pPr>
      <w:r>
        <w:rPr>
          <w:noProof/>
        </w:rPr>
        <w:t>3.2</w:t>
      </w:r>
      <w:r>
        <w:rPr>
          <w:rFonts w:asciiTheme="minorHAnsi" w:eastAsiaTheme="minorEastAsia" w:hAnsiTheme="minorHAnsi" w:cstheme="minorBidi"/>
          <w:b w:val="0"/>
          <w:smallCaps w:val="0"/>
          <w:noProof/>
          <w:lang w:eastAsia="ja-JP"/>
        </w:rPr>
        <w:tab/>
      </w:r>
      <w:r>
        <w:rPr>
          <w:noProof/>
        </w:rPr>
        <w:t>Constraints</w:t>
      </w:r>
      <w:r>
        <w:rPr>
          <w:noProof/>
        </w:rPr>
        <w:tab/>
      </w:r>
      <w:r>
        <w:rPr>
          <w:noProof/>
        </w:rPr>
        <w:fldChar w:fldCharType="begin"/>
      </w:r>
      <w:r>
        <w:rPr>
          <w:noProof/>
        </w:rPr>
        <w:instrText xml:space="preserve"> PAGEREF _Toc287000877 \h </w:instrText>
      </w:r>
      <w:r>
        <w:rPr>
          <w:noProof/>
        </w:rPr>
      </w:r>
      <w:r>
        <w:rPr>
          <w:noProof/>
        </w:rPr>
        <w:fldChar w:fldCharType="separate"/>
      </w:r>
      <w:r>
        <w:rPr>
          <w:noProof/>
        </w:rPr>
        <w:t>6</w:t>
      </w:r>
      <w:r>
        <w:rPr>
          <w:noProof/>
        </w:rPr>
        <w:fldChar w:fldCharType="end"/>
      </w:r>
    </w:p>
    <w:p w14:paraId="238ED5D3" w14:textId="77777777" w:rsidR="00BE221E" w:rsidRDefault="00BE221E">
      <w:pPr>
        <w:pStyle w:val="TOC1"/>
        <w:tabs>
          <w:tab w:val="left" w:pos="480"/>
        </w:tabs>
        <w:rPr>
          <w:rFonts w:asciiTheme="minorHAnsi" w:eastAsiaTheme="minorEastAsia" w:hAnsiTheme="minorHAnsi" w:cstheme="minorBidi"/>
          <w:caps w:val="0"/>
          <w:noProof/>
          <w:color w:val="auto"/>
          <w:lang w:eastAsia="ja-JP"/>
        </w:rPr>
      </w:pPr>
      <w:r>
        <w:rPr>
          <w:noProof/>
        </w:rPr>
        <w:t>4.</w:t>
      </w:r>
      <w:r>
        <w:rPr>
          <w:rFonts w:asciiTheme="minorHAnsi" w:eastAsiaTheme="minorEastAsia" w:hAnsiTheme="minorHAnsi" w:cstheme="minorBidi"/>
          <w:caps w:val="0"/>
          <w:noProof/>
          <w:color w:val="auto"/>
          <w:lang w:eastAsia="ja-JP"/>
        </w:rPr>
        <w:tab/>
      </w:r>
      <w:r>
        <w:rPr>
          <w:noProof/>
        </w:rPr>
        <w:t>Scope</w:t>
      </w:r>
      <w:r>
        <w:rPr>
          <w:noProof/>
        </w:rPr>
        <w:tab/>
      </w:r>
      <w:r>
        <w:rPr>
          <w:noProof/>
        </w:rPr>
        <w:fldChar w:fldCharType="begin"/>
      </w:r>
      <w:r>
        <w:rPr>
          <w:noProof/>
        </w:rPr>
        <w:instrText xml:space="preserve"> PAGEREF _Toc287000878 \h </w:instrText>
      </w:r>
      <w:r>
        <w:rPr>
          <w:noProof/>
        </w:rPr>
      </w:r>
      <w:r>
        <w:rPr>
          <w:noProof/>
        </w:rPr>
        <w:fldChar w:fldCharType="separate"/>
      </w:r>
      <w:r>
        <w:rPr>
          <w:noProof/>
        </w:rPr>
        <w:t>7</w:t>
      </w:r>
      <w:r>
        <w:rPr>
          <w:noProof/>
        </w:rPr>
        <w:fldChar w:fldCharType="end"/>
      </w:r>
    </w:p>
    <w:p w14:paraId="39ADCE54" w14:textId="77777777" w:rsidR="00BE221E" w:rsidRDefault="00BE221E">
      <w:pPr>
        <w:pStyle w:val="TOC2"/>
        <w:rPr>
          <w:rFonts w:asciiTheme="minorHAnsi" w:eastAsiaTheme="minorEastAsia" w:hAnsiTheme="minorHAnsi" w:cstheme="minorBidi"/>
          <w:b w:val="0"/>
          <w:smallCaps w:val="0"/>
          <w:noProof/>
          <w:lang w:eastAsia="ja-JP"/>
        </w:rPr>
      </w:pPr>
      <w:r>
        <w:rPr>
          <w:noProof/>
        </w:rPr>
        <w:t>4.1</w:t>
      </w:r>
      <w:r>
        <w:rPr>
          <w:rFonts w:asciiTheme="minorHAnsi" w:eastAsiaTheme="minorEastAsia" w:hAnsiTheme="minorHAnsi" w:cstheme="minorBidi"/>
          <w:b w:val="0"/>
          <w:smallCaps w:val="0"/>
          <w:noProof/>
          <w:lang w:eastAsia="ja-JP"/>
        </w:rPr>
        <w:tab/>
      </w:r>
      <w:r>
        <w:rPr>
          <w:noProof/>
        </w:rPr>
        <w:t>In Scope</w:t>
      </w:r>
      <w:r>
        <w:rPr>
          <w:noProof/>
        </w:rPr>
        <w:tab/>
      </w:r>
      <w:r>
        <w:rPr>
          <w:noProof/>
        </w:rPr>
        <w:fldChar w:fldCharType="begin"/>
      </w:r>
      <w:r>
        <w:rPr>
          <w:noProof/>
        </w:rPr>
        <w:instrText xml:space="preserve"> PAGEREF _Toc287000879 \h </w:instrText>
      </w:r>
      <w:r>
        <w:rPr>
          <w:noProof/>
        </w:rPr>
      </w:r>
      <w:r>
        <w:rPr>
          <w:noProof/>
        </w:rPr>
        <w:fldChar w:fldCharType="separate"/>
      </w:r>
      <w:r>
        <w:rPr>
          <w:noProof/>
        </w:rPr>
        <w:t>7</w:t>
      </w:r>
      <w:r>
        <w:rPr>
          <w:noProof/>
        </w:rPr>
        <w:fldChar w:fldCharType="end"/>
      </w:r>
    </w:p>
    <w:p w14:paraId="5BD13BB7" w14:textId="77777777" w:rsidR="00BE221E" w:rsidRDefault="00BE221E">
      <w:pPr>
        <w:pStyle w:val="TOC2"/>
        <w:rPr>
          <w:rFonts w:asciiTheme="minorHAnsi" w:eastAsiaTheme="minorEastAsia" w:hAnsiTheme="minorHAnsi" w:cstheme="minorBidi"/>
          <w:b w:val="0"/>
          <w:smallCaps w:val="0"/>
          <w:noProof/>
          <w:lang w:eastAsia="ja-JP"/>
        </w:rPr>
      </w:pPr>
      <w:r>
        <w:rPr>
          <w:noProof/>
        </w:rPr>
        <w:t>4.2</w:t>
      </w:r>
      <w:r>
        <w:rPr>
          <w:rFonts w:asciiTheme="minorHAnsi" w:eastAsiaTheme="minorEastAsia" w:hAnsiTheme="minorHAnsi" w:cstheme="minorBidi"/>
          <w:b w:val="0"/>
          <w:smallCaps w:val="0"/>
          <w:noProof/>
          <w:lang w:eastAsia="ja-JP"/>
        </w:rPr>
        <w:tab/>
      </w:r>
      <w:r>
        <w:rPr>
          <w:noProof/>
        </w:rPr>
        <w:t>Out of Scope</w:t>
      </w:r>
      <w:r>
        <w:rPr>
          <w:noProof/>
        </w:rPr>
        <w:tab/>
      </w:r>
      <w:r>
        <w:rPr>
          <w:noProof/>
        </w:rPr>
        <w:fldChar w:fldCharType="begin"/>
      </w:r>
      <w:r>
        <w:rPr>
          <w:noProof/>
        </w:rPr>
        <w:instrText xml:space="preserve"> PAGEREF _Toc287000880 \h </w:instrText>
      </w:r>
      <w:r>
        <w:rPr>
          <w:noProof/>
        </w:rPr>
      </w:r>
      <w:r>
        <w:rPr>
          <w:noProof/>
        </w:rPr>
        <w:fldChar w:fldCharType="separate"/>
      </w:r>
      <w:r>
        <w:rPr>
          <w:noProof/>
        </w:rPr>
        <w:t>7</w:t>
      </w:r>
      <w:r>
        <w:rPr>
          <w:noProof/>
        </w:rPr>
        <w:fldChar w:fldCharType="end"/>
      </w:r>
    </w:p>
    <w:p w14:paraId="04ECB519" w14:textId="77777777" w:rsidR="00BE221E" w:rsidRDefault="00BE221E">
      <w:pPr>
        <w:pStyle w:val="TOC1"/>
        <w:tabs>
          <w:tab w:val="left" w:pos="480"/>
        </w:tabs>
        <w:rPr>
          <w:rFonts w:asciiTheme="minorHAnsi" w:eastAsiaTheme="minorEastAsia" w:hAnsiTheme="minorHAnsi" w:cstheme="minorBidi"/>
          <w:caps w:val="0"/>
          <w:noProof/>
          <w:color w:val="auto"/>
          <w:lang w:eastAsia="ja-JP"/>
        </w:rPr>
      </w:pPr>
      <w:r>
        <w:rPr>
          <w:noProof/>
        </w:rPr>
        <w:t>5.</w:t>
      </w:r>
      <w:r>
        <w:rPr>
          <w:rFonts w:asciiTheme="minorHAnsi" w:eastAsiaTheme="minorEastAsia" w:hAnsiTheme="minorHAnsi" w:cstheme="minorBidi"/>
          <w:caps w:val="0"/>
          <w:noProof/>
          <w:color w:val="auto"/>
          <w:lang w:eastAsia="ja-JP"/>
        </w:rPr>
        <w:tab/>
      </w:r>
      <w:r>
        <w:rPr>
          <w:noProof/>
        </w:rPr>
        <w:t>Proposed Functionality</w:t>
      </w:r>
      <w:r>
        <w:rPr>
          <w:noProof/>
        </w:rPr>
        <w:tab/>
      </w:r>
      <w:r>
        <w:rPr>
          <w:noProof/>
        </w:rPr>
        <w:fldChar w:fldCharType="begin"/>
      </w:r>
      <w:r>
        <w:rPr>
          <w:noProof/>
        </w:rPr>
        <w:instrText xml:space="preserve"> PAGEREF _Toc287000881 \h </w:instrText>
      </w:r>
      <w:r>
        <w:rPr>
          <w:noProof/>
        </w:rPr>
      </w:r>
      <w:r>
        <w:rPr>
          <w:noProof/>
        </w:rPr>
        <w:fldChar w:fldCharType="separate"/>
      </w:r>
      <w:r>
        <w:rPr>
          <w:noProof/>
        </w:rPr>
        <w:t>8</w:t>
      </w:r>
      <w:r>
        <w:rPr>
          <w:noProof/>
        </w:rPr>
        <w:fldChar w:fldCharType="end"/>
      </w:r>
    </w:p>
    <w:p w14:paraId="07EC3CDA" w14:textId="77777777" w:rsidR="00BE221E" w:rsidRDefault="00BE221E">
      <w:pPr>
        <w:pStyle w:val="TOC2"/>
        <w:rPr>
          <w:rFonts w:asciiTheme="minorHAnsi" w:eastAsiaTheme="minorEastAsia" w:hAnsiTheme="minorHAnsi" w:cstheme="minorBidi"/>
          <w:b w:val="0"/>
          <w:smallCaps w:val="0"/>
          <w:noProof/>
          <w:lang w:eastAsia="ja-JP"/>
        </w:rPr>
      </w:pPr>
      <w:r>
        <w:rPr>
          <w:noProof/>
        </w:rPr>
        <w:t>5.1</w:t>
      </w:r>
      <w:r>
        <w:rPr>
          <w:rFonts w:asciiTheme="minorHAnsi" w:eastAsiaTheme="minorEastAsia" w:hAnsiTheme="minorHAnsi" w:cstheme="minorBidi"/>
          <w:b w:val="0"/>
          <w:smallCaps w:val="0"/>
          <w:noProof/>
          <w:lang w:eastAsia="ja-JP"/>
        </w:rPr>
        <w:tab/>
      </w:r>
      <w:r>
        <w:rPr>
          <w:noProof/>
        </w:rPr>
        <w:t>Introduction</w:t>
      </w:r>
      <w:r>
        <w:rPr>
          <w:noProof/>
        </w:rPr>
        <w:tab/>
      </w:r>
      <w:r>
        <w:rPr>
          <w:noProof/>
        </w:rPr>
        <w:fldChar w:fldCharType="begin"/>
      </w:r>
      <w:r>
        <w:rPr>
          <w:noProof/>
        </w:rPr>
        <w:instrText xml:space="preserve"> PAGEREF _Toc287000882 \h </w:instrText>
      </w:r>
      <w:r>
        <w:rPr>
          <w:noProof/>
        </w:rPr>
      </w:r>
      <w:r>
        <w:rPr>
          <w:noProof/>
        </w:rPr>
        <w:fldChar w:fldCharType="separate"/>
      </w:r>
      <w:r>
        <w:rPr>
          <w:noProof/>
        </w:rPr>
        <w:t>8</w:t>
      </w:r>
      <w:r>
        <w:rPr>
          <w:noProof/>
        </w:rPr>
        <w:fldChar w:fldCharType="end"/>
      </w:r>
    </w:p>
    <w:p w14:paraId="0CE73697" w14:textId="77777777" w:rsidR="00BE221E" w:rsidRDefault="00BE221E">
      <w:pPr>
        <w:pStyle w:val="TOC2"/>
        <w:rPr>
          <w:rFonts w:asciiTheme="minorHAnsi" w:eastAsiaTheme="minorEastAsia" w:hAnsiTheme="minorHAnsi" w:cstheme="minorBidi"/>
          <w:b w:val="0"/>
          <w:smallCaps w:val="0"/>
          <w:noProof/>
          <w:lang w:eastAsia="ja-JP"/>
        </w:rPr>
      </w:pPr>
      <w:r>
        <w:rPr>
          <w:noProof/>
        </w:rPr>
        <w:t>5.2</w:t>
      </w:r>
      <w:r>
        <w:rPr>
          <w:rFonts w:asciiTheme="minorHAnsi" w:eastAsiaTheme="minorEastAsia" w:hAnsiTheme="minorHAnsi" w:cstheme="minorBidi"/>
          <w:b w:val="0"/>
          <w:smallCaps w:val="0"/>
          <w:noProof/>
          <w:lang w:eastAsia="ja-JP"/>
        </w:rPr>
        <w:tab/>
      </w:r>
      <w:r>
        <w:rPr>
          <w:noProof/>
        </w:rPr>
        <w:t>Overview</w:t>
      </w:r>
      <w:r>
        <w:rPr>
          <w:noProof/>
        </w:rPr>
        <w:tab/>
      </w:r>
      <w:r>
        <w:rPr>
          <w:noProof/>
        </w:rPr>
        <w:fldChar w:fldCharType="begin"/>
      </w:r>
      <w:r>
        <w:rPr>
          <w:noProof/>
        </w:rPr>
        <w:instrText xml:space="preserve"> PAGEREF _Toc287000883 \h </w:instrText>
      </w:r>
      <w:r>
        <w:rPr>
          <w:noProof/>
        </w:rPr>
      </w:r>
      <w:r>
        <w:rPr>
          <w:noProof/>
        </w:rPr>
        <w:fldChar w:fldCharType="separate"/>
      </w:r>
      <w:r>
        <w:rPr>
          <w:noProof/>
        </w:rPr>
        <w:t>8</w:t>
      </w:r>
      <w:r>
        <w:rPr>
          <w:noProof/>
        </w:rPr>
        <w:fldChar w:fldCharType="end"/>
      </w:r>
    </w:p>
    <w:p w14:paraId="1D25E599" w14:textId="77777777" w:rsidR="00BE221E" w:rsidRDefault="00BE221E">
      <w:pPr>
        <w:pStyle w:val="TOC1"/>
        <w:tabs>
          <w:tab w:val="left" w:pos="480"/>
        </w:tabs>
        <w:rPr>
          <w:rFonts w:asciiTheme="minorHAnsi" w:eastAsiaTheme="minorEastAsia" w:hAnsiTheme="minorHAnsi" w:cstheme="minorBidi"/>
          <w:caps w:val="0"/>
          <w:noProof/>
          <w:color w:val="auto"/>
          <w:lang w:eastAsia="ja-JP"/>
        </w:rPr>
      </w:pPr>
      <w:r>
        <w:rPr>
          <w:noProof/>
        </w:rPr>
        <w:t>6.</w:t>
      </w:r>
      <w:r>
        <w:rPr>
          <w:rFonts w:asciiTheme="minorHAnsi" w:eastAsiaTheme="minorEastAsia" w:hAnsiTheme="minorHAnsi" w:cstheme="minorBidi"/>
          <w:caps w:val="0"/>
          <w:noProof/>
          <w:color w:val="auto"/>
          <w:lang w:eastAsia="ja-JP"/>
        </w:rPr>
        <w:tab/>
      </w:r>
      <w:r>
        <w:rPr>
          <w:noProof/>
        </w:rPr>
        <w:t>Business (Functional) Requirements</w:t>
      </w:r>
      <w:r>
        <w:rPr>
          <w:noProof/>
        </w:rPr>
        <w:tab/>
      </w:r>
      <w:r>
        <w:rPr>
          <w:noProof/>
        </w:rPr>
        <w:fldChar w:fldCharType="begin"/>
      </w:r>
      <w:r>
        <w:rPr>
          <w:noProof/>
        </w:rPr>
        <w:instrText xml:space="preserve"> PAGEREF _Toc287000884 \h </w:instrText>
      </w:r>
      <w:r>
        <w:rPr>
          <w:noProof/>
        </w:rPr>
      </w:r>
      <w:r>
        <w:rPr>
          <w:noProof/>
        </w:rPr>
        <w:fldChar w:fldCharType="separate"/>
      </w:r>
      <w:r>
        <w:rPr>
          <w:noProof/>
        </w:rPr>
        <w:t>9</w:t>
      </w:r>
      <w:r>
        <w:rPr>
          <w:noProof/>
        </w:rPr>
        <w:fldChar w:fldCharType="end"/>
      </w:r>
    </w:p>
    <w:p w14:paraId="51E5CE89" w14:textId="77777777" w:rsidR="00BE221E" w:rsidRDefault="00BE221E">
      <w:pPr>
        <w:pStyle w:val="TOC2"/>
        <w:rPr>
          <w:rFonts w:asciiTheme="minorHAnsi" w:eastAsiaTheme="minorEastAsia" w:hAnsiTheme="minorHAnsi" w:cstheme="minorBidi"/>
          <w:b w:val="0"/>
          <w:smallCaps w:val="0"/>
          <w:noProof/>
          <w:lang w:eastAsia="ja-JP"/>
        </w:rPr>
      </w:pPr>
      <w:r>
        <w:rPr>
          <w:noProof/>
        </w:rPr>
        <w:t>6.1</w:t>
      </w:r>
      <w:r>
        <w:rPr>
          <w:rFonts w:asciiTheme="minorHAnsi" w:eastAsiaTheme="minorEastAsia" w:hAnsiTheme="minorHAnsi" w:cstheme="minorBidi"/>
          <w:b w:val="0"/>
          <w:smallCaps w:val="0"/>
          <w:noProof/>
          <w:lang w:eastAsia="ja-JP"/>
        </w:rPr>
        <w:tab/>
      </w:r>
      <w:r>
        <w:rPr>
          <w:noProof/>
        </w:rPr>
        <w:t>Security Functional Requirements</w:t>
      </w:r>
      <w:r>
        <w:rPr>
          <w:noProof/>
        </w:rPr>
        <w:tab/>
      </w:r>
      <w:r>
        <w:rPr>
          <w:noProof/>
        </w:rPr>
        <w:fldChar w:fldCharType="begin"/>
      </w:r>
      <w:r>
        <w:rPr>
          <w:noProof/>
        </w:rPr>
        <w:instrText xml:space="preserve"> PAGEREF _Toc287000885 \h </w:instrText>
      </w:r>
      <w:r>
        <w:rPr>
          <w:noProof/>
        </w:rPr>
      </w:r>
      <w:r>
        <w:rPr>
          <w:noProof/>
        </w:rPr>
        <w:fldChar w:fldCharType="separate"/>
      </w:r>
      <w:r>
        <w:rPr>
          <w:noProof/>
        </w:rPr>
        <w:t>9</w:t>
      </w:r>
      <w:r>
        <w:rPr>
          <w:noProof/>
        </w:rPr>
        <w:fldChar w:fldCharType="end"/>
      </w:r>
    </w:p>
    <w:p w14:paraId="78314132" w14:textId="77777777" w:rsidR="00BE221E" w:rsidRDefault="00BE221E">
      <w:pPr>
        <w:pStyle w:val="TOC3"/>
        <w:tabs>
          <w:tab w:val="left" w:pos="1854"/>
        </w:tabs>
        <w:rPr>
          <w:rFonts w:asciiTheme="minorHAnsi" w:eastAsiaTheme="minorEastAsia" w:hAnsiTheme="minorHAnsi" w:cstheme="minorBidi"/>
          <w:i w:val="0"/>
          <w:noProof/>
          <w:lang w:eastAsia="ja-JP"/>
        </w:rPr>
      </w:pPr>
      <w:r>
        <w:rPr>
          <w:noProof/>
        </w:rPr>
        <w:t>6.1.1</w:t>
      </w:r>
      <w:r>
        <w:rPr>
          <w:rFonts w:asciiTheme="minorHAnsi" w:eastAsiaTheme="minorEastAsia" w:hAnsiTheme="minorHAnsi" w:cstheme="minorBidi"/>
          <w:i w:val="0"/>
          <w:noProof/>
          <w:lang w:eastAsia="ja-JP"/>
        </w:rPr>
        <w:tab/>
      </w:r>
      <w:r>
        <w:rPr>
          <w:noProof/>
        </w:rPr>
        <w:t>Security Overview</w:t>
      </w:r>
      <w:r>
        <w:rPr>
          <w:noProof/>
        </w:rPr>
        <w:tab/>
      </w:r>
      <w:r>
        <w:rPr>
          <w:noProof/>
        </w:rPr>
        <w:fldChar w:fldCharType="begin"/>
      </w:r>
      <w:r>
        <w:rPr>
          <w:noProof/>
        </w:rPr>
        <w:instrText xml:space="preserve"> PAGEREF _Toc287000886 \h </w:instrText>
      </w:r>
      <w:r>
        <w:rPr>
          <w:noProof/>
        </w:rPr>
      </w:r>
      <w:r>
        <w:rPr>
          <w:noProof/>
        </w:rPr>
        <w:fldChar w:fldCharType="separate"/>
      </w:r>
      <w:r>
        <w:rPr>
          <w:noProof/>
        </w:rPr>
        <w:t>9</w:t>
      </w:r>
      <w:r>
        <w:rPr>
          <w:noProof/>
        </w:rPr>
        <w:fldChar w:fldCharType="end"/>
      </w:r>
    </w:p>
    <w:p w14:paraId="149F1CCB" w14:textId="77777777" w:rsidR="00BE221E" w:rsidRDefault="00BE221E">
      <w:pPr>
        <w:pStyle w:val="TOC3"/>
        <w:tabs>
          <w:tab w:val="left" w:pos="1854"/>
        </w:tabs>
        <w:rPr>
          <w:rFonts w:asciiTheme="minorHAnsi" w:eastAsiaTheme="minorEastAsia" w:hAnsiTheme="minorHAnsi" w:cstheme="minorBidi"/>
          <w:i w:val="0"/>
          <w:noProof/>
          <w:lang w:eastAsia="ja-JP"/>
        </w:rPr>
      </w:pPr>
      <w:r>
        <w:rPr>
          <w:noProof/>
        </w:rPr>
        <w:t>6.1.2</w:t>
      </w:r>
      <w:r>
        <w:rPr>
          <w:rFonts w:asciiTheme="minorHAnsi" w:eastAsiaTheme="minorEastAsia" w:hAnsiTheme="minorHAnsi" w:cstheme="minorBidi"/>
          <w:i w:val="0"/>
          <w:noProof/>
          <w:lang w:eastAsia="ja-JP"/>
        </w:rPr>
        <w:tab/>
      </w:r>
      <w:r>
        <w:rPr>
          <w:noProof/>
        </w:rPr>
        <w:t>Sample Screens / Story Board</w:t>
      </w:r>
      <w:r>
        <w:rPr>
          <w:noProof/>
        </w:rPr>
        <w:tab/>
      </w:r>
      <w:r>
        <w:rPr>
          <w:noProof/>
        </w:rPr>
        <w:fldChar w:fldCharType="begin"/>
      </w:r>
      <w:r>
        <w:rPr>
          <w:noProof/>
        </w:rPr>
        <w:instrText xml:space="preserve"> PAGEREF _Toc287000887 \h </w:instrText>
      </w:r>
      <w:r>
        <w:rPr>
          <w:noProof/>
        </w:rPr>
      </w:r>
      <w:r>
        <w:rPr>
          <w:noProof/>
        </w:rPr>
        <w:fldChar w:fldCharType="separate"/>
      </w:r>
      <w:r>
        <w:rPr>
          <w:noProof/>
        </w:rPr>
        <w:t>9</w:t>
      </w:r>
      <w:r>
        <w:rPr>
          <w:noProof/>
        </w:rPr>
        <w:fldChar w:fldCharType="end"/>
      </w:r>
    </w:p>
    <w:p w14:paraId="37205484" w14:textId="77777777" w:rsidR="00BE221E" w:rsidRDefault="00BE221E">
      <w:pPr>
        <w:pStyle w:val="TOC3"/>
        <w:tabs>
          <w:tab w:val="left" w:pos="1854"/>
        </w:tabs>
        <w:rPr>
          <w:rFonts w:asciiTheme="minorHAnsi" w:eastAsiaTheme="minorEastAsia" w:hAnsiTheme="minorHAnsi" w:cstheme="minorBidi"/>
          <w:i w:val="0"/>
          <w:noProof/>
          <w:lang w:eastAsia="ja-JP"/>
        </w:rPr>
      </w:pPr>
      <w:r>
        <w:rPr>
          <w:noProof/>
        </w:rPr>
        <w:t>6.1.3</w:t>
      </w:r>
      <w:r>
        <w:rPr>
          <w:rFonts w:asciiTheme="minorHAnsi" w:eastAsiaTheme="minorEastAsia" w:hAnsiTheme="minorHAnsi" w:cstheme="minorBidi"/>
          <w:i w:val="0"/>
          <w:noProof/>
          <w:lang w:eastAsia="ja-JP"/>
        </w:rPr>
        <w:tab/>
      </w:r>
      <w:r>
        <w:rPr>
          <w:noProof/>
        </w:rPr>
        <w:t>Open Issues / Questions Security Section</w:t>
      </w:r>
      <w:r>
        <w:rPr>
          <w:noProof/>
        </w:rPr>
        <w:tab/>
      </w:r>
      <w:r>
        <w:rPr>
          <w:noProof/>
        </w:rPr>
        <w:fldChar w:fldCharType="begin"/>
      </w:r>
      <w:r>
        <w:rPr>
          <w:noProof/>
        </w:rPr>
        <w:instrText xml:space="preserve"> PAGEREF _Toc287000888 \h </w:instrText>
      </w:r>
      <w:r>
        <w:rPr>
          <w:noProof/>
        </w:rPr>
      </w:r>
      <w:r>
        <w:rPr>
          <w:noProof/>
        </w:rPr>
        <w:fldChar w:fldCharType="separate"/>
      </w:r>
      <w:r>
        <w:rPr>
          <w:noProof/>
        </w:rPr>
        <w:t>11</w:t>
      </w:r>
      <w:r>
        <w:rPr>
          <w:noProof/>
        </w:rPr>
        <w:fldChar w:fldCharType="end"/>
      </w:r>
    </w:p>
    <w:p w14:paraId="6E570B57" w14:textId="77777777" w:rsidR="00BE221E" w:rsidRDefault="00BE221E">
      <w:pPr>
        <w:pStyle w:val="TOC2"/>
        <w:rPr>
          <w:rFonts w:asciiTheme="minorHAnsi" w:eastAsiaTheme="minorEastAsia" w:hAnsiTheme="minorHAnsi" w:cstheme="minorBidi"/>
          <w:b w:val="0"/>
          <w:smallCaps w:val="0"/>
          <w:noProof/>
          <w:lang w:eastAsia="ja-JP"/>
        </w:rPr>
      </w:pPr>
      <w:r>
        <w:rPr>
          <w:noProof/>
        </w:rPr>
        <w:t>6.2</w:t>
      </w:r>
      <w:r>
        <w:rPr>
          <w:rFonts w:asciiTheme="minorHAnsi" w:eastAsiaTheme="minorEastAsia" w:hAnsiTheme="minorHAnsi" w:cstheme="minorBidi"/>
          <w:b w:val="0"/>
          <w:smallCaps w:val="0"/>
          <w:noProof/>
          <w:lang w:eastAsia="ja-JP"/>
        </w:rPr>
        <w:tab/>
      </w:r>
      <w:r>
        <w:rPr>
          <w:noProof/>
        </w:rPr>
        <w:t>Plate Management Requirements</w:t>
      </w:r>
      <w:r>
        <w:rPr>
          <w:noProof/>
        </w:rPr>
        <w:tab/>
      </w:r>
      <w:r>
        <w:rPr>
          <w:noProof/>
        </w:rPr>
        <w:fldChar w:fldCharType="begin"/>
      </w:r>
      <w:r>
        <w:rPr>
          <w:noProof/>
        </w:rPr>
        <w:instrText xml:space="preserve"> PAGEREF _Toc287000889 \h </w:instrText>
      </w:r>
      <w:r>
        <w:rPr>
          <w:noProof/>
        </w:rPr>
      </w:r>
      <w:r>
        <w:rPr>
          <w:noProof/>
        </w:rPr>
        <w:fldChar w:fldCharType="separate"/>
      </w:r>
      <w:r>
        <w:rPr>
          <w:noProof/>
        </w:rPr>
        <w:t>12</w:t>
      </w:r>
      <w:r>
        <w:rPr>
          <w:noProof/>
        </w:rPr>
        <w:fldChar w:fldCharType="end"/>
      </w:r>
    </w:p>
    <w:p w14:paraId="1C5AFC13" w14:textId="77777777" w:rsidR="00BE221E" w:rsidRDefault="00BE221E">
      <w:pPr>
        <w:pStyle w:val="TOC3"/>
        <w:tabs>
          <w:tab w:val="left" w:pos="1854"/>
        </w:tabs>
        <w:rPr>
          <w:rFonts w:asciiTheme="minorHAnsi" w:eastAsiaTheme="minorEastAsia" w:hAnsiTheme="minorHAnsi" w:cstheme="minorBidi"/>
          <w:i w:val="0"/>
          <w:noProof/>
          <w:lang w:eastAsia="ja-JP"/>
        </w:rPr>
      </w:pPr>
      <w:r>
        <w:rPr>
          <w:noProof/>
        </w:rPr>
        <w:t>6.2.1</w:t>
      </w:r>
      <w:r>
        <w:rPr>
          <w:rFonts w:asciiTheme="minorHAnsi" w:eastAsiaTheme="minorEastAsia" w:hAnsiTheme="minorHAnsi" w:cstheme="minorBidi"/>
          <w:i w:val="0"/>
          <w:noProof/>
          <w:lang w:eastAsia="ja-JP"/>
        </w:rPr>
        <w:tab/>
      </w:r>
      <w:r>
        <w:rPr>
          <w:noProof/>
        </w:rPr>
        <w:t>Plate Management Overview</w:t>
      </w:r>
      <w:r>
        <w:rPr>
          <w:noProof/>
        </w:rPr>
        <w:tab/>
      </w:r>
      <w:r>
        <w:rPr>
          <w:noProof/>
        </w:rPr>
        <w:fldChar w:fldCharType="begin"/>
      </w:r>
      <w:r>
        <w:rPr>
          <w:noProof/>
        </w:rPr>
        <w:instrText xml:space="preserve"> PAGEREF _Toc287000890 \h </w:instrText>
      </w:r>
      <w:r>
        <w:rPr>
          <w:noProof/>
        </w:rPr>
      </w:r>
      <w:r>
        <w:rPr>
          <w:noProof/>
        </w:rPr>
        <w:fldChar w:fldCharType="separate"/>
      </w:r>
      <w:r>
        <w:rPr>
          <w:noProof/>
        </w:rPr>
        <w:t>12</w:t>
      </w:r>
      <w:r>
        <w:rPr>
          <w:noProof/>
        </w:rPr>
        <w:fldChar w:fldCharType="end"/>
      </w:r>
    </w:p>
    <w:p w14:paraId="698514EE" w14:textId="77777777" w:rsidR="00BE221E" w:rsidRDefault="00BE221E">
      <w:pPr>
        <w:pStyle w:val="TOC3"/>
        <w:tabs>
          <w:tab w:val="left" w:pos="1854"/>
        </w:tabs>
        <w:rPr>
          <w:rFonts w:asciiTheme="minorHAnsi" w:eastAsiaTheme="minorEastAsia" w:hAnsiTheme="minorHAnsi" w:cstheme="minorBidi"/>
          <w:i w:val="0"/>
          <w:noProof/>
          <w:lang w:eastAsia="ja-JP"/>
        </w:rPr>
      </w:pPr>
      <w:r>
        <w:rPr>
          <w:noProof/>
        </w:rPr>
        <w:t>6.2.2</w:t>
      </w:r>
      <w:r>
        <w:rPr>
          <w:rFonts w:asciiTheme="minorHAnsi" w:eastAsiaTheme="minorEastAsia" w:hAnsiTheme="minorHAnsi" w:cstheme="minorBidi"/>
          <w:i w:val="0"/>
          <w:noProof/>
          <w:lang w:eastAsia="ja-JP"/>
        </w:rPr>
        <w:tab/>
      </w:r>
      <w:r>
        <w:rPr>
          <w:noProof/>
        </w:rPr>
        <w:t>Sample Screens / Story Board</w:t>
      </w:r>
      <w:r>
        <w:rPr>
          <w:noProof/>
        </w:rPr>
        <w:tab/>
      </w:r>
      <w:r>
        <w:rPr>
          <w:noProof/>
        </w:rPr>
        <w:fldChar w:fldCharType="begin"/>
      </w:r>
      <w:r>
        <w:rPr>
          <w:noProof/>
        </w:rPr>
        <w:instrText xml:space="preserve"> PAGEREF _Toc287000891 \h </w:instrText>
      </w:r>
      <w:r>
        <w:rPr>
          <w:noProof/>
        </w:rPr>
      </w:r>
      <w:r>
        <w:rPr>
          <w:noProof/>
        </w:rPr>
        <w:fldChar w:fldCharType="separate"/>
      </w:r>
      <w:r>
        <w:rPr>
          <w:noProof/>
        </w:rPr>
        <w:t>14</w:t>
      </w:r>
      <w:r>
        <w:rPr>
          <w:noProof/>
        </w:rPr>
        <w:fldChar w:fldCharType="end"/>
      </w:r>
    </w:p>
    <w:p w14:paraId="3180D8DC" w14:textId="77777777" w:rsidR="00BE221E" w:rsidRDefault="00BE221E">
      <w:pPr>
        <w:pStyle w:val="TOC3"/>
        <w:tabs>
          <w:tab w:val="left" w:pos="1854"/>
        </w:tabs>
        <w:rPr>
          <w:rFonts w:asciiTheme="minorHAnsi" w:eastAsiaTheme="minorEastAsia" w:hAnsiTheme="minorHAnsi" w:cstheme="minorBidi"/>
          <w:i w:val="0"/>
          <w:noProof/>
          <w:lang w:eastAsia="ja-JP"/>
        </w:rPr>
      </w:pPr>
      <w:r>
        <w:rPr>
          <w:noProof/>
        </w:rPr>
        <w:t>6.2.3</w:t>
      </w:r>
      <w:r>
        <w:rPr>
          <w:rFonts w:asciiTheme="minorHAnsi" w:eastAsiaTheme="minorEastAsia" w:hAnsiTheme="minorHAnsi" w:cstheme="minorBidi"/>
          <w:i w:val="0"/>
          <w:noProof/>
          <w:lang w:eastAsia="ja-JP"/>
        </w:rPr>
        <w:tab/>
      </w:r>
      <w:r>
        <w:rPr>
          <w:noProof/>
        </w:rPr>
        <w:t>Open Issues / Questions Plate Management</w:t>
      </w:r>
      <w:r>
        <w:rPr>
          <w:noProof/>
        </w:rPr>
        <w:tab/>
      </w:r>
      <w:r>
        <w:rPr>
          <w:noProof/>
        </w:rPr>
        <w:fldChar w:fldCharType="begin"/>
      </w:r>
      <w:r>
        <w:rPr>
          <w:noProof/>
        </w:rPr>
        <w:instrText xml:space="preserve"> PAGEREF _Toc287000892 \h </w:instrText>
      </w:r>
      <w:r>
        <w:rPr>
          <w:noProof/>
        </w:rPr>
      </w:r>
      <w:r>
        <w:rPr>
          <w:noProof/>
        </w:rPr>
        <w:fldChar w:fldCharType="separate"/>
      </w:r>
      <w:r>
        <w:rPr>
          <w:noProof/>
        </w:rPr>
        <w:t>21</w:t>
      </w:r>
      <w:r>
        <w:rPr>
          <w:noProof/>
        </w:rPr>
        <w:fldChar w:fldCharType="end"/>
      </w:r>
    </w:p>
    <w:p w14:paraId="370C4710" w14:textId="77777777" w:rsidR="00BE221E" w:rsidRDefault="00BE221E">
      <w:pPr>
        <w:pStyle w:val="TOC2"/>
        <w:rPr>
          <w:rFonts w:asciiTheme="minorHAnsi" w:eastAsiaTheme="minorEastAsia" w:hAnsiTheme="minorHAnsi" w:cstheme="minorBidi"/>
          <w:b w:val="0"/>
          <w:smallCaps w:val="0"/>
          <w:noProof/>
          <w:lang w:eastAsia="ja-JP"/>
        </w:rPr>
      </w:pPr>
      <w:r>
        <w:rPr>
          <w:noProof/>
        </w:rPr>
        <w:t>6.3</w:t>
      </w:r>
      <w:r>
        <w:rPr>
          <w:rFonts w:asciiTheme="minorHAnsi" w:eastAsiaTheme="minorEastAsia" w:hAnsiTheme="minorHAnsi" w:cstheme="minorBidi"/>
          <w:b w:val="0"/>
          <w:smallCaps w:val="0"/>
          <w:noProof/>
          <w:lang w:eastAsia="ja-JP"/>
        </w:rPr>
        <w:tab/>
      </w:r>
      <w:r>
        <w:rPr>
          <w:noProof/>
        </w:rPr>
        <w:t>Experiment Management Requirements</w:t>
      </w:r>
      <w:r>
        <w:rPr>
          <w:noProof/>
        </w:rPr>
        <w:tab/>
      </w:r>
      <w:r>
        <w:rPr>
          <w:noProof/>
        </w:rPr>
        <w:fldChar w:fldCharType="begin"/>
      </w:r>
      <w:r>
        <w:rPr>
          <w:noProof/>
        </w:rPr>
        <w:instrText xml:space="preserve"> PAGEREF _Toc287000893 \h </w:instrText>
      </w:r>
      <w:r>
        <w:rPr>
          <w:noProof/>
        </w:rPr>
      </w:r>
      <w:r>
        <w:rPr>
          <w:noProof/>
        </w:rPr>
        <w:fldChar w:fldCharType="separate"/>
      </w:r>
      <w:r>
        <w:rPr>
          <w:noProof/>
        </w:rPr>
        <w:t>22</w:t>
      </w:r>
      <w:r>
        <w:rPr>
          <w:noProof/>
        </w:rPr>
        <w:fldChar w:fldCharType="end"/>
      </w:r>
    </w:p>
    <w:p w14:paraId="6D0F142A" w14:textId="77777777" w:rsidR="00BE221E" w:rsidRDefault="00BE221E">
      <w:pPr>
        <w:pStyle w:val="TOC3"/>
        <w:tabs>
          <w:tab w:val="left" w:pos="1854"/>
        </w:tabs>
        <w:rPr>
          <w:rFonts w:asciiTheme="minorHAnsi" w:eastAsiaTheme="minorEastAsia" w:hAnsiTheme="minorHAnsi" w:cstheme="minorBidi"/>
          <w:i w:val="0"/>
          <w:noProof/>
          <w:lang w:eastAsia="ja-JP"/>
        </w:rPr>
      </w:pPr>
      <w:r>
        <w:rPr>
          <w:noProof/>
        </w:rPr>
        <w:t>6.3.1</w:t>
      </w:r>
      <w:r>
        <w:rPr>
          <w:rFonts w:asciiTheme="minorHAnsi" w:eastAsiaTheme="minorEastAsia" w:hAnsiTheme="minorHAnsi" w:cstheme="minorBidi"/>
          <w:i w:val="0"/>
          <w:noProof/>
          <w:lang w:eastAsia="ja-JP"/>
        </w:rPr>
        <w:tab/>
      </w:r>
      <w:r>
        <w:rPr>
          <w:noProof/>
        </w:rPr>
        <w:t>Overview</w:t>
      </w:r>
      <w:r>
        <w:rPr>
          <w:noProof/>
        </w:rPr>
        <w:tab/>
      </w:r>
      <w:r>
        <w:rPr>
          <w:noProof/>
        </w:rPr>
        <w:fldChar w:fldCharType="begin"/>
      </w:r>
      <w:r>
        <w:rPr>
          <w:noProof/>
        </w:rPr>
        <w:instrText xml:space="preserve"> PAGEREF _Toc287000894 \h </w:instrText>
      </w:r>
      <w:r>
        <w:rPr>
          <w:noProof/>
        </w:rPr>
      </w:r>
      <w:r>
        <w:rPr>
          <w:noProof/>
        </w:rPr>
        <w:fldChar w:fldCharType="separate"/>
      </w:r>
      <w:r>
        <w:rPr>
          <w:noProof/>
        </w:rPr>
        <w:t>22</w:t>
      </w:r>
      <w:r>
        <w:rPr>
          <w:noProof/>
        </w:rPr>
        <w:fldChar w:fldCharType="end"/>
      </w:r>
    </w:p>
    <w:p w14:paraId="768589EA" w14:textId="77777777" w:rsidR="00BE221E" w:rsidRDefault="00BE221E">
      <w:pPr>
        <w:pStyle w:val="TOC3"/>
        <w:tabs>
          <w:tab w:val="left" w:pos="1854"/>
        </w:tabs>
        <w:rPr>
          <w:rFonts w:asciiTheme="minorHAnsi" w:eastAsiaTheme="minorEastAsia" w:hAnsiTheme="minorHAnsi" w:cstheme="minorBidi"/>
          <w:i w:val="0"/>
          <w:noProof/>
          <w:lang w:eastAsia="ja-JP"/>
        </w:rPr>
      </w:pPr>
      <w:r>
        <w:rPr>
          <w:noProof/>
        </w:rPr>
        <w:lastRenderedPageBreak/>
        <w:t>6.3.2</w:t>
      </w:r>
      <w:r>
        <w:rPr>
          <w:rFonts w:asciiTheme="minorHAnsi" w:eastAsiaTheme="minorEastAsia" w:hAnsiTheme="minorHAnsi" w:cstheme="minorBidi"/>
          <w:i w:val="0"/>
          <w:noProof/>
          <w:lang w:eastAsia="ja-JP"/>
        </w:rPr>
        <w:tab/>
      </w:r>
      <w:r>
        <w:rPr>
          <w:noProof/>
        </w:rPr>
        <w:t>Sample Screens / Story Board</w:t>
      </w:r>
      <w:r>
        <w:rPr>
          <w:noProof/>
        </w:rPr>
        <w:tab/>
      </w:r>
      <w:r>
        <w:rPr>
          <w:noProof/>
        </w:rPr>
        <w:fldChar w:fldCharType="begin"/>
      </w:r>
      <w:r>
        <w:rPr>
          <w:noProof/>
        </w:rPr>
        <w:instrText xml:space="preserve"> PAGEREF _Toc287000895 \h </w:instrText>
      </w:r>
      <w:r>
        <w:rPr>
          <w:noProof/>
        </w:rPr>
      </w:r>
      <w:r>
        <w:rPr>
          <w:noProof/>
        </w:rPr>
        <w:fldChar w:fldCharType="separate"/>
      </w:r>
      <w:r>
        <w:rPr>
          <w:noProof/>
        </w:rPr>
        <w:t>23</w:t>
      </w:r>
      <w:r>
        <w:rPr>
          <w:noProof/>
        </w:rPr>
        <w:fldChar w:fldCharType="end"/>
      </w:r>
    </w:p>
    <w:p w14:paraId="7C08BD2E" w14:textId="77777777" w:rsidR="00BE221E" w:rsidRDefault="00BE221E">
      <w:pPr>
        <w:pStyle w:val="TOC3"/>
        <w:tabs>
          <w:tab w:val="left" w:pos="1854"/>
        </w:tabs>
        <w:rPr>
          <w:rFonts w:asciiTheme="minorHAnsi" w:eastAsiaTheme="minorEastAsia" w:hAnsiTheme="minorHAnsi" w:cstheme="minorBidi"/>
          <w:i w:val="0"/>
          <w:noProof/>
          <w:lang w:eastAsia="ja-JP"/>
        </w:rPr>
      </w:pPr>
      <w:r>
        <w:rPr>
          <w:noProof/>
        </w:rPr>
        <w:t>6.3.3</w:t>
      </w:r>
      <w:r>
        <w:rPr>
          <w:rFonts w:asciiTheme="minorHAnsi" w:eastAsiaTheme="minorEastAsia" w:hAnsiTheme="minorHAnsi" w:cstheme="minorBidi"/>
          <w:i w:val="0"/>
          <w:noProof/>
          <w:lang w:eastAsia="ja-JP"/>
        </w:rPr>
        <w:tab/>
      </w:r>
      <w:r>
        <w:rPr>
          <w:noProof/>
        </w:rPr>
        <w:t>Open Issues / Questions Experiment Management</w:t>
      </w:r>
      <w:r>
        <w:rPr>
          <w:noProof/>
        </w:rPr>
        <w:tab/>
      </w:r>
      <w:r>
        <w:rPr>
          <w:noProof/>
        </w:rPr>
        <w:fldChar w:fldCharType="begin"/>
      </w:r>
      <w:r>
        <w:rPr>
          <w:noProof/>
        </w:rPr>
        <w:instrText xml:space="preserve"> PAGEREF _Toc287000896 \h </w:instrText>
      </w:r>
      <w:r>
        <w:rPr>
          <w:noProof/>
        </w:rPr>
      </w:r>
      <w:r>
        <w:rPr>
          <w:noProof/>
        </w:rPr>
        <w:fldChar w:fldCharType="separate"/>
      </w:r>
      <w:r>
        <w:rPr>
          <w:noProof/>
        </w:rPr>
        <w:t>24</w:t>
      </w:r>
      <w:r>
        <w:rPr>
          <w:noProof/>
        </w:rPr>
        <w:fldChar w:fldCharType="end"/>
      </w:r>
    </w:p>
    <w:p w14:paraId="764E928E" w14:textId="77777777" w:rsidR="00BE221E" w:rsidRDefault="00BE221E">
      <w:pPr>
        <w:pStyle w:val="TOC2"/>
        <w:rPr>
          <w:rFonts w:asciiTheme="minorHAnsi" w:eastAsiaTheme="minorEastAsia" w:hAnsiTheme="minorHAnsi" w:cstheme="minorBidi"/>
          <w:b w:val="0"/>
          <w:smallCaps w:val="0"/>
          <w:noProof/>
          <w:lang w:eastAsia="ja-JP"/>
        </w:rPr>
      </w:pPr>
      <w:r>
        <w:rPr>
          <w:noProof/>
        </w:rPr>
        <w:t>6.4</w:t>
      </w:r>
      <w:r>
        <w:rPr>
          <w:rFonts w:asciiTheme="minorHAnsi" w:eastAsiaTheme="minorEastAsia" w:hAnsiTheme="minorHAnsi" w:cstheme="minorBidi"/>
          <w:b w:val="0"/>
          <w:smallCaps w:val="0"/>
          <w:noProof/>
          <w:lang w:eastAsia="ja-JP"/>
        </w:rPr>
        <w:tab/>
      </w:r>
      <w:r>
        <w:rPr>
          <w:noProof/>
        </w:rPr>
        <w:t>Results Analysis Requirements</w:t>
      </w:r>
      <w:r>
        <w:rPr>
          <w:noProof/>
        </w:rPr>
        <w:tab/>
      </w:r>
      <w:r>
        <w:rPr>
          <w:noProof/>
        </w:rPr>
        <w:fldChar w:fldCharType="begin"/>
      </w:r>
      <w:r>
        <w:rPr>
          <w:noProof/>
        </w:rPr>
        <w:instrText xml:space="preserve"> PAGEREF _Toc287000897 \h </w:instrText>
      </w:r>
      <w:r>
        <w:rPr>
          <w:noProof/>
        </w:rPr>
      </w:r>
      <w:r>
        <w:rPr>
          <w:noProof/>
        </w:rPr>
        <w:fldChar w:fldCharType="separate"/>
      </w:r>
      <w:r>
        <w:rPr>
          <w:noProof/>
        </w:rPr>
        <w:t>25</w:t>
      </w:r>
      <w:r>
        <w:rPr>
          <w:noProof/>
        </w:rPr>
        <w:fldChar w:fldCharType="end"/>
      </w:r>
    </w:p>
    <w:p w14:paraId="3F5953BD" w14:textId="77777777" w:rsidR="00BE221E" w:rsidRDefault="00BE221E">
      <w:pPr>
        <w:pStyle w:val="TOC3"/>
        <w:tabs>
          <w:tab w:val="left" w:pos="1854"/>
        </w:tabs>
        <w:rPr>
          <w:rFonts w:asciiTheme="minorHAnsi" w:eastAsiaTheme="minorEastAsia" w:hAnsiTheme="minorHAnsi" w:cstheme="minorBidi"/>
          <w:i w:val="0"/>
          <w:noProof/>
          <w:lang w:eastAsia="ja-JP"/>
        </w:rPr>
      </w:pPr>
      <w:r>
        <w:rPr>
          <w:noProof/>
        </w:rPr>
        <w:t>6.4.1</w:t>
      </w:r>
      <w:r>
        <w:rPr>
          <w:rFonts w:asciiTheme="minorHAnsi" w:eastAsiaTheme="minorEastAsia" w:hAnsiTheme="minorHAnsi" w:cstheme="minorBidi"/>
          <w:i w:val="0"/>
          <w:noProof/>
          <w:lang w:eastAsia="ja-JP"/>
        </w:rPr>
        <w:tab/>
      </w:r>
      <w:r>
        <w:rPr>
          <w:noProof/>
        </w:rPr>
        <w:t>Overview</w:t>
      </w:r>
      <w:r>
        <w:rPr>
          <w:noProof/>
        </w:rPr>
        <w:tab/>
      </w:r>
      <w:r>
        <w:rPr>
          <w:noProof/>
        </w:rPr>
        <w:fldChar w:fldCharType="begin"/>
      </w:r>
      <w:r>
        <w:rPr>
          <w:noProof/>
        </w:rPr>
        <w:instrText xml:space="preserve"> PAGEREF _Toc287000898 \h </w:instrText>
      </w:r>
      <w:r>
        <w:rPr>
          <w:noProof/>
        </w:rPr>
      </w:r>
      <w:r>
        <w:rPr>
          <w:noProof/>
        </w:rPr>
        <w:fldChar w:fldCharType="separate"/>
      </w:r>
      <w:r>
        <w:rPr>
          <w:noProof/>
        </w:rPr>
        <w:t>25</w:t>
      </w:r>
      <w:r>
        <w:rPr>
          <w:noProof/>
        </w:rPr>
        <w:fldChar w:fldCharType="end"/>
      </w:r>
    </w:p>
    <w:p w14:paraId="60EE40C4" w14:textId="77777777" w:rsidR="00BE221E" w:rsidRDefault="00BE221E">
      <w:pPr>
        <w:pStyle w:val="TOC3"/>
        <w:tabs>
          <w:tab w:val="left" w:pos="1854"/>
        </w:tabs>
        <w:rPr>
          <w:rFonts w:asciiTheme="minorHAnsi" w:eastAsiaTheme="minorEastAsia" w:hAnsiTheme="minorHAnsi" w:cstheme="minorBidi"/>
          <w:i w:val="0"/>
          <w:noProof/>
          <w:lang w:eastAsia="ja-JP"/>
        </w:rPr>
      </w:pPr>
      <w:r>
        <w:rPr>
          <w:noProof/>
        </w:rPr>
        <w:t>6.4.2</w:t>
      </w:r>
      <w:r>
        <w:rPr>
          <w:rFonts w:asciiTheme="minorHAnsi" w:eastAsiaTheme="minorEastAsia" w:hAnsiTheme="minorHAnsi" w:cstheme="minorBidi"/>
          <w:i w:val="0"/>
          <w:noProof/>
          <w:lang w:eastAsia="ja-JP"/>
        </w:rPr>
        <w:tab/>
      </w:r>
      <w:r>
        <w:rPr>
          <w:noProof/>
        </w:rPr>
        <w:t>Sample Screens / Story Boards</w:t>
      </w:r>
      <w:r>
        <w:rPr>
          <w:noProof/>
        </w:rPr>
        <w:tab/>
      </w:r>
      <w:r>
        <w:rPr>
          <w:noProof/>
        </w:rPr>
        <w:fldChar w:fldCharType="begin"/>
      </w:r>
      <w:r>
        <w:rPr>
          <w:noProof/>
        </w:rPr>
        <w:instrText xml:space="preserve"> PAGEREF _Toc287000899 \h </w:instrText>
      </w:r>
      <w:r>
        <w:rPr>
          <w:noProof/>
        </w:rPr>
      </w:r>
      <w:r>
        <w:rPr>
          <w:noProof/>
        </w:rPr>
        <w:fldChar w:fldCharType="separate"/>
      </w:r>
      <w:r>
        <w:rPr>
          <w:noProof/>
        </w:rPr>
        <w:t>25</w:t>
      </w:r>
      <w:r>
        <w:rPr>
          <w:noProof/>
        </w:rPr>
        <w:fldChar w:fldCharType="end"/>
      </w:r>
    </w:p>
    <w:p w14:paraId="2F378781" w14:textId="77777777" w:rsidR="00BE221E" w:rsidRDefault="00BE221E">
      <w:pPr>
        <w:pStyle w:val="TOC3"/>
        <w:tabs>
          <w:tab w:val="left" w:pos="1854"/>
        </w:tabs>
        <w:rPr>
          <w:rFonts w:asciiTheme="minorHAnsi" w:eastAsiaTheme="minorEastAsia" w:hAnsiTheme="minorHAnsi" w:cstheme="minorBidi"/>
          <w:i w:val="0"/>
          <w:noProof/>
          <w:lang w:eastAsia="ja-JP"/>
        </w:rPr>
      </w:pPr>
      <w:r>
        <w:rPr>
          <w:noProof/>
        </w:rPr>
        <w:t>6.4.3</w:t>
      </w:r>
      <w:r>
        <w:rPr>
          <w:rFonts w:asciiTheme="minorHAnsi" w:eastAsiaTheme="minorEastAsia" w:hAnsiTheme="minorHAnsi" w:cstheme="minorBidi"/>
          <w:i w:val="0"/>
          <w:noProof/>
          <w:lang w:eastAsia="ja-JP"/>
        </w:rPr>
        <w:tab/>
      </w:r>
      <w:r>
        <w:rPr>
          <w:noProof/>
        </w:rPr>
        <w:t>Open Issues / Questions Results Analysis</w:t>
      </w:r>
      <w:r>
        <w:rPr>
          <w:noProof/>
        </w:rPr>
        <w:tab/>
      </w:r>
      <w:r>
        <w:rPr>
          <w:noProof/>
        </w:rPr>
        <w:fldChar w:fldCharType="begin"/>
      </w:r>
      <w:r>
        <w:rPr>
          <w:noProof/>
        </w:rPr>
        <w:instrText xml:space="preserve"> PAGEREF _Toc287000900 \h </w:instrText>
      </w:r>
      <w:r>
        <w:rPr>
          <w:noProof/>
        </w:rPr>
      </w:r>
      <w:r>
        <w:rPr>
          <w:noProof/>
        </w:rPr>
        <w:fldChar w:fldCharType="separate"/>
      </w:r>
      <w:r>
        <w:rPr>
          <w:noProof/>
        </w:rPr>
        <w:t>26</w:t>
      </w:r>
      <w:r>
        <w:rPr>
          <w:noProof/>
        </w:rPr>
        <w:fldChar w:fldCharType="end"/>
      </w:r>
    </w:p>
    <w:p w14:paraId="005633B6" w14:textId="77777777" w:rsidR="00BE221E" w:rsidRDefault="00BE221E">
      <w:pPr>
        <w:pStyle w:val="TOC2"/>
        <w:rPr>
          <w:rFonts w:asciiTheme="minorHAnsi" w:eastAsiaTheme="minorEastAsia" w:hAnsiTheme="minorHAnsi" w:cstheme="minorBidi"/>
          <w:b w:val="0"/>
          <w:smallCaps w:val="0"/>
          <w:noProof/>
          <w:lang w:eastAsia="ja-JP"/>
        </w:rPr>
      </w:pPr>
      <w:r>
        <w:rPr>
          <w:noProof/>
        </w:rPr>
        <w:t>6.5</w:t>
      </w:r>
      <w:r>
        <w:rPr>
          <w:rFonts w:asciiTheme="minorHAnsi" w:eastAsiaTheme="minorEastAsia" w:hAnsiTheme="minorHAnsi" w:cstheme="minorBidi"/>
          <w:b w:val="0"/>
          <w:smallCaps w:val="0"/>
          <w:noProof/>
          <w:lang w:eastAsia="ja-JP"/>
        </w:rPr>
        <w:tab/>
      </w:r>
      <w:r>
        <w:rPr>
          <w:noProof/>
        </w:rPr>
        <w:t>Special Feature Proposals</w:t>
      </w:r>
      <w:r>
        <w:rPr>
          <w:noProof/>
        </w:rPr>
        <w:tab/>
      </w:r>
      <w:r>
        <w:rPr>
          <w:noProof/>
        </w:rPr>
        <w:fldChar w:fldCharType="begin"/>
      </w:r>
      <w:r>
        <w:rPr>
          <w:noProof/>
        </w:rPr>
        <w:instrText xml:space="preserve"> PAGEREF _Toc287000901 \h </w:instrText>
      </w:r>
      <w:r>
        <w:rPr>
          <w:noProof/>
        </w:rPr>
      </w:r>
      <w:r>
        <w:rPr>
          <w:noProof/>
        </w:rPr>
        <w:fldChar w:fldCharType="separate"/>
      </w:r>
      <w:r>
        <w:rPr>
          <w:noProof/>
        </w:rPr>
        <w:t>27</w:t>
      </w:r>
      <w:r>
        <w:rPr>
          <w:noProof/>
        </w:rPr>
        <w:fldChar w:fldCharType="end"/>
      </w:r>
    </w:p>
    <w:p w14:paraId="060A8A6A" w14:textId="77777777" w:rsidR="00BE221E" w:rsidRDefault="00BE221E">
      <w:pPr>
        <w:pStyle w:val="TOC3"/>
        <w:tabs>
          <w:tab w:val="left" w:pos="1854"/>
        </w:tabs>
        <w:rPr>
          <w:rFonts w:asciiTheme="minorHAnsi" w:eastAsiaTheme="minorEastAsia" w:hAnsiTheme="minorHAnsi" w:cstheme="minorBidi"/>
          <w:i w:val="0"/>
          <w:noProof/>
          <w:lang w:eastAsia="ja-JP"/>
        </w:rPr>
      </w:pPr>
      <w:r>
        <w:rPr>
          <w:noProof/>
        </w:rPr>
        <w:t>6.5.1</w:t>
      </w:r>
      <w:r>
        <w:rPr>
          <w:rFonts w:asciiTheme="minorHAnsi" w:eastAsiaTheme="minorEastAsia" w:hAnsiTheme="minorHAnsi" w:cstheme="minorBidi"/>
          <w:i w:val="0"/>
          <w:noProof/>
          <w:lang w:eastAsia="ja-JP"/>
        </w:rPr>
        <w:tab/>
      </w:r>
      <w:r>
        <w:rPr>
          <w:noProof/>
        </w:rPr>
        <w:t>Overview</w:t>
      </w:r>
      <w:r>
        <w:rPr>
          <w:noProof/>
        </w:rPr>
        <w:tab/>
      </w:r>
      <w:r>
        <w:rPr>
          <w:noProof/>
        </w:rPr>
        <w:fldChar w:fldCharType="begin"/>
      </w:r>
      <w:r>
        <w:rPr>
          <w:noProof/>
        </w:rPr>
        <w:instrText xml:space="preserve"> PAGEREF _Toc287000902 \h </w:instrText>
      </w:r>
      <w:r>
        <w:rPr>
          <w:noProof/>
        </w:rPr>
      </w:r>
      <w:r>
        <w:rPr>
          <w:noProof/>
        </w:rPr>
        <w:fldChar w:fldCharType="separate"/>
      </w:r>
      <w:r>
        <w:rPr>
          <w:noProof/>
        </w:rPr>
        <w:t>27</w:t>
      </w:r>
      <w:r>
        <w:rPr>
          <w:noProof/>
        </w:rPr>
        <w:fldChar w:fldCharType="end"/>
      </w:r>
    </w:p>
    <w:p w14:paraId="5D6CA7F3" w14:textId="77777777" w:rsidR="00BE221E" w:rsidRDefault="00BE221E">
      <w:pPr>
        <w:pStyle w:val="TOC3"/>
        <w:tabs>
          <w:tab w:val="left" w:pos="1854"/>
        </w:tabs>
        <w:rPr>
          <w:rFonts w:asciiTheme="minorHAnsi" w:eastAsiaTheme="minorEastAsia" w:hAnsiTheme="minorHAnsi" w:cstheme="minorBidi"/>
          <w:i w:val="0"/>
          <w:noProof/>
          <w:lang w:eastAsia="ja-JP"/>
        </w:rPr>
      </w:pPr>
      <w:r>
        <w:rPr>
          <w:noProof/>
        </w:rPr>
        <w:t>6.5.2</w:t>
      </w:r>
      <w:r>
        <w:rPr>
          <w:rFonts w:asciiTheme="minorHAnsi" w:eastAsiaTheme="minorEastAsia" w:hAnsiTheme="minorHAnsi" w:cstheme="minorBidi"/>
          <w:i w:val="0"/>
          <w:noProof/>
          <w:lang w:eastAsia="ja-JP"/>
        </w:rPr>
        <w:tab/>
      </w:r>
      <w:r>
        <w:rPr>
          <w:noProof/>
        </w:rPr>
        <w:t>Interactive Visualization</w:t>
      </w:r>
      <w:r>
        <w:rPr>
          <w:noProof/>
        </w:rPr>
        <w:tab/>
      </w:r>
      <w:r>
        <w:rPr>
          <w:noProof/>
        </w:rPr>
        <w:fldChar w:fldCharType="begin"/>
      </w:r>
      <w:r>
        <w:rPr>
          <w:noProof/>
        </w:rPr>
        <w:instrText xml:space="preserve"> PAGEREF _Toc287000903 \h </w:instrText>
      </w:r>
      <w:r>
        <w:rPr>
          <w:noProof/>
        </w:rPr>
      </w:r>
      <w:r>
        <w:rPr>
          <w:noProof/>
        </w:rPr>
        <w:fldChar w:fldCharType="separate"/>
      </w:r>
      <w:r>
        <w:rPr>
          <w:noProof/>
        </w:rPr>
        <w:t>27</w:t>
      </w:r>
      <w:r>
        <w:rPr>
          <w:noProof/>
        </w:rPr>
        <w:fldChar w:fldCharType="end"/>
      </w:r>
    </w:p>
    <w:p w14:paraId="2C73FA45" w14:textId="77777777" w:rsidR="00BE221E" w:rsidRDefault="00BE221E">
      <w:pPr>
        <w:pStyle w:val="TOC3"/>
        <w:tabs>
          <w:tab w:val="left" w:pos="1854"/>
        </w:tabs>
        <w:rPr>
          <w:rFonts w:asciiTheme="minorHAnsi" w:eastAsiaTheme="minorEastAsia" w:hAnsiTheme="minorHAnsi" w:cstheme="minorBidi"/>
          <w:i w:val="0"/>
          <w:noProof/>
          <w:lang w:eastAsia="ja-JP"/>
        </w:rPr>
      </w:pPr>
      <w:r>
        <w:rPr>
          <w:noProof/>
        </w:rPr>
        <w:t>6.5.3</w:t>
      </w:r>
      <w:r>
        <w:rPr>
          <w:rFonts w:asciiTheme="minorHAnsi" w:eastAsiaTheme="minorEastAsia" w:hAnsiTheme="minorHAnsi" w:cstheme="minorBidi"/>
          <w:i w:val="0"/>
          <w:noProof/>
          <w:lang w:eastAsia="ja-JP"/>
        </w:rPr>
        <w:tab/>
      </w:r>
      <w:r>
        <w:rPr>
          <w:noProof/>
        </w:rPr>
        <w:t>Audit Trail</w:t>
      </w:r>
      <w:r>
        <w:rPr>
          <w:noProof/>
        </w:rPr>
        <w:tab/>
      </w:r>
      <w:r>
        <w:rPr>
          <w:noProof/>
        </w:rPr>
        <w:fldChar w:fldCharType="begin"/>
      </w:r>
      <w:r>
        <w:rPr>
          <w:noProof/>
        </w:rPr>
        <w:instrText xml:space="preserve"> PAGEREF _Toc287000904 \h </w:instrText>
      </w:r>
      <w:r>
        <w:rPr>
          <w:noProof/>
        </w:rPr>
      </w:r>
      <w:r>
        <w:rPr>
          <w:noProof/>
        </w:rPr>
        <w:fldChar w:fldCharType="separate"/>
      </w:r>
      <w:r>
        <w:rPr>
          <w:noProof/>
        </w:rPr>
        <w:t>29</w:t>
      </w:r>
      <w:r>
        <w:rPr>
          <w:noProof/>
        </w:rPr>
        <w:fldChar w:fldCharType="end"/>
      </w:r>
    </w:p>
    <w:p w14:paraId="7854E65B" w14:textId="77777777" w:rsidR="00BE221E" w:rsidRDefault="00BE221E">
      <w:pPr>
        <w:pStyle w:val="TOC3"/>
        <w:tabs>
          <w:tab w:val="left" w:pos="1854"/>
        </w:tabs>
        <w:rPr>
          <w:rFonts w:asciiTheme="minorHAnsi" w:eastAsiaTheme="minorEastAsia" w:hAnsiTheme="minorHAnsi" w:cstheme="minorBidi"/>
          <w:i w:val="0"/>
          <w:noProof/>
          <w:lang w:eastAsia="ja-JP"/>
        </w:rPr>
      </w:pPr>
      <w:r>
        <w:rPr>
          <w:noProof/>
        </w:rPr>
        <w:t>6.5.4</w:t>
      </w:r>
      <w:r>
        <w:rPr>
          <w:rFonts w:asciiTheme="minorHAnsi" w:eastAsiaTheme="minorEastAsia" w:hAnsiTheme="minorHAnsi" w:cstheme="minorBidi"/>
          <w:i w:val="0"/>
          <w:noProof/>
          <w:lang w:eastAsia="ja-JP"/>
        </w:rPr>
        <w:tab/>
      </w:r>
      <w:r>
        <w:rPr>
          <w:noProof/>
        </w:rPr>
        <w:t>Four Eyes Protocol</w:t>
      </w:r>
      <w:r>
        <w:rPr>
          <w:noProof/>
        </w:rPr>
        <w:tab/>
      </w:r>
      <w:r>
        <w:rPr>
          <w:noProof/>
        </w:rPr>
        <w:fldChar w:fldCharType="begin"/>
      </w:r>
      <w:r>
        <w:rPr>
          <w:noProof/>
        </w:rPr>
        <w:instrText xml:space="preserve"> PAGEREF _Toc287000905 \h </w:instrText>
      </w:r>
      <w:r>
        <w:rPr>
          <w:noProof/>
        </w:rPr>
      </w:r>
      <w:r>
        <w:rPr>
          <w:noProof/>
        </w:rPr>
        <w:fldChar w:fldCharType="separate"/>
      </w:r>
      <w:r>
        <w:rPr>
          <w:noProof/>
        </w:rPr>
        <w:t>30</w:t>
      </w:r>
      <w:r>
        <w:rPr>
          <w:noProof/>
        </w:rPr>
        <w:fldChar w:fldCharType="end"/>
      </w:r>
    </w:p>
    <w:p w14:paraId="6C162139" w14:textId="77777777" w:rsidR="00BE221E" w:rsidRDefault="00BE221E">
      <w:pPr>
        <w:pStyle w:val="TOC3"/>
        <w:tabs>
          <w:tab w:val="left" w:pos="1854"/>
        </w:tabs>
        <w:rPr>
          <w:rFonts w:asciiTheme="minorHAnsi" w:eastAsiaTheme="minorEastAsia" w:hAnsiTheme="minorHAnsi" w:cstheme="minorBidi"/>
          <w:i w:val="0"/>
          <w:noProof/>
          <w:lang w:eastAsia="ja-JP"/>
        </w:rPr>
      </w:pPr>
      <w:r>
        <w:rPr>
          <w:noProof/>
        </w:rPr>
        <w:t>6.5.5</w:t>
      </w:r>
      <w:r>
        <w:rPr>
          <w:rFonts w:asciiTheme="minorHAnsi" w:eastAsiaTheme="minorEastAsia" w:hAnsiTheme="minorHAnsi" w:cstheme="minorBidi"/>
          <w:i w:val="0"/>
          <w:noProof/>
          <w:lang w:eastAsia="ja-JP"/>
        </w:rPr>
        <w:tab/>
      </w:r>
      <w:r>
        <w:rPr>
          <w:noProof/>
        </w:rPr>
        <w:t>Flexible Plate Template Editor</w:t>
      </w:r>
      <w:r>
        <w:rPr>
          <w:noProof/>
        </w:rPr>
        <w:tab/>
      </w:r>
      <w:r>
        <w:rPr>
          <w:noProof/>
        </w:rPr>
        <w:fldChar w:fldCharType="begin"/>
      </w:r>
      <w:r>
        <w:rPr>
          <w:noProof/>
        </w:rPr>
        <w:instrText xml:space="preserve"> PAGEREF _Toc287000906 \h </w:instrText>
      </w:r>
      <w:r>
        <w:rPr>
          <w:noProof/>
        </w:rPr>
      </w:r>
      <w:r>
        <w:rPr>
          <w:noProof/>
        </w:rPr>
        <w:fldChar w:fldCharType="separate"/>
      </w:r>
      <w:r>
        <w:rPr>
          <w:noProof/>
        </w:rPr>
        <w:t>31</w:t>
      </w:r>
      <w:r>
        <w:rPr>
          <w:noProof/>
        </w:rPr>
        <w:fldChar w:fldCharType="end"/>
      </w:r>
    </w:p>
    <w:p w14:paraId="280584C4" w14:textId="77777777" w:rsidR="00BE221E" w:rsidRDefault="00BE221E">
      <w:pPr>
        <w:pStyle w:val="TOC3"/>
        <w:tabs>
          <w:tab w:val="left" w:pos="1854"/>
        </w:tabs>
        <w:rPr>
          <w:rFonts w:asciiTheme="minorHAnsi" w:eastAsiaTheme="minorEastAsia" w:hAnsiTheme="minorHAnsi" w:cstheme="minorBidi"/>
          <w:i w:val="0"/>
          <w:noProof/>
          <w:lang w:eastAsia="ja-JP"/>
        </w:rPr>
      </w:pPr>
      <w:r>
        <w:rPr>
          <w:noProof/>
        </w:rPr>
        <w:t>6.5.6</w:t>
      </w:r>
      <w:r>
        <w:rPr>
          <w:rFonts w:asciiTheme="minorHAnsi" w:eastAsiaTheme="minorEastAsia" w:hAnsiTheme="minorHAnsi" w:cstheme="minorBidi"/>
          <w:i w:val="0"/>
          <w:noProof/>
          <w:lang w:eastAsia="ja-JP"/>
        </w:rPr>
        <w:tab/>
      </w:r>
      <w:r>
        <w:rPr>
          <w:noProof/>
        </w:rPr>
        <w:t>Plate Sharing</w:t>
      </w:r>
      <w:r>
        <w:rPr>
          <w:noProof/>
        </w:rPr>
        <w:tab/>
      </w:r>
      <w:r>
        <w:rPr>
          <w:noProof/>
        </w:rPr>
        <w:fldChar w:fldCharType="begin"/>
      </w:r>
      <w:r>
        <w:rPr>
          <w:noProof/>
        </w:rPr>
        <w:instrText xml:space="preserve"> PAGEREF _Toc287000907 \h </w:instrText>
      </w:r>
      <w:r>
        <w:rPr>
          <w:noProof/>
        </w:rPr>
      </w:r>
      <w:r>
        <w:rPr>
          <w:noProof/>
        </w:rPr>
        <w:fldChar w:fldCharType="separate"/>
      </w:r>
      <w:r>
        <w:rPr>
          <w:noProof/>
        </w:rPr>
        <w:t>31</w:t>
      </w:r>
      <w:r>
        <w:rPr>
          <w:noProof/>
        </w:rPr>
        <w:fldChar w:fldCharType="end"/>
      </w:r>
    </w:p>
    <w:p w14:paraId="76C30CD2" w14:textId="77777777" w:rsidR="00BE221E" w:rsidRDefault="00BE221E">
      <w:pPr>
        <w:pStyle w:val="TOC3"/>
        <w:tabs>
          <w:tab w:val="left" w:pos="1854"/>
        </w:tabs>
        <w:rPr>
          <w:rFonts w:asciiTheme="minorHAnsi" w:eastAsiaTheme="minorEastAsia" w:hAnsiTheme="minorHAnsi" w:cstheme="minorBidi"/>
          <w:i w:val="0"/>
          <w:noProof/>
          <w:lang w:eastAsia="ja-JP"/>
        </w:rPr>
      </w:pPr>
      <w:r>
        <w:rPr>
          <w:noProof/>
        </w:rPr>
        <w:t>6.5.7</w:t>
      </w:r>
      <w:r>
        <w:rPr>
          <w:rFonts w:asciiTheme="minorHAnsi" w:eastAsiaTheme="minorEastAsia" w:hAnsiTheme="minorHAnsi" w:cstheme="minorBidi"/>
          <w:i w:val="0"/>
          <w:noProof/>
          <w:lang w:eastAsia="ja-JP"/>
        </w:rPr>
        <w:tab/>
      </w:r>
      <w:r>
        <w:rPr>
          <w:noProof/>
        </w:rPr>
        <w:t>Support Machine / Equipment File parsers</w:t>
      </w:r>
      <w:r>
        <w:rPr>
          <w:noProof/>
        </w:rPr>
        <w:tab/>
      </w:r>
      <w:r>
        <w:rPr>
          <w:noProof/>
        </w:rPr>
        <w:fldChar w:fldCharType="begin"/>
      </w:r>
      <w:r>
        <w:rPr>
          <w:noProof/>
        </w:rPr>
        <w:instrText xml:space="preserve"> PAGEREF _Toc287000908 \h </w:instrText>
      </w:r>
      <w:r>
        <w:rPr>
          <w:noProof/>
        </w:rPr>
      </w:r>
      <w:r>
        <w:rPr>
          <w:noProof/>
        </w:rPr>
        <w:fldChar w:fldCharType="separate"/>
      </w:r>
      <w:r>
        <w:rPr>
          <w:noProof/>
        </w:rPr>
        <w:t>31</w:t>
      </w:r>
      <w:r>
        <w:rPr>
          <w:noProof/>
        </w:rPr>
        <w:fldChar w:fldCharType="end"/>
      </w:r>
    </w:p>
    <w:p w14:paraId="33CFC847" w14:textId="77777777" w:rsidR="00BE221E" w:rsidRDefault="00BE221E">
      <w:pPr>
        <w:pStyle w:val="TOC3"/>
        <w:tabs>
          <w:tab w:val="left" w:pos="1854"/>
        </w:tabs>
        <w:rPr>
          <w:rFonts w:asciiTheme="minorHAnsi" w:eastAsiaTheme="minorEastAsia" w:hAnsiTheme="minorHAnsi" w:cstheme="minorBidi"/>
          <w:i w:val="0"/>
          <w:noProof/>
          <w:lang w:eastAsia="ja-JP"/>
        </w:rPr>
      </w:pPr>
      <w:r>
        <w:rPr>
          <w:noProof/>
        </w:rPr>
        <w:t>6.5.8</w:t>
      </w:r>
      <w:r>
        <w:rPr>
          <w:rFonts w:asciiTheme="minorHAnsi" w:eastAsiaTheme="minorEastAsia" w:hAnsiTheme="minorHAnsi" w:cstheme="minorBidi"/>
          <w:i w:val="0"/>
          <w:noProof/>
          <w:lang w:eastAsia="ja-JP"/>
        </w:rPr>
        <w:tab/>
      </w:r>
      <w:r>
        <w:rPr>
          <w:noProof/>
        </w:rPr>
        <w:t>Open Issues / Questions Special Features</w:t>
      </w:r>
      <w:r>
        <w:rPr>
          <w:noProof/>
        </w:rPr>
        <w:tab/>
      </w:r>
      <w:r>
        <w:rPr>
          <w:noProof/>
        </w:rPr>
        <w:fldChar w:fldCharType="begin"/>
      </w:r>
      <w:r>
        <w:rPr>
          <w:noProof/>
        </w:rPr>
        <w:instrText xml:space="preserve"> PAGEREF _Toc287000909 \h </w:instrText>
      </w:r>
      <w:r>
        <w:rPr>
          <w:noProof/>
        </w:rPr>
      </w:r>
      <w:r>
        <w:rPr>
          <w:noProof/>
        </w:rPr>
        <w:fldChar w:fldCharType="separate"/>
      </w:r>
      <w:r>
        <w:rPr>
          <w:noProof/>
        </w:rPr>
        <w:t>31</w:t>
      </w:r>
      <w:r>
        <w:rPr>
          <w:noProof/>
        </w:rPr>
        <w:fldChar w:fldCharType="end"/>
      </w:r>
    </w:p>
    <w:p w14:paraId="45432C87" w14:textId="77777777" w:rsidR="00BE221E" w:rsidRDefault="00BE221E">
      <w:pPr>
        <w:pStyle w:val="TOC1"/>
        <w:tabs>
          <w:tab w:val="left" w:pos="480"/>
        </w:tabs>
        <w:rPr>
          <w:rFonts w:asciiTheme="minorHAnsi" w:eastAsiaTheme="minorEastAsia" w:hAnsiTheme="minorHAnsi" w:cstheme="minorBidi"/>
          <w:caps w:val="0"/>
          <w:noProof/>
          <w:color w:val="auto"/>
          <w:lang w:eastAsia="ja-JP"/>
        </w:rPr>
      </w:pPr>
      <w:r>
        <w:rPr>
          <w:noProof/>
        </w:rPr>
        <w:t>7.</w:t>
      </w:r>
      <w:r>
        <w:rPr>
          <w:rFonts w:asciiTheme="minorHAnsi" w:eastAsiaTheme="minorEastAsia" w:hAnsiTheme="minorHAnsi" w:cstheme="minorBidi"/>
          <w:caps w:val="0"/>
          <w:noProof/>
          <w:color w:val="auto"/>
          <w:lang w:eastAsia="ja-JP"/>
        </w:rPr>
        <w:tab/>
      </w:r>
      <w:r>
        <w:rPr>
          <w:noProof/>
        </w:rPr>
        <w:t>High Level Design</w:t>
      </w:r>
      <w:r>
        <w:rPr>
          <w:noProof/>
        </w:rPr>
        <w:tab/>
      </w:r>
      <w:r>
        <w:rPr>
          <w:noProof/>
        </w:rPr>
        <w:fldChar w:fldCharType="begin"/>
      </w:r>
      <w:r>
        <w:rPr>
          <w:noProof/>
        </w:rPr>
        <w:instrText xml:space="preserve"> PAGEREF _Toc287000910 \h </w:instrText>
      </w:r>
      <w:r>
        <w:rPr>
          <w:noProof/>
        </w:rPr>
      </w:r>
      <w:r>
        <w:rPr>
          <w:noProof/>
        </w:rPr>
        <w:fldChar w:fldCharType="separate"/>
      </w:r>
      <w:r>
        <w:rPr>
          <w:noProof/>
        </w:rPr>
        <w:t>32</w:t>
      </w:r>
      <w:r>
        <w:rPr>
          <w:noProof/>
        </w:rPr>
        <w:fldChar w:fldCharType="end"/>
      </w:r>
    </w:p>
    <w:p w14:paraId="3D0FFDA0" w14:textId="77777777" w:rsidR="00BE221E" w:rsidRDefault="00BE221E">
      <w:pPr>
        <w:pStyle w:val="TOC2"/>
        <w:rPr>
          <w:rFonts w:asciiTheme="minorHAnsi" w:eastAsiaTheme="minorEastAsia" w:hAnsiTheme="minorHAnsi" w:cstheme="minorBidi"/>
          <w:b w:val="0"/>
          <w:smallCaps w:val="0"/>
          <w:noProof/>
          <w:lang w:eastAsia="ja-JP"/>
        </w:rPr>
      </w:pPr>
      <w:r>
        <w:rPr>
          <w:noProof/>
        </w:rPr>
        <w:t>7.1</w:t>
      </w:r>
      <w:r>
        <w:rPr>
          <w:rFonts w:asciiTheme="minorHAnsi" w:eastAsiaTheme="minorEastAsia" w:hAnsiTheme="minorHAnsi" w:cstheme="minorBidi"/>
          <w:b w:val="0"/>
          <w:smallCaps w:val="0"/>
          <w:noProof/>
          <w:lang w:eastAsia="ja-JP"/>
        </w:rPr>
        <w:tab/>
      </w:r>
      <w:r>
        <w:rPr>
          <w:noProof/>
        </w:rPr>
        <w:t>Architecture</w:t>
      </w:r>
      <w:r>
        <w:rPr>
          <w:noProof/>
        </w:rPr>
        <w:tab/>
      </w:r>
      <w:r>
        <w:rPr>
          <w:noProof/>
        </w:rPr>
        <w:fldChar w:fldCharType="begin"/>
      </w:r>
      <w:r>
        <w:rPr>
          <w:noProof/>
        </w:rPr>
        <w:instrText xml:space="preserve"> PAGEREF _Toc287000911 \h </w:instrText>
      </w:r>
      <w:r>
        <w:rPr>
          <w:noProof/>
        </w:rPr>
      </w:r>
      <w:r>
        <w:rPr>
          <w:noProof/>
        </w:rPr>
        <w:fldChar w:fldCharType="separate"/>
      </w:r>
      <w:r>
        <w:rPr>
          <w:noProof/>
        </w:rPr>
        <w:t>32</w:t>
      </w:r>
      <w:r>
        <w:rPr>
          <w:noProof/>
        </w:rPr>
        <w:fldChar w:fldCharType="end"/>
      </w:r>
    </w:p>
    <w:p w14:paraId="2981C103" w14:textId="77777777" w:rsidR="00BE221E" w:rsidRDefault="00BE221E">
      <w:pPr>
        <w:pStyle w:val="TOC3"/>
        <w:tabs>
          <w:tab w:val="left" w:pos="1854"/>
        </w:tabs>
        <w:rPr>
          <w:rFonts w:asciiTheme="minorHAnsi" w:eastAsiaTheme="minorEastAsia" w:hAnsiTheme="minorHAnsi" w:cstheme="minorBidi"/>
          <w:i w:val="0"/>
          <w:noProof/>
          <w:lang w:eastAsia="ja-JP"/>
        </w:rPr>
      </w:pPr>
      <w:r>
        <w:rPr>
          <w:noProof/>
        </w:rPr>
        <w:t>7.1.1</w:t>
      </w:r>
      <w:r>
        <w:rPr>
          <w:rFonts w:asciiTheme="minorHAnsi" w:eastAsiaTheme="minorEastAsia" w:hAnsiTheme="minorHAnsi" w:cstheme="minorBidi"/>
          <w:i w:val="0"/>
          <w:noProof/>
          <w:lang w:eastAsia="ja-JP"/>
        </w:rPr>
        <w:tab/>
      </w:r>
      <w:r>
        <w:rPr>
          <w:noProof/>
        </w:rPr>
        <w:t>Introduction</w:t>
      </w:r>
      <w:r>
        <w:rPr>
          <w:noProof/>
        </w:rPr>
        <w:tab/>
      </w:r>
      <w:r>
        <w:rPr>
          <w:noProof/>
        </w:rPr>
        <w:fldChar w:fldCharType="begin"/>
      </w:r>
      <w:r>
        <w:rPr>
          <w:noProof/>
        </w:rPr>
        <w:instrText xml:space="preserve"> PAGEREF _Toc287000912 \h </w:instrText>
      </w:r>
      <w:r>
        <w:rPr>
          <w:noProof/>
        </w:rPr>
      </w:r>
      <w:r>
        <w:rPr>
          <w:noProof/>
        </w:rPr>
        <w:fldChar w:fldCharType="separate"/>
      </w:r>
      <w:r>
        <w:rPr>
          <w:noProof/>
        </w:rPr>
        <w:t>32</w:t>
      </w:r>
      <w:r>
        <w:rPr>
          <w:noProof/>
        </w:rPr>
        <w:fldChar w:fldCharType="end"/>
      </w:r>
    </w:p>
    <w:p w14:paraId="71D65A6A" w14:textId="77777777" w:rsidR="00BE221E" w:rsidRDefault="00BE221E">
      <w:pPr>
        <w:pStyle w:val="TOC3"/>
        <w:tabs>
          <w:tab w:val="left" w:pos="1854"/>
        </w:tabs>
        <w:rPr>
          <w:rFonts w:asciiTheme="minorHAnsi" w:eastAsiaTheme="minorEastAsia" w:hAnsiTheme="minorHAnsi" w:cstheme="minorBidi"/>
          <w:i w:val="0"/>
          <w:noProof/>
          <w:lang w:eastAsia="ja-JP"/>
        </w:rPr>
      </w:pPr>
      <w:r>
        <w:rPr>
          <w:noProof/>
        </w:rPr>
        <w:t>7.1.2</w:t>
      </w:r>
      <w:r>
        <w:rPr>
          <w:rFonts w:asciiTheme="minorHAnsi" w:eastAsiaTheme="minorEastAsia" w:hAnsiTheme="minorHAnsi" w:cstheme="minorBidi"/>
          <w:i w:val="0"/>
          <w:noProof/>
          <w:lang w:eastAsia="ja-JP"/>
        </w:rPr>
        <w:tab/>
      </w:r>
      <w:r>
        <w:rPr>
          <w:noProof/>
        </w:rPr>
        <w:t>Model</w:t>
      </w:r>
      <w:r>
        <w:rPr>
          <w:noProof/>
        </w:rPr>
        <w:tab/>
      </w:r>
      <w:r>
        <w:rPr>
          <w:noProof/>
        </w:rPr>
        <w:fldChar w:fldCharType="begin"/>
      </w:r>
      <w:r>
        <w:rPr>
          <w:noProof/>
        </w:rPr>
        <w:instrText xml:space="preserve"> PAGEREF _Toc287000913 \h </w:instrText>
      </w:r>
      <w:r>
        <w:rPr>
          <w:noProof/>
        </w:rPr>
      </w:r>
      <w:r>
        <w:rPr>
          <w:noProof/>
        </w:rPr>
        <w:fldChar w:fldCharType="separate"/>
      </w:r>
      <w:r>
        <w:rPr>
          <w:noProof/>
        </w:rPr>
        <w:t>33</w:t>
      </w:r>
      <w:r>
        <w:rPr>
          <w:noProof/>
        </w:rPr>
        <w:fldChar w:fldCharType="end"/>
      </w:r>
    </w:p>
    <w:p w14:paraId="47579BE7" w14:textId="77777777" w:rsidR="00BE221E" w:rsidRDefault="00BE221E">
      <w:pPr>
        <w:pStyle w:val="TOC3"/>
        <w:tabs>
          <w:tab w:val="left" w:pos="1854"/>
        </w:tabs>
        <w:rPr>
          <w:rFonts w:asciiTheme="minorHAnsi" w:eastAsiaTheme="minorEastAsia" w:hAnsiTheme="minorHAnsi" w:cstheme="minorBidi"/>
          <w:i w:val="0"/>
          <w:noProof/>
          <w:lang w:eastAsia="ja-JP"/>
        </w:rPr>
      </w:pPr>
      <w:r>
        <w:rPr>
          <w:noProof/>
        </w:rPr>
        <w:t>7.1.3</w:t>
      </w:r>
      <w:r>
        <w:rPr>
          <w:rFonts w:asciiTheme="minorHAnsi" w:eastAsiaTheme="minorEastAsia" w:hAnsiTheme="minorHAnsi" w:cstheme="minorBidi"/>
          <w:i w:val="0"/>
          <w:noProof/>
          <w:lang w:eastAsia="ja-JP"/>
        </w:rPr>
        <w:tab/>
      </w:r>
      <w:r>
        <w:rPr>
          <w:noProof/>
        </w:rPr>
        <w:t>Controller</w:t>
      </w:r>
      <w:r>
        <w:rPr>
          <w:noProof/>
        </w:rPr>
        <w:tab/>
      </w:r>
      <w:r>
        <w:rPr>
          <w:noProof/>
        </w:rPr>
        <w:fldChar w:fldCharType="begin"/>
      </w:r>
      <w:r>
        <w:rPr>
          <w:noProof/>
        </w:rPr>
        <w:instrText xml:space="preserve"> PAGEREF _Toc287000914 \h </w:instrText>
      </w:r>
      <w:r>
        <w:rPr>
          <w:noProof/>
        </w:rPr>
      </w:r>
      <w:r>
        <w:rPr>
          <w:noProof/>
        </w:rPr>
        <w:fldChar w:fldCharType="separate"/>
      </w:r>
      <w:r>
        <w:rPr>
          <w:noProof/>
        </w:rPr>
        <w:t>33</w:t>
      </w:r>
      <w:r>
        <w:rPr>
          <w:noProof/>
        </w:rPr>
        <w:fldChar w:fldCharType="end"/>
      </w:r>
    </w:p>
    <w:p w14:paraId="0704CF74" w14:textId="77777777" w:rsidR="00BE221E" w:rsidRDefault="00BE221E">
      <w:pPr>
        <w:pStyle w:val="TOC3"/>
        <w:tabs>
          <w:tab w:val="left" w:pos="1854"/>
        </w:tabs>
        <w:rPr>
          <w:rFonts w:asciiTheme="minorHAnsi" w:eastAsiaTheme="minorEastAsia" w:hAnsiTheme="minorHAnsi" w:cstheme="minorBidi"/>
          <w:i w:val="0"/>
          <w:noProof/>
          <w:lang w:eastAsia="ja-JP"/>
        </w:rPr>
      </w:pPr>
      <w:r>
        <w:rPr>
          <w:noProof/>
        </w:rPr>
        <w:t>7.1.4</w:t>
      </w:r>
      <w:r>
        <w:rPr>
          <w:rFonts w:asciiTheme="minorHAnsi" w:eastAsiaTheme="minorEastAsia" w:hAnsiTheme="minorHAnsi" w:cstheme="minorBidi"/>
          <w:i w:val="0"/>
          <w:noProof/>
          <w:lang w:eastAsia="ja-JP"/>
        </w:rPr>
        <w:tab/>
      </w:r>
      <w:r>
        <w:rPr>
          <w:noProof/>
        </w:rPr>
        <w:t>View</w:t>
      </w:r>
      <w:r>
        <w:rPr>
          <w:noProof/>
        </w:rPr>
        <w:tab/>
      </w:r>
      <w:r>
        <w:rPr>
          <w:noProof/>
        </w:rPr>
        <w:fldChar w:fldCharType="begin"/>
      </w:r>
      <w:r>
        <w:rPr>
          <w:noProof/>
        </w:rPr>
        <w:instrText xml:space="preserve"> PAGEREF _Toc287000915 \h </w:instrText>
      </w:r>
      <w:r>
        <w:rPr>
          <w:noProof/>
        </w:rPr>
      </w:r>
      <w:r>
        <w:rPr>
          <w:noProof/>
        </w:rPr>
        <w:fldChar w:fldCharType="separate"/>
      </w:r>
      <w:r>
        <w:rPr>
          <w:noProof/>
        </w:rPr>
        <w:t>33</w:t>
      </w:r>
      <w:r>
        <w:rPr>
          <w:noProof/>
        </w:rPr>
        <w:fldChar w:fldCharType="end"/>
      </w:r>
    </w:p>
    <w:p w14:paraId="5E974325" w14:textId="77777777" w:rsidR="00BE221E" w:rsidRDefault="00BE221E">
      <w:pPr>
        <w:pStyle w:val="TOC3"/>
        <w:tabs>
          <w:tab w:val="left" w:pos="1854"/>
        </w:tabs>
        <w:rPr>
          <w:rFonts w:asciiTheme="minorHAnsi" w:eastAsiaTheme="minorEastAsia" w:hAnsiTheme="minorHAnsi" w:cstheme="minorBidi"/>
          <w:i w:val="0"/>
          <w:noProof/>
          <w:lang w:eastAsia="ja-JP"/>
        </w:rPr>
      </w:pPr>
      <w:r>
        <w:rPr>
          <w:noProof/>
        </w:rPr>
        <w:t>7.1.5</w:t>
      </w:r>
      <w:r>
        <w:rPr>
          <w:rFonts w:asciiTheme="minorHAnsi" w:eastAsiaTheme="minorEastAsia" w:hAnsiTheme="minorHAnsi" w:cstheme="minorBidi"/>
          <w:i w:val="0"/>
          <w:noProof/>
          <w:lang w:eastAsia="ja-JP"/>
        </w:rPr>
        <w:tab/>
      </w:r>
      <w:r>
        <w:rPr>
          <w:noProof/>
        </w:rPr>
        <w:t>Components</w:t>
      </w:r>
      <w:r>
        <w:rPr>
          <w:noProof/>
        </w:rPr>
        <w:tab/>
      </w:r>
      <w:r>
        <w:rPr>
          <w:noProof/>
        </w:rPr>
        <w:fldChar w:fldCharType="begin"/>
      </w:r>
      <w:r>
        <w:rPr>
          <w:noProof/>
        </w:rPr>
        <w:instrText xml:space="preserve"> PAGEREF _Toc287000916 \h </w:instrText>
      </w:r>
      <w:r>
        <w:rPr>
          <w:noProof/>
        </w:rPr>
      </w:r>
      <w:r>
        <w:rPr>
          <w:noProof/>
        </w:rPr>
        <w:fldChar w:fldCharType="separate"/>
      </w:r>
      <w:r>
        <w:rPr>
          <w:noProof/>
        </w:rPr>
        <w:t>33</w:t>
      </w:r>
      <w:r>
        <w:rPr>
          <w:noProof/>
        </w:rPr>
        <w:fldChar w:fldCharType="end"/>
      </w:r>
    </w:p>
    <w:p w14:paraId="6BF7D082" w14:textId="77777777" w:rsidR="00BE221E" w:rsidRDefault="00BE221E">
      <w:pPr>
        <w:pStyle w:val="TOC3"/>
        <w:tabs>
          <w:tab w:val="left" w:pos="1854"/>
        </w:tabs>
        <w:rPr>
          <w:rFonts w:asciiTheme="minorHAnsi" w:eastAsiaTheme="minorEastAsia" w:hAnsiTheme="minorHAnsi" w:cstheme="minorBidi"/>
          <w:i w:val="0"/>
          <w:noProof/>
          <w:lang w:eastAsia="ja-JP"/>
        </w:rPr>
      </w:pPr>
      <w:r>
        <w:rPr>
          <w:noProof/>
        </w:rPr>
        <w:t>7.1.6</w:t>
      </w:r>
      <w:r>
        <w:rPr>
          <w:rFonts w:asciiTheme="minorHAnsi" w:eastAsiaTheme="minorEastAsia" w:hAnsiTheme="minorHAnsi" w:cstheme="minorBidi"/>
          <w:i w:val="0"/>
          <w:noProof/>
          <w:lang w:eastAsia="ja-JP"/>
        </w:rPr>
        <w:tab/>
      </w:r>
      <w:r>
        <w:rPr>
          <w:noProof/>
        </w:rPr>
        <w:t>Database</w:t>
      </w:r>
      <w:r>
        <w:rPr>
          <w:noProof/>
        </w:rPr>
        <w:tab/>
      </w:r>
      <w:r>
        <w:rPr>
          <w:noProof/>
        </w:rPr>
        <w:fldChar w:fldCharType="begin"/>
      </w:r>
      <w:r>
        <w:rPr>
          <w:noProof/>
        </w:rPr>
        <w:instrText xml:space="preserve"> PAGEREF _Toc287000917 \h </w:instrText>
      </w:r>
      <w:r>
        <w:rPr>
          <w:noProof/>
        </w:rPr>
      </w:r>
      <w:r>
        <w:rPr>
          <w:noProof/>
        </w:rPr>
        <w:fldChar w:fldCharType="separate"/>
      </w:r>
      <w:r>
        <w:rPr>
          <w:noProof/>
        </w:rPr>
        <w:t>34</w:t>
      </w:r>
      <w:r>
        <w:rPr>
          <w:noProof/>
        </w:rPr>
        <w:fldChar w:fldCharType="end"/>
      </w:r>
    </w:p>
    <w:p w14:paraId="1D0704EA" w14:textId="77777777" w:rsidR="00BE221E" w:rsidRDefault="00BE221E">
      <w:pPr>
        <w:pStyle w:val="TOC1"/>
        <w:tabs>
          <w:tab w:val="left" w:pos="480"/>
        </w:tabs>
        <w:rPr>
          <w:rFonts w:asciiTheme="minorHAnsi" w:eastAsiaTheme="minorEastAsia" w:hAnsiTheme="minorHAnsi" w:cstheme="minorBidi"/>
          <w:caps w:val="0"/>
          <w:noProof/>
          <w:color w:val="auto"/>
          <w:lang w:eastAsia="ja-JP"/>
        </w:rPr>
      </w:pPr>
      <w:r>
        <w:rPr>
          <w:noProof/>
        </w:rPr>
        <w:t>8.</w:t>
      </w:r>
      <w:r>
        <w:rPr>
          <w:rFonts w:asciiTheme="minorHAnsi" w:eastAsiaTheme="minorEastAsia" w:hAnsiTheme="minorHAnsi" w:cstheme="minorBidi"/>
          <w:caps w:val="0"/>
          <w:noProof/>
          <w:color w:val="auto"/>
          <w:lang w:eastAsia="ja-JP"/>
        </w:rPr>
        <w:tab/>
      </w:r>
      <w:r>
        <w:rPr>
          <w:noProof/>
        </w:rPr>
        <w:t>Project Planning and Estimating</w:t>
      </w:r>
      <w:r>
        <w:rPr>
          <w:noProof/>
        </w:rPr>
        <w:tab/>
      </w:r>
      <w:r>
        <w:rPr>
          <w:noProof/>
        </w:rPr>
        <w:fldChar w:fldCharType="begin"/>
      </w:r>
      <w:r>
        <w:rPr>
          <w:noProof/>
        </w:rPr>
        <w:instrText xml:space="preserve"> PAGEREF _Toc287000918 \h </w:instrText>
      </w:r>
      <w:r>
        <w:rPr>
          <w:noProof/>
        </w:rPr>
      </w:r>
      <w:r>
        <w:rPr>
          <w:noProof/>
        </w:rPr>
        <w:fldChar w:fldCharType="separate"/>
      </w:r>
      <w:r>
        <w:rPr>
          <w:noProof/>
        </w:rPr>
        <w:t>35</w:t>
      </w:r>
      <w:r>
        <w:rPr>
          <w:noProof/>
        </w:rPr>
        <w:fldChar w:fldCharType="end"/>
      </w:r>
    </w:p>
    <w:p w14:paraId="315437E3" w14:textId="77777777" w:rsidR="00BE221E" w:rsidRDefault="00BE221E">
      <w:pPr>
        <w:pStyle w:val="TOC2"/>
        <w:rPr>
          <w:rFonts w:asciiTheme="minorHAnsi" w:eastAsiaTheme="minorEastAsia" w:hAnsiTheme="minorHAnsi" w:cstheme="minorBidi"/>
          <w:b w:val="0"/>
          <w:smallCaps w:val="0"/>
          <w:noProof/>
          <w:lang w:eastAsia="ja-JP"/>
        </w:rPr>
      </w:pPr>
      <w:r>
        <w:rPr>
          <w:noProof/>
        </w:rPr>
        <w:t>8.1</w:t>
      </w:r>
      <w:r>
        <w:rPr>
          <w:rFonts w:asciiTheme="minorHAnsi" w:eastAsiaTheme="minorEastAsia" w:hAnsiTheme="minorHAnsi" w:cstheme="minorBidi"/>
          <w:b w:val="0"/>
          <w:smallCaps w:val="0"/>
          <w:noProof/>
          <w:lang w:eastAsia="ja-JP"/>
        </w:rPr>
        <w:tab/>
      </w:r>
      <w:r>
        <w:rPr>
          <w:noProof/>
        </w:rPr>
        <w:t>Iterations</w:t>
      </w:r>
      <w:r>
        <w:rPr>
          <w:noProof/>
        </w:rPr>
        <w:tab/>
      </w:r>
      <w:r>
        <w:rPr>
          <w:noProof/>
        </w:rPr>
        <w:fldChar w:fldCharType="begin"/>
      </w:r>
      <w:r>
        <w:rPr>
          <w:noProof/>
        </w:rPr>
        <w:instrText xml:space="preserve"> PAGEREF _Toc287000919 \h </w:instrText>
      </w:r>
      <w:r>
        <w:rPr>
          <w:noProof/>
        </w:rPr>
      </w:r>
      <w:r>
        <w:rPr>
          <w:noProof/>
        </w:rPr>
        <w:fldChar w:fldCharType="separate"/>
      </w:r>
      <w:r>
        <w:rPr>
          <w:noProof/>
        </w:rPr>
        <w:t>35</w:t>
      </w:r>
      <w:r>
        <w:rPr>
          <w:noProof/>
        </w:rPr>
        <w:fldChar w:fldCharType="end"/>
      </w:r>
    </w:p>
    <w:p w14:paraId="06F0BFC2" w14:textId="77777777" w:rsidR="00BE221E" w:rsidRDefault="00BE221E">
      <w:pPr>
        <w:pStyle w:val="TOC3"/>
        <w:tabs>
          <w:tab w:val="left" w:pos="1854"/>
        </w:tabs>
        <w:rPr>
          <w:rFonts w:asciiTheme="minorHAnsi" w:eastAsiaTheme="minorEastAsia" w:hAnsiTheme="minorHAnsi" w:cstheme="minorBidi"/>
          <w:i w:val="0"/>
          <w:noProof/>
          <w:lang w:eastAsia="ja-JP"/>
        </w:rPr>
      </w:pPr>
      <w:r>
        <w:rPr>
          <w:noProof/>
        </w:rPr>
        <w:t>8.1.1</w:t>
      </w:r>
      <w:r>
        <w:rPr>
          <w:rFonts w:asciiTheme="minorHAnsi" w:eastAsiaTheme="minorEastAsia" w:hAnsiTheme="minorHAnsi" w:cstheme="minorBidi"/>
          <w:i w:val="0"/>
          <w:noProof/>
          <w:lang w:eastAsia="ja-JP"/>
        </w:rPr>
        <w:tab/>
      </w:r>
      <w:r>
        <w:rPr>
          <w:noProof/>
        </w:rPr>
        <w:t>Overview</w:t>
      </w:r>
      <w:r>
        <w:rPr>
          <w:noProof/>
        </w:rPr>
        <w:tab/>
      </w:r>
      <w:r>
        <w:rPr>
          <w:noProof/>
        </w:rPr>
        <w:fldChar w:fldCharType="begin"/>
      </w:r>
      <w:r>
        <w:rPr>
          <w:noProof/>
        </w:rPr>
        <w:instrText xml:space="preserve"> PAGEREF _Toc287000920 \h </w:instrText>
      </w:r>
      <w:r>
        <w:rPr>
          <w:noProof/>
        </w:rPr>
      </w:r>
      <w:r>
        <w:rPr>
          <w:noProof/>
        </w:rPr>
        <w:fldChar w:fldCharType="separate"/>
      </w:r>
      <w:r>
        <w:rPr>
          <w:noProof/>
        </w:rPr>
        <w:t>35</w:t>
      </w:r>
      <w:r>
        <w:rPr>
          <w:noProof/>
        </w:rPr>
        <w:fldChar w:fldCharType="end"/>
      </w:r>
    </w:p>
    <w:p w14:paraId="5CF9231B" w14:textId="77777777" w:rsidR="00BE221E" w:rsidRDefault="00BE221E">
      <w:pPr>
        <w:pStyle w:val="TOC3"/>
        <w:tabs>
          <w:tab w:val="left" w:pos="1854"/>
        </w:tabs>
        <w:rPr>
          <w:rFonts w:asciiTheme="minorHAnsi" w:eastAsiaTheme="minorEastAsia" w:hAnsiTheme="minorHAnsi" w:cstheme="minorBidi"/>
          <w:i w:val="0"/>
          <w:noProof/>
          <w:lang w:eastAsia="ja-JP"/>
        </w:rPr>
      </w:pPr>
      <w:r>
        <w:rPr>
          <w:noProof/>
        </w:rPr>
        <w:t>8.1.2</w:t>
      </w:r>
      <w:r>
        <w:rPr>
          <w:rFonts w:asciiTheme="minorHAnsi" w:eastAsiaTheme="minorEastAsia" w:hAnsiTheme="minorHAnsi" w:cstheme="minorBidi"/>
          <w:i w:val="0"/>
          <w:noProof/>
          <w:lang w:eastAsia="ja-JP"/>
        </w:rPr>
        <w:tab/>
      </w:r>
      <w:r>
        <w:rPr>
          <w:noProof/>
        </w:rPr>
        <w:t>Iteration Calendar</w:t>
      </w:r>
      <w:r>
        <w:rPr>
          <w:noProof/>
        </w:rPr>
        <w:tab/>
      </w:r>
      <w:r>
        <w:rPr>
          <w:noProof/>
        </w:rPr>
        <w:fldChar w:fldCharType="begin"/>
      </w:r>
      <w:r>
        <w:rPr>
          <w:noProof/>
        </w:rPr>
        <w:instrText xml:space="preserve"> PAGEREF _Toc287000921 \h </w:instrText>
      </w:r>
      <w:r>
        <w:rPr>
          <w:noProof/>
        </w:rPr>
      </w:r>
      <w:r>
        <w:rPr>
          <w:noProof/>
        </w:rPr>
        <w:fldChar w:fldCharType="separate"/>
      </w:r>
      <w:r>
        <w:rPr>
          <w:noProof/>
        </w:rPr>
        <w:t>35</w:t>
      </w:r>
      <w:r>
        <w:rPr>
          <w:noProof/>
        </w:rPr>
        <w:fldChar w:fldCharType="end"/>
      </w:r>
    </w:p>
    <w:p w14:paraId="5CC4B466" w14:textId="77777777" w:rsidR="00BE221E" w:rsidRDefault="00BE221E">
      <w:pPr>
        <w:pStyle w:val="TOC2"/>
        <w:rPr>
          <w:rFonts w:asciiTheme="minorHAnsi" w:eastAsiaTheme="minorEastAsia" w:hAnsiTheme="minorHAnsi" w:cstheme="minorBidi"/>
          <w:b w:val="0"/>
          <w:smallCaps w:val="0"/>
          <w:noProof/>
          <w:lang w:eastAsia="ja-JP"/>
        </w:rPr>
      </w:pPr>
      <w:r>
        <w:rPr>
          <w:noProof/>
        </w:rPr>
        <w:t>8.2</w:t>
      </w:r>
      <w:r>
        <w:rPr>
          <w:rFonts w:asciiTheme="minorHAnsi" w:eastAsiaTheme="minorEastAsia" w:hAnsiTheme="minorHAnsi" w:cstheme="minorBidi"/>
          <w:b w:val="0"/>
          <w:smallCaps w:val="0"/>
          <w:noProof/>
          <w:lang w:eastAsia="ja-JP"/>
        </w:rPr>
        <w:tab/>
      </w:r>
      <w:r>
        <w:rPr>
          <w:noProof/>
        </w:rPr>
        <w:t>Stories and Estimates</w:t>
      </w:r>
      <w:r>
        <w:rPr>
          <w:noProof/>
        </w:rPr>
        <w:tab/>
      </w:r>
      <w:r>
        <w:rPr>
          <w:noProof/>
        </w:rPr>
        <w:fldChar w:fldCharType="begin"/>
      </w:r>
      <w:r>
        <w:rPr>
          <w:noProof/>
        </w:rPr>
        <w:instrText xml:space="preserve"> PAGEREF _Toc287000922 \h </w:instrText>
      </w:r>
      <w:r>
        <w:rPr>
          <w:noProof/>
        </w:rPr>
      </w:r>
      <w:r>
        <w:rPr>
          <w:noProof/>
        </w:rPr>
        <w:fldChar w:fldCharType="separate"/>
      </w:r>
      <w:r>
        <w:rPr>
          <w:noProof/>
        </w:rPr>
        <w:t>36</w:t>
      </w:r>
      <w:r>
        <w:rPr>
          <w:noProof/>
        </w:rPr>
        <w:fldChar w:fldCharType="end"/>
      </w:r>
    </w:p>
    <w:p w14:paraId="014994FC" w14:textId="77777777" w:rsidR="00BE221E" w:rsidRDefault="00BE221E">
      <w:pPr>
        <w:pStyle w:val="TOC2"/>
        <w:rPr>
          <w:rFonts w:asciiTheme="minorHAnsi" w:eastAsiaTheme="minorEastAsia" w:hAnsiTheme="minorHAnsi" w:cstheme="minorBidi"/>
          <w:b w:val="0"/>
          <w:smallCaps w:val="0"/>
          <w:noProof/>
          <w:lang w:eastAsia="ja-JP"/>
        </w:rPr>
      </w:pPr>
      <w:r>
        <w:rPr>
          <w:noProof/>
        </w:rPr>
        <w:t>8.3</w:t>
      </w:r>
      <w:r>
        <w:rPr>
          <w:rFonts w:asciiTheme="minorHAnsi" w:eastAsiaTheme="minorEastAsia" w:hAnsiTheme="minorHAnsi" w:cstheme="minorBidi"/>
          <w:b w:val="0"/>
          <w:smallCaps w:val="0"/>
          <w:noProof/>
          <w:lang w:eastAsia="ja-JP"/>
        </w:rPr>
        <w:tab/>
      </w:r>
      <w:r>
        <w:rPr>
          <w:noProof/>
        </w:rPr>
        <w:t>Main deliverables</w:t>
      </w:r>
      <w:r>
        <w:rPr>
          <w:noProof/>
        </w:rPr>
        <w:tab/>
      </w:r>
      <w:r>
        <w:rPr>
          <w:noProof/>
        </w:rPr>
        <w:fldChar w:fldCharType="begin"/>
      </w:r>
      <w:r>
        <w:rPr>
          <w:noProof/>
        </w:rPr>
        <w:instrText xml:space="preserve"> PAGEREF _Toc287000923 \h </w:instrText>
      </w:r>
      <w:r>
        <w:rPr>
          <w:noProof/>
        </w:rPr>
      </w:r>
      <w:r>
        <w:rPr>
          <w:noProof/>
        </w:rPr>
        <w:fldChar w:fldCharType="separate"/>
      </w:r>
      <w:r>
        <w:rPr>
          <w:noProof/>
        </w:rPr>
        <w:t>36</w:t>
      </w:r>
      <w:r>
        <w:rPr>
          <w:noProof/>
        </w:rPr>
        <w:fldChar w:fldCharType="end"/>
      </w:r>
    </w:p>
    <w:p w14:paraId="7EE5388C" w14:textId="77777777" w:rsidR="00BE221E" w:rsidRDefault="00BE221E">
      <w:pPr>
        <w:pStyle w:val="TOC1"/>
        <w:tabs>
          <w:tab w:val="left" w:pos="480"/>
        </w:tabs>
        <w:rPr>
          <w:rFonts w:asciiTheme="minorHAnsi" w:eastAsiaTheme="minorEastAsia" w:hAnsiTheme="minorHAnsi" w:cstheme="minorBidi"/>
          <w:caps w:val="0"/>
          <w:noProof/>
          <w:color w:val="auto"/>
          <w:lang w:eastAsia="ja-JP"/>
        </w:rPr>
      </w:pPr>
      <w:r>
        <w:rPr>
          <w:noProof/>
        </w:rPr>
        <w:t>9.</w:t>
      </w:r>
      <w:r>
        <w:rPr>
          <w:rFonts w:asciiTheme="minorHAnsi" w:eastAsiaTheme="minorEastAsia" w:hAnsiTheme="minorHAnsi" w:cstheme="minorBidi"/>
          <w:caps w:val="0"/>
          <w:noProof/>
          <w:color w:val="auto"/>
          <w:lang w:eastAsia="ja-JP"/>
        </w:rPr>
        <w:tab/>
      </w:r>
      <w:r>
        <w:rPr>
          <w:noProof/>
        </w:rPr>
        <w:t>Project Risks</w:t>
      </w:r>
      <w:r>
        <w:rPr>
          <w:noProof/>
        </w:rPr>
        <w:tab/>
      </w:r>
      <w:r>
        <w:rPr>
          <w:noProof/>
        </w:rPr>
        <w:fldChar w:fldCharType="begin"/>
      </w:r>
      <w:r>
        <w:rPr>
          <w:noProof/>
        </w:rPr>
        <w:instrText xml:space="preserve"> PAGEREF _Toc287000924 \h </w:instrText>
      </w:r>
      <w:r>
        <w:rPr>
          <w:noProof/>
        </w:rPr>
      </w:r>
      <w:r>
        <w:rPr>
          <w:noProof/>
        </w:rPr>
        <w:fldChar w:fldCharType="separate"/>
      </w:r>
      <w:r>
        <w:rPr>
          <w:noProof/>
        </w:rPr>
        <w:t>37</w:t>
      </w:r>
      <w:r>
        <w:rPr>
          <w:noProof/>
        </w:rPr>
        <w:fldChar w:fldCharType="end"/>
      </w:r>
    </w:p>
    <w:p w14:paraId="3AB74B1F" w14:textId="77777777" w:rsidR="00BE221E" w:rsidRDefault="00BE221E">
      <w:pPr>
        <w:pStyle w:val="TOC2"/>
        <w:rPr>
          <w:rFonts w:asciiTheme="minorHAnsi" w:eastAsiaTheme="minorEastAsia" w:hAnsiTheme="minorHAnsi" w:cstheme="minorBidi"/>
          <w:b w:val="0"/>
          <w:smallCaps w:val="0"/>
          <w:noProof/>
          <w:lang w:eastAsia="ja-JP"/>
        </w:rPr>
      </w:pPr>
      <w:r>
        <w:rPr>
          <w:noProof/>
        </w:rPr>
        <w:t>9.1</w:t>
      </w:r>
      <w:r>
        <w:rPr>
          <w:rFonts w:asciiTheme="minorHAnsi" w:eastAsiaTheme="minorEastAsia" w:hAnsiTheme="minorHAnsi" w:cstheme="minorBidi"/>
          <w:b w:val="0"/>
          <w:smallCaps w:val="0"/>
          <w:noProof/>
          <w:lang w:eastAsia="ja-JP"/>
        </w:rPr>
        <w:tab/>
      </w:r>
      <w:r>
        <w:rPr>
          <w:noProof/>
        </w:rPr>
        <w:t>Risks Identified</w:t>
      </w:r>
      <w:r>
        <w:rPr>
          <w:noProof/>
        </w:rPr>
        <w:tab/>
      </w:r>
      <w:r>
        <w:rPr>
          <w:noProof/>
        </w:rPr>
        <w:fldChar w:fldCharType="begin"/>
      </w:r>
      <w:r>
        <w:rPr>
          <w:noProof/>
        </w:rPr>
        <w:instrText xml:space="preserve"> PAGEREF _Toc287000925 \h </w:instrText>
      </w:r>
      <w:r>
        <w:rPr>
          <w:noProof/>
        </w:rPr>
      </w:r>
      <w:r>
        <w:rPr>
          <w:noProof/>
        </w:rPr>
        <w:fldChar w:fldCharType="separate"/>
      </w:r>
      <w:r>
        <w:rPr>
          <w:noProof/>
        </w:rPr>
        <w:t>37</w:t>
      </w:r>
      <w:r>
        <w:rPr>
          <w:noProof/>
        </w:rPr>
        <w:fldChar w:fldCharType="end"/>
      </w:r>
    </w:p>
    <w:p w14:paraId="24C9B7CF" w14:textId="77777777" w:rsidR="00BE221E" w:rsidRDefault="00BE221E">
      <w:pPr>
        <w:pStyle w:val="TOC1"/>
        <w:tabs>
          <w:tab w:val="left" w:pos="640"/>
        </w:tabs>
        <w:rPr>
          <w:rFonts w:asciiTheme="minorHAnsi" w:eastAsiaTheme="minorEastAsia" w:hAnsiTheme="minorHAnsi" w:cstheme="minorBidi"/>
          <w:caps w:val="0"/>
          <w:noProof/>
          <w:color w:val="auto"/>
          <w:lang w:eastAsia="ja-JP"/>
        </w:rPr>
      </w:pPr>
      <w:r>
        <w:rPr>
          <w:noProof/>
        </w:rPr>
        <w:t>10.</w:t>
      </w:r>
      <w:r>
        <w:rPr>
          <w:rFonts w:asciiTheme="minorHAnsi" w:eastAsiaTheme="minorEastAsia" w:hAnsiTheme="minorHAnsi" w:cstheme="minorBidi"/>
          <w:caps w:val="0"/>
          <w:noProof/>
          <w:color w:val="auto"/>
          <w:lang w:eastAsia="ja-JP"/>
        </w:rPr>
        <w:tab/>
      </w:r>
      <w:r>
        <w:rPr>
          <w:noProof/>
        </w:rPr>
        <w:t>Appendix Story Backlog March 2nd</w:t>
      </w:r>
      <w:r>
        <w:rPr>
          <w:noProof/>
        </w:rPr>
        <w:tab/>
      </w:r>
      <w:r>
        <w:rPr>
          <w:noProof/>
        </w:rPr>
        <w:fldChar w:fldCharType="begin"/>
      </w:r>
      <w:r>
        <w:rPr>
          <w:noProof/>
        </w:rPr>
        <w:instrText xml:space="preserve"> PAGEREF _Toc287000926 \h </w:instrText>
      </w:r>
      <w:r>
        <w:rPr>
          <w:noProof/>
        </w:rPr>
      </w:r>
      <w:r>
        <w:rPr>
          <w:noProof/>
        </w:rPr>
        <w:fldChar w:fldCharType="separate"/>
      </w:r>
      <w:r>
        <w:rPr>
          <w:noProof/>
        </w:rPr>
        <w:t>38</w:t>
      </w:r>
      <w:r>
        <w:rPr>
          <w:noProof/>
        </w:rPr>
        <w:fldChar w:fldCharType="end"/>
      </w:r>
    </w:p>
    <w:p w14:paraId="755F7C0E" w14:textId="77777777" w:rsidR="00C4101E" w:rsidRDefault="00C4101E">
      <w:pPr>
        <w:jc w:val="center"/>
      </w:pPr>
      <w:r>
        <w:fldChar w:fldCharType="end"/>
      </w:r>
    </w:p>
    <w:p w14:paraId="6B27267C" w14:textId="77777777" w:rsidR="00C4101E" w:rsidRDefault="00C4101E" w:rsidP="00C4101E">
      <w:pPr>
        <w:pStyle w:val="BodyText"/>
        <w:numPr>
          <w:ilvl w:val="1"/>
          <w:numId w:val="13"/>
        </w:numPr>
        <w:tabs>
          <w:tab w:val="clear" w:pos="1440"/>
          <w:tab w:val="num" w:pos="810"/>
        </w:tabs>
        <w:spacing w:after="0"/>
        <w:ind w:left="810"/>
      </w:pPr>
      <w:bookmarkStart w:id="0" w:name="_Toc14075445"/>
      <w:bookmarkStart w:id="1" w:name="_Toc43188572"/>
      <w:bookmarkStart w:id="2" w:name="_Toc43193781"/>
      <w:bookmarkStart w:id="3" w:name="_Toc43529516"/>
      <w:bookmarkStart w:id="4" w:name="_Toc43529560"/>
      <w:bookmarkStart w:id="5" w:name="_Toc52265703"/>
      <w:bookmarkStart w:id="6" w:name="_Toc53827740"/>
      <w:bookmarkStart w:id="7" w:name="_GoBack"/>
      <w:bookmarkEnd w:id="7"/>
    </w:p>
    <w:p w14:paraId="57FC578F" w14:textId="77777777" w:rsidR="00C4101E" w:rsidRDefault="00C4101E">
      <w:pPr>
        <w:pStyle w:val="Heading1"/>
      </w:pPr>
      <w:bookmarkStart w:id="8" w:name="_Toc73946768"/>
      <w:bookmarkStart w:id="9" w:name="_Toc287000867"/>
      <w:r>
        <w:lastRenderedPageBreak/>
        <w:t>Document Administration</w:t>
      </w:r>
      <w:bookmarkEnd w:id="8"/>
      <w:bookmarkEnd w:id="9"/>
    </w:p>
    <w:p w14:paraId="06B7F42D" w14:textId="77777777" w:rsidR="00C4101E" w:rsidRDefault="00C4101E" w:rsidP="00E00D4C">
      <w:pPr>
        <w:pStyle w:val="Heading2"/>
      </w:pPr>
      <w:bookmarkStart w:id="10" w:name="_Toc73946769"/>
      <w:bookmarkStart w:id="11" w:name="_Toc287000868"/>
      <w:r>
        <w:t>Document Change History</w:t>
      </w:r>
      <w:bookmarkEnd w:id="10"/>
      <w:bookmarkEnd w:id="11"/>
    </w:p>
    <w:tbl>
      <w:tblPr>
        <w:tblW w:w="0" w:type="auto"/>
        <w:tblInd w:w="10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1962"/>
        <w:gridCol w:w="1954"/>
        <w:gridCol w:w="1376"/>
        <w:gridCol w:w="4320"/>
      </w:tblGrid>
      <w:tr w:rsidR="00C4101E" w14:paraId="2C1DE450" w14:textId="77777777">
        <w:trPr>
          <w:tblHeader/>
        </w:trPr>
        <w:tc>
          <w:tcPr>
            <w:tcW w:w="1962" w:type="dxa"/>
            <w:tcBorders>
              <w:top w:val="double" w:sz="12" w:space="0" w:color="auto"/>
              <w:left w:val="single" w:sz="12" w:space="0" w:color="000000"/>
              <w:bottom w:val="double" w:sz="12" w:space="0" w:color="auto"/>
              <w:right w:val="single" w:sz="8" w:space="0" w:color="808080"/>
            </w:tcBorders>
            <w:shd w:val="clear" w:color="auto" w:fill="F3F3F3"/>
          </w:tcPr>
          <w:p w14:paraId="5A1F130D" w14:textId="77777777" w:rsidR="00C4101E" w:rsidRDefault="00C4101E">
            <w:pPr>
              <w:pStyle w:val="TableTitle"/>
            </w:pPr>
            <w:r>
              <w:rPr>
                <w:noProof w:val="0"/>
              </w:rPr>
              <w:t>Date</w:t>
            </w:r>
          </w:p>
        </w:tc>
        <w:tc>
          <w:tcPr>
            <w:tcW w:w="1954" w:type="dxa"/>
            <w:tcBorders>
              <w:top w:val="double" w:sz="12" w:space="0" w:color="auto"/>
              <w:left w:val="single" w:sz="8" w:space="0" w:color="808080"/>
              <w:bottom w:val="double" w:sz="12" w:space="0" w:color="auto"/>
              <w:right w:val="single" w:sz="8" w:space="0" w:color="808080"/>
            </w:tcBorders>
            <w:shd w:val="clear" w:color="auto" w:fill="F3F3F3"/>
          </w:tcPr>
          <w:p w14:paraId="752AB61B" w14:textId="77777777" w:rsidR="00C4101E" w:rsidRDefault="00C4101E">
            <w:pPr>
              <w:pStyle w:val="TableTitle"/>
            </w:pPr>
            <w:r>
              <w:rPr>
                <w:noProof w:val="0"/>
              </w:rPr>
              <w:t>Author</w:t>
            </w:r>
          </w:p>
        </w:tc>
        <w:tc>
          <w:tcPr>
            <w:tcW w:w="1376" w:type="dxa"/>
            <w:tcBorders>
              <w:top w:val="double" w:sz="12" w:space="0" w:color="auto"/>
              <w:left w:val="single" w:sz="8" w:space="0" w:color="808080"/>
              <w:bottom w:val="double" w:sz="12" w:space="0" w:color="auto"/>
              <w:right w:val="single" w:sz="8" w:space="0" w:color="808080"/>
            </w:tcBorders>
            <w:shd w:val="clear" w:color="auto" w:fill="F3F3F3"/>
          </w:tcPr>
          <w:p w14:paraId="02992897" w14:textId="77777777" w:rsidR="00C4101E" w:rsidRDefault="00C4101E">
            <w:pPr>
              <w:pStyle w:val="TableTitle"/>
            </w:pPr>
            <w:r>
              <w:t>Version</w:t>
            </w:r>
          </w:p>
        </w:tc>
        <w:tc>
          <w:tcPr>
            <w:tcW w:w="4320" w:type="dxa"/>
            <w:tcBorders>
              <w:top w:val="double" w:sz="12" w:space="0" w:color="auto"/>
              <w:left w:val="single" w:sz="8" w:space="0" w:color="808080"/>
              <w:bottom w:val="double" w:sz="12" w:space="0" w:color="auto"/>
              <w:right w:val="single" w:sz="12" w:space="0" w:color="000000"/>
            </w:tcBorders>
            <w:shd w:val="clear" w:color="auto" w:fill="F3F3F3"/>
          </w:tcPr>
          <w:p w14:paraId="48B6E938" w14:textId="77777777" w:rsidR="00C4101E" w:rsidRDefault="00C4101E">
            <w:pPr>
              <w:pStyle w:val="TableTitle"/>
            </w:pPr>
            <w:r>
              <w:t>Description of Change</w:t>
            </w:r>
          </w:p>
        </w:tc>
      </w:tr>
      <w:tr w:rsidR="00C4101E" w14:paraId="31B5BD36" w14:textId="77777777">
        <w:tc>
          <w:tcPr>
            <w:tcW w:w="1962" w:type="dxa"/>
            <w:tcBorders>
              <w:top w:val="double" w:sz="12" w:space="0" w:color="auto"/>
              <w:left w:val="single" w:sz="12" w:space="0" w:color="000000"/>
              <w:bottom w:val="single" w:sz="8" w:space="0" w:color="808080"/>
              <w:right w:val="single" w:sz="8" w:space="0" w:color="808080"/>
            </w:tcBorders>
          </w:tcPr>
          <w:p w14:paraId="11CC88D0" w14:textId="77777777" w:rsidR="00C4101E" w:rsidRDefault="009102DA">
            <w:pPr>
              <w:pStyle w:val="TableText"/>
            </w:pPr>
            <w:r>
              <w:t>23</w:t>
            </w:r>
            <w:r w:rsidRPr="009102DA">
              <w:rPr>
                <w:vertAlign w:val="superscript"/>
              </w:rPr>
              <w:t>rd</w:t>
            </w:r>
            <w:r>
              <w:t xml:space="preserve"> February 2015</w:t>
            </w:r>
          </w:p>
        </w:tc>
        <w:tc>
          <w:tcPr>
            <w:tcW w:w="1954" w:type="dxa"/>
            <w:tcBorders>
              <w:top w:val="double" w:sz="12" w:space="0" w:color="auto"/>
              <w:left w:val="single" w:sz="8" w:space="0" w:color="808080"/>
              <w:bottom w:val="single" w:sz="8" w:space="0" w:color="808080"/>
              <w:right w:val="single" w:sz="8" w:space="0" w:color="808080"/>
            </w:tcBorders>
          </w:tcPr>
          <w:p w14:paraId="6EA94C6E" w14:textId="77777777" w:rsidR="00C4101E" w:rsidRDefault="009102DA">
            <w:pPr>
              <w:pStyle w:val="TableText"/>
            </w:pPr>
            <w:r>
              <w:t>Alan Orcharton</w:t>
            </w:r>
          </w:p>
        </w:tc>
        <w:tc>
          <w:tcPr>
            <w:tcW w:w="1376" w:type="dxa"/>
            <w:tcBorders>
              <w:top w:val="double" w:sz="12" w:space="0" w:color="auto"/>
              <w:left w:val="single" w:sz="8" w:space="0" w:color="808080"/>
              <w:bottom w:val="single" w:sz="8" w:space="0" w:color="808080"/>
              <w:right w:val="single" w:sz="8" w:space="0" w:color="808080"/>
            </w:tcBorders>
          </w:tcPr>
          <w:p w14:paraId="6FE612FE" w14:textId="77777777" w:rsidR="00C4101E" w:rsidRDefault="009C5432">
            <w:pPr>
              <w:pStyle w:val="TableText"/>
            </w:pPr>
            <w:r>
              <w:t>1.0</w:t>
            </w:r>
          </w:p>
        </w:tc>
        <w:tc>
          <w:tcPr>
            <w:tcW w:w="4320" w:type="dxa"/>
            <w:tcBorders>
              <w:top w:val="double" w:sz="12" w:space="0" w:color="auto"/>
              <w:left w:val="single" w:sz="8" w:space="0" w:color="808080"/>
              <w:bottom w:val="single" w:sz="8" w:space="0" w:color="808080"/>
              <w:right w:val="single" w:sz="12" w:space="0" w:color="000000"/>
            </w:tcBorders>
          </w:tcPr>
          <w:p w14:paraId="68737E00" w14:textId="77777777" w:rsidR="00C4101E" w:rsidRDefault="009C5432">
            <w:pPr>
              <w:pStyle w:val="TableText"/>
            </w:pPr>
            <w:r>
              <w:t>Initial Document</w:t>
            </w:r>
          </w:p>
        </w:tc>
      </w:tr>
      <w:tr w:rsidR="00C4101E" w14:paraId="5B9B465F" w14:textId="77777777">
        <w:tc>
          <w:tcPr>
            <w:tcW w:w="1962" w:type="dxa"/>
            <w:tcBorders>
              <w:top w:val="single" w:sz="8" w:space="0" w:color="808080"/>
              <w:left w:val="single" w:sz="12" w:space="0" w:color="000000"/>
              <w:bottom w:val="single" w:sz="8" w:space="0" w:color="808080"/>
              <w:right w:val="single" w:sz="8" w:space="0" w:color="808080"/>
            </w:tcBorders>
          </w:tcPr>
          <w:p w14:paraId="24289A15" w14:textId="31202789" w:rsidR="00C4101E" w:rsidRDefault="00181FF0">
            <w:pPr>
              <w:pStyle w:val="TableText"/>
            </w:pPr>
            <w:r>
              <w:t>24</w:t>
            </w:r>
            <w:r w:rsidRPr="00181FF0">
              <w:rPr>
                <w:vertAlign w:val="superscript"/>
              </w:rPr>
              <w:t>th</w:t>
            </w:r>
            <w:r>
              <w:t xml:space="preserve"> February 2015</w:t>
            </w:r>
          </w:p>
        </w:tc>
        <w:tc>
          <w:tcPr>
            <w:tcW w:w="1954" w:type="dxa"/>
            <w:tcBorders>
              <w:top w:val="single" w:sz="8" w:space="0" w:color="808080"/>
              <w:left w:val="single" w:sz="8" w:space="0" w:color="808080"/>
              <w:bottom w:val="single" w:sz="8" w:space="0" w:color="808080"/>
              <w:right w:val="single" w:sz="8" w:space="0" w:color="808080"/>
            </w:tcBorders>
          </w:tcPr>
          <w:p w14:paraId="44ABECD3" w14:textId="399981F8" w:rsidR="00C4101E" w:rsidRDefault="00181FF0">
            <w:pPr>
              <w:pStyle w:val="TableText"/>
            </w:pPr>
            <w:r>
              <w:t xml:space="preserve">Sean </w:t>
            </w:r>
            <w:proofErr w:type="spellStart"/>
            <w:r>
              <w:t>Sinnott</w:t>
            </w:r>
            <w:proofErr w:type="spellEnd"/>
          </w:p>
        </w:tc>
        <w:tc>
          <w:tcPr>
            <w:tcW w:w="1376" w:type="dxa"/>
            <w:tcBorders>
              <w:top w:val="single" w:sz="8" w:space="0" w:color="808080"/>
              <w:left w:val="single" w:sz="8" w:space="0" w:color="808080"/>
              <w:bottom w:val="single" w:sz="8" w:space="0" w:color="808080"/>
              <w:right w:val="single" w:sz="8" w:space="0" w:color="808080"/>
            </w:tcBorders>
          </w:tcPr>
          <w:p w14:paraId="12A92249" w14:textId="3EEBF7B9" w:rsidR="00C4101E" w:rsidRDefault="00181FF0">
            <w:pPr>
              <w:pStyle w:val="TableText"/>
            </w:pPr>
            <w:r>
              <w:t>1.</w:t>
            </w:r>
            <w:r w:rsidR="007D1467">
              <w:t>1</w:t>
            </w:r>
          </w:p>
        </w:tc>
        <w:tc>
          <w:tcPr>
            <w:tcW w:w="4320" w:type="dxa"/>
            <w:tcBorders>
              <w:top w:val="single" w:sz="8" w:space="0" w:color="808080"/>
              <w:left w:val="single" w:sz="8" w:space="0" w:color="808080"/>
              <w:bottom w:val="single" w:sz="8" w:space="0" w:color="808080"/>
              <w:right w:val="single" w:sz="12" w:space="0" w:color="000000"/>
            </w:tcBorders>
          </w:tcPr>
          <w:p w14:paraId="7D9516DE" w14:textId="183EDE89" w:rsidR="00C4101E" w:rsidRDefault="007D1467">
            <w:pPr>
              <w:pStyle w:val="TableText"/>
            </w:pPr>
            <w:r>
              <w:t xml:space="preserve">Added information to section 5.4 (results import) – and some questions </w:t>
            </w:r>
            <w:r w:rsidR="004C7ABE">
              <w:t>related to the selection of points for linear regressions.</w:t>
            </w:r>
          </w:p>
        </w:tc>
      </w:tr>
      <w:tr w:rsidR="00115D35" w14:paraId="77EFD963" w14:textId="77777777" w:rsidTr="00701E60">
        <w:tc>
          <w:tcPr>
            <w:tcW w:w="1962" w:type="dxa"/>
            <w:tcBorders>
              <w:top w:val="single" w:sz="8" w:space="0" w:color="808080"/>
              <w:left w:val="single" w:sz="12" w:space="0" w:color="000000"/>
              <w:bottom w:val="single" w:sz="12" w:space="0" w:color="000000"/>
              <w:right w:val="single" w:sz="8" w:space="0" w:color="808080"/>
            </w:tcBorders>
          </w:tcPr>
          <w:p w14:paraId="49646213" w14:textId="77777777" w:rsidR="00115D35" w:rsidRDefault="00115D35" w:rsidP="00701E60">
            <w:pPr>
              <w:pStyle w:val="TableText"/>
            </w:pPr>
            <w:r>
              <w:t>25</w:t>
            </w:r>
            <w:r w:rsidRPr="00DA25D7">
              <w:rPr>
                <w:vertAlign w:val="superscript"/>
              </w:rPr>
              <w:t>th</w:t>
            </w:r>
            <w:r>
              <w:t xml:space="preserve"> February 2015</w:t>
            </w:r>
          </w:p>
        </w:tc>
        <w:tc>
          <w:tcPr>
            <w:tcW w:w="1954" w:type="dxa"/>
            <w:tcBorders>
              <w:top w:val="single" w:sz="8" w:space="0" w:color="808080"/>
              <w:left w:val="single" w:sz="8" w:space="0" w:color="808080"/>
              <w:bottom w:val="single" w:sz="12" w:space="0" w:color="000000"/>
              <w:right w:val="single" w:sz="8" w:space="0" w:color="808080"/>
            </w:tcBorders>
          </w:tcPr>
          <w:p w14:paraId="2B135313" w14:textId="7B11F2AC" w:rsidR="00115D35" w:rsidRDefault="00115D35" w:rsidP="00701E60">
            <w:pPr>
              <w:pStyle w:val="TableText"/>
            </w:pPr>
            <w:r>
              <w:t>Alan</w:t>
            </w:r>
            <w:r w:rsidR="00B85609">
              <w:t xml:space="preserve"> </w:t>
            </w:r>
            <w:r>
              <w:t>Orcharton</w:t>
            </w:r>
          </w:p>
        </w:tc>
        <w:tc>
          <w:tcPr>
            <w:tcW w:w="1376" w:type="dxa"/>
            <w:tcBorders>
              <w:top w:val="single" w:sz="8" w:space="0" w:color="808080"/>
              <w:left w:val="single" w:sz="8" w:space="0" w:color="808080"/>
              <w:bottom w:val="single" w:sz="12" w:space="0" w:color="000000"/>
              <w:right w:val="single" w:sz="8" w:space="0" w:color="808080"/>
            </w:tcBorders>
          </w:tcPr>
          <w:p w14:paraId="1F66CBCF" w14:textId="77777777" w:rsidR="00115D35" w:rsidRDefault="00115D35" w:rsidP="00701E60">
            <w:pPr>
              <w:pStyle w:val="TableText"/>
            </w:pPr>
            <w:r>
              <w:t>1.2</w:t>
            </w:r>
          </w:p>
        </w:tc>
        <w:tc>
          <w:tcPr>
            <w:tcW w:w="4320" w:type="dxa"/>
            <w:tcBorders>
              <w:top w:val="single" w:sz="8" w:space="0" w:color="808080"/>
              <w:left w:val="single" w:sz="8" w:space="0" w:color="808080"/>
              <w:bottom w:val="single" w:sz="12" w:space="0" w:color="000000"/>
              <w:right w:val="single" w:sz="12" w:space="0" w:color="000000"/>
            </w:tcBorders>
          </w:tcPr>
          <w:p w14:paraId="45A577C0" w14:textId="77777777" w:rsidR="00115D35" w:rsidRDefault="00115D35" w:rsidP="00701E60">
            <w:pPr>
              <w:pStyle w:val="TableText"/>
            </w:pPr>
            <w:r>
              <w:t>Merge comments from Mark and Alex</w:t>
            </w:r>
          </w:p>
        </w:tc>
      </w:tr>
      <w:tr w:rsidR="00B85609" w14:paraId="489EDE2A" w14:textId="77777777" w:rsidTr="00701E60">
        <w:tc>
          <w:tcPr>
            <w:tcW w:w="1962" w:type="dxa"/>
            <w:tcBorders>
              <w:top w:val="single" w:sz="8" w:space="0" w:color="808080"/>
              <w:left w:val="single" w:sz="12" w:space="0" w:color="000000"/>
              <w:bottom w:val="single" w:sz="12" w:space="0" w:color="000000"/>
              <w:right w:val="single" w:sz="8" w:space="0" w:color="808080"/>
            </w:tcBorders>
          </w:tcPr>
          <w:p w14:paraId="317E89AA" w14:textId="77777777" w:rsidR="00B85609" w:rsidRDefault="00B85609" w:rsidP="00701E60">
            <w:pPr>
              <w:pStyle w:val="TableText"/>
            </w:pPr>
            <w:r>
              <w:t>1</w:t>
            </w:r>
            <w:r w:rsidRPr="00115D35">
              <w:rPr>
                <w:vertAlign w:val="superscript"/>
              </w:rPr>
              <w:t>st</w:t>
            </w:r>
            <w:r>
              <w:t xml:space="preserve"> March 2015</w:t>
            </w:r>
          </w:p>
        </w:tc>
        <w:tc>
          <w:tcPr>
            <w:tcW w:w="1954" w:type="dxa"/>
            <w:tcBorders>
              <w:top w:val="single" w:sz="8" w:space="0" w:color="808080"/>
              <w:left w:val="single" w:sz="8" w:space="0" w:color="808080"/>
              <w:bottom w:val="single" w:sz="12" w:space="0" w:color="000000"/>
              <w:right w:val="single" w:sz="8" w:space="0" w:color="808080"/>
            </w:tcBorders>
          </w:tcPr>
          <w:p w14:paraId="5E741287" w14:textId="77777777" w:rsidR="00B85609" w:rsidRDefault="00B85609" w:rsidP="00701E60">
            <w:pPr>
              <w:pStyle w:val="TableText"/>
            </w:pPr>
            <w:r>
              <w:t xml:space="preserve">Alex </w:t>
            </w:r>
            <w:proofErr w:type="spellStart"/>
            <w:r>
              <w:t>Zaman</w:t>
            </w:r>
            <w:proofErr w:type="spellEnd"/>
          </w:p>
        </w:tc>
        <w:tc>
          <w:tcPr>
            <w:tcW w:w="1376" w:type="dxa"/>
            <w:tcBorders>
              <w:top w:val="single" w:sz="8" w:space="0" w:color="808080"/>
              <w:left w:val="single" w:sz="8" w:space="0" w:color="808080"/>
              <w:bottom w:val="single" w:sz="12" w:space="0" w:color="000000"/>
              <w:right w:val="single" w:sz="8" w:space="0" w:color="808080"/>
            </w:tcBorders>
          </w:tcPr>
          <w:p w14:paraId="25F7A1BB" w14:textId="77777777" w:rsidR="00B85609" w:rsidRDefault="00B85609" w:rsidP="00701E60">
            <w:pPr>
              <w:pStyle w:val="TableText"/>
            </w:pPr>
            <w:r>
              <w:t>2.2</w:t>
            </w:r>
          </w:p>
        </w:tc>
        <w:tc>
          <w:tcPr>
            <w:tcW w:w="4320" w:type="dxa"/>
            <w:tcBorders>
              <w:top w:val="single" w:sz="8" w:space="0" w:color="808080"/>
              <w:left w:val="single" w:sz="8" w:space="0" w:color="808080"/>
              <w:bottom w:val="single" w:sz="12" w:space="0" w:color="000000"/>
              <w:right w:val="single" w:sz="12" w:space="0" w:color="000000"/>
            </w:tcBorders>
          </w:tcPr>
          <w:p w14:paraId="280450DC" w14:textId="77777777" w:rsidR="00B85609" w:rsidRDefault="00B85609" w:rsidP="00701E60">
            <w:pPr>
              <w:pStyle w:val="TableText"/>
            </w:pPr>
            <w:r>
              <w:t>Updated Plate Editor Text and mockups.</w:t>
            </w:r>
          </w:p>
        </w:tc>
      </w:tr>
      <w:tr w:rsidR="006C7C37" w14:paraId="0797A277" w14:textId="77777777" w:rsidTr="006C7C37">
        <w:tc>
          <w:tcPr>
            <w:tcW w:w="1962" w:type="dxa"/>
            <w:tcBorders>
              <w:top w:val="single" w:sz="8" w:space="0" w:color="808080"/>
              <w:left w:val="single" w:sz="12" w:space="0" w:color="000000"/>
              <w:bottom w:val="single" w:sz="12" w:space="0" w:color="000000"/>
              <w:right w:val="single" w:sz="8" w:space="0" w:color="808080"/>
            </w:tcBorders>
          </w:tcPr>
          <w:p w14:paraId="7DBC8777" w14:textId="77777777" w:rsidR="006C7C37" w:rsidRDefault="006C7C37" w:rsidP="006C7C37">
            <w:pPr>
              <w:pStyle w:val="TableText"/>
            </w:pPr>
            <w:r>
              <w:t>1</w:t>
            </w:r>
            <w:r w:rsidRPr="00115D35">
              <w:rPr>
                <w:vertAlign w:val="superscript"/>
              </w:rPr>
              <w:t>st</w:t>
            </w:r>
            <w:r>
              <w:t xml:space="preserve"> March 2015</w:t>
            </w:r>
          </w:p>
        </w:tc>
        <w:tc>
          <w:tcPr>
            <w:tcW w:w="1954" w:type="dxa"/>
            <w:tcBorders>
              <w:top w:val="single" w:sz="8" w:space="0" w:color="808080"/>
              <w:left w:val="single" w:sz="8" w:space="0" w:color="808080"/>
              <w:bottom w:val="single" w:sz="12" w:space="0" w:color="000000"/>
              <w:right w:val="single" w:sz="8" w:space="0" w:color="808080"/>
            </w:tcBorders>
          </w:tcPr>
          <w:p w14:paraId="44A5D5A5" w14:textId="77777777" w:rsidR="006C7C37" w:rsidRDefault="006C7C37" w:rsidP="006C7C37">
            <w:pPr>
              <w:pStyle w:val="TableText"/>
            </w:pPr>
            <w:r>
              <w:t>Alan Orcharton</w:t>
            </w:r>
          </w:p>
        </w:tc>
        <w:tc>
          <w:tcPr>
            <w:tcW w:w="1376" w:type="dxa"/>
            <w:tcBorders>
              <w:top w:val="single" w:sz="8" w:space="0" w:color="808080"/>
              <w:left w:val="single" w:sz="8" w:space="0" w:color="808080"/>
              <w:bottom w:val="single" w:sz="12" w:space="0" w:color="000000"/>
              <w:right w:val="single" w:sz="8" w:space="0" w:color="808080"/>
            </w:tcBorders>
          </w:tcPr>
          <w:p w14:paraId="2901E6B2" w14:textId="77777777" w:rsidR="006C7C37" w:rsidRDefault="006C7C37" w:rsidP="006C7C37">
            <w:pPr>
              <w:pStyle w:val="TableText"/>
            </w:pPr>
            <w:r>
              <w:t>2.3</w:t>
            </w:r>
          </w:p>
        </w:tc>
        <w:tc>
          <w:tcPr>
            <w:tcW w:w="4320" w:type="dxa"/>
            <w:tcBorders>
              <w:top w:val="single" w:sz="8" w:space="0" w:color="808080"/>
              <w:left w:val="single" w:sz="8" w:space="0" w:color="808080"/>
              <w:bottom w:val="single" w:sz="12" w:space="0" w:color="000000"/>
              <w:right w:val="single" w:sz="12" w:space="0" w:color="000000"/>
            </w:tcBorders>
          </w:tcPr>
          <w:p w14:paraId="48FC06A4" w14:textId="0BBB494E" w:rsidR="006C7C37" w:rsidRDefault="006C7C37" w:rsidP="006C7C37">
            <w:pPr>
              <w:pStyle w:val="TableText"/>
            </w:pPr>
            <w:r>
              <w:t>Updated Project Overview sections.</w:t>
            </w:r>
          </w:p>
        </w:tc>
      </w:tr>
      <w:tr w:rsidR="00C4101E" w14:paraId="2FF1BBF3" w14:textId="77777777">
        <w:tc>
          <w:tcPr>
            <w:tcW w:w="1962" w:type="dxa"/>
            <w:tcBorders>
              <w:top w:val="single" w:sz="8" w:space="0" w:color="808080"/>
              <w:left w:val="single" w:sz="12" w:space="0" w:color="000000"/>
              <w:bottom w:val="single" w:sz="12" w:space="0" w:color="000000"/>
              <w:right w:val="single" w:sz="8" w:space="0" w:color="808080"/>
            </w:tcBorders>
          </w:tcPr>
          <w:p w14:paraId="6EE790F0" w14:textId="6C9152BD" w:rsidR="00C4101E" w:rsidRDefault="006C7C37">
            <w:pPr>
              <w:pStyle w:val="TableText"/>
            </w:pPr>
            <w:r>
              <w:t>3rd</w:t>
            </w:r>
            <w:r w:rsidR="00115D35">
              <w:t xml:space="preserve"> March</w:t>
            </w:r>
            <w:r w:rsidR="00DA25D7">
              <w:t xml:space="preserve"> 2015</w:t>
            </w:r>
          </w:p>
        </w:tc>
        <w:tc>
          <w:tcPr>
            <w:tcW w:w="1954" w:type="dxa"/>
            <w:tcBorders>
              <w:top w:val="single" w:sz="8" w:space="0" w:color="808080"/>
              <w:left w:val="single" w:sz="8" w:space="0" w:color="808080"/>
              <w:bottom w:val="single" w:sz="12" w:space="0" w:color="000000"/>
              <w:right w:val="single" w:sz="8" w:space="0" w:color="808080"/>
            </w:tcBorders>
          </w:tcPr>
          <w:p w14:paraId="44B02CA4" w14:textId="4E7CBCDB" w:rsidR="00C4101E" w:rsidRDefault="00B85609">
            <w:pPr>
              <w:pStyle w:val="TableText"/>
            </w:pPr>
            <w:r>
              <w:t>Alan Orcharton</w:t>
            </w:r>
          </w:p>
        </w:tc>
        <w:tc>
          <w:tcPr>
            <w:tcW w:w="1376" w:type="dxa"/>
            <w:tcBorders>
              <w:top w:val="single" w:sz="8" w:space="0" w:color="808080"/>
              <w:left w:val="single" w:sz="8" w:space="0" w:color="808080"/>
              <w:bottom w:val="single" w:sz="12" w:space="0" w:color="000000"/>
              <w:right w:val="single" w:sz="8" w:space="0" w:color="808080"/>
            </w:tcBorders>
          </w:tcPr>
          <w:p w14:paraId="35AD6752" w14:textId="4C1DB437" w:rsidR="00C4101E" w:rsidRDefault="00115D35">
            <w:pPr>
              <w:pStyle w:val="TableText"/>
            </w:pPr>
            <w:r>
              <w:t>2.</w:t>
            </w:r>
            <w:r w:rsidR="006C7C37">
              <w:t>4</w:t>
            </w:r>
          </w:p>
        </w:tc>
        <w:tc>
          <w:tcPr>
            <w:tcW w:w="4320" w:type="dxa"/>
            <w:tcBorders>
              <w:top w:val="single" w:sz="8" w:space="0" w:color="808080"/>
              <w:left w:val="single" w:sz="8" w:space="0" w:color="808080"/>
              <w:bottom w:val="single" w:sz="12" w:space="0" w:color="000000"/>
              <w:right w:val="single" w:sz="12" w:space="0" w:color="000000"/>
            </w:tcBorders>
          </w:tcPr>
          <w:p w14:paraId="5861832A" w14:textId="22FAD49D" w:rsidR="00C4101E" w:rsidRDefault="006C7C37">
            <w:pPr>
              <w:pStyle w:val="TableText"/>
            </w:pPr>
            <w:r>
              <w:t>Updated Plate Editor Text and mockups.</w:t>
            </w:r>
          </w:p>
        </w:tc>
      </w:tr>
    </w:tbl>
    <w:p w14:paraId="67C41D03" w14:textId="77777777" w:rsidR="00C4101E" w:rsidRDefault="00C4101E"/>
    <w:p w14:paraId="6999DDB8" w14:textId="77777777" w:rsidR="00C4101E" w:rsidRDefault="00C4101E" w:rsidP="00E00D4C">
      <w:pPr>
        <w:pStyle w:val="Heading2"/>
      </w:pPr>
      <w:bookmarkStart w:id="12" w:name="_Toc77147646"/>
      <w:bookmarkStart w:id="13" w:name="_Toc287000869"/>
      <w:r>
        <w:t>Document Content Owners</w:t>
      </w:r>
      <w:bookmarkEnd w:id="12"/>
      <w:bookmarkEnd w:id="13"/>
    </w:p>
    <w:p w14:paraId="4EDBCFAF" w14:textId="77777777" w:rsidR="00C4101E" w:rsidRDefault="00C4101E">
      <w:pPr>
        <w:pStyle w:val="BodyText"/>
        <w:spacing w:after="0"/>
      </w:pPr>
    </w:p>
    <w:tbl>
      <w:tblPr>
        <w:tblW w:w="9450" w:type="dxa"/>
        <w:tblInd w:w="10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2880"/>
        <w:gridCol w:w="6570"/>
      </w:tblGrid>
      <w:tr w:rsidR="00C4101E" w14:paraId="72163660" w14:textId="77777777" w:rsidTr="00793AE6">
        <w:trPr>
          <w:cantSplit/>
          <w:trHeight w:val="432"/>
          <w:tblHeader/>
        </w:trPr>
        <w:tc>
          <w:tcPr>
            <w:tcW w:w="2880" w:type="dxa"/>
            <w:tcBorders>
              <w:top w:val="single" w:sz="18" w:space="0" w:color="000000"/>
              <w:left w:val="single" w:sz="12" w:space="0" w:color="000000"/>
              <w:bottom w:val="double" w:sz="12" w:space="0" w:color="auto"/>
              <w:right w:val="single" w:sz="8" w:space="0" w:color="808080"/>
            </w:tcBorders>
            <w:shd w:val="clear" w:color="auto" w:fill="F3F3F3"/>
            <w:vAlign w:val="center"/>
          </w:tcPr>
          <w:p w14:paraId="61BB3F5E" w14:textId="77777777" w:rsidR="00C4101E" w:rsidRDefault="00C4101E">
            <w:pPr>
              <w:pStyle w:val="TableTitle"/>
            </w:pPr>
            <w:r>
              <w:rPr>
                <w:noProof w:val="0"/>
              </w:rPr>
              <w:t>Role</w:t>
            </w:r>
          </w:p>
        </w:tc>
        <w:tc>
          <w:tcPr>
            <w:tcW w:w="6570" w:type="dxa"/>
            <w:tcBorders>
              <w:top w:val="single" w:sz="18" w:space="0" w:color="000000"/>
              <w:left w:val="single" w:sz="8" w:space="0" w:color="808080"/>
              <w:bottom w:val="double" w:sz="12" w:space="0" w:color="auto"/>
              <w:right w:val="single" w:sz="18" w:space="0" w:color="auto"/>
            </w:tcBorders>
            <w:shd w:val="clear" w:color="auto" w:fill="F3F3F3"/>
            <w:vAlign w:val="center"/>
          </w:tcPr>
          <w:p w14:paraId="677AEE56" w14:textId="77777777" w:rsidR="00C4101E" w:rsidRDefault="00C4101E">
            <w:pPr>
              <w:pStyle w:val="TableTitle"/>
            </w:pPr>
            <w:r>
              <w:t>Name</w:t>
            </w:r>
          </w:p>
        </w:tc>
      </w:tr>
      <w:tr w:rsidR="00793AE6" w14:paraId="4CC022D6" w14:textId="77777777" w:rsidTr="00793AE6">
        <w:trPr>
          <w:cantSplit/>
        </w:trPr>
        <w:tc>
          <w:tcPr>
            <w:tcW w:w="2880" w:type="dxa"/>
            <w:tcBorders>
              <w:top w:val="double" w:sz="12" w:space="0" w:color="auto"/>
              <w:left w:val="single" w:sz="12" w:space="0" w:color="000000"/>
              <w:bottom w:val="single" w:sz="4" w:space="0" w:color="auto"/>
              <w:right w:val="single" w:sz="8" w:space="0" w:color="808080"/>
            </w:tcBorders>
          </w:tcPr>
          <w:p w14:paraId="2B21A455" w14:textId="77777777" w:rsidR="00793AE6" w:rsidRDefault="00793AE6" w:rsidP="00793AE6">
            <w:pPr>
              <w:pStyle w:val="TableText"/>
            </w:pPr>
            <w:r>
              <w:t>Author</w:t>
            </w:r>
          </w:p>
        </w:tc>
        <w:tc>
          <w:tcPr>
            <w:tcW w:w="6570" w:type="dxa"/>
            <w:tcBorders>
              <w:top w:val="double" w:sz="12" w:space="0" w:color="auto"/>
              <w:left w:val="single" w:sz="8" w:space="0" w:color="808080"/>
              <w:bottom w:val="single" w:sz="4" w:space="0" w:color="auto"/>
              <w:right w:val="single" w:sz="18" w:space="0" w:color="auto"/>
            </w:tcBorders>
          </w:tcPr>
          <w:p w14:paraId="44AA1A4F" w14:textId="77777777" w:rsidR="00793AE6" w:rsidRDefault="00793AE6" w:rsidP="00793AE6">
            <w:pPr>
              <w:pStyle w:val="TableText"/>
            </w:pPr>
            <w:r>
              <w:t>Alan Orcharton</w:t>
            </w:r>
          </w:p>
        </w:tc>
      </w:tr>
      <w:tr w:rsidR="00793AE6" w14:paraId="6DD8F91B" w14:textId="77777777" w:rsidTr="00793AE6">
        <w:trPr>
          <w:cantSplit/>
        </w:trPr>
        <w:tc>
          <w:tcPr>
            <w:tcW w:w="2880" w:type="dxa"/>
            <w:tcBorders>
              <w:top w:val="single" w:sz="4" w:space="0" w:color="auto"/>
              <w:left w:val="single" w:sz="12" w:space="0" w:color="000000"/>
              <w:bottom w:val="single" w:sz="4" w:space="0" w:color="auto"/>
              <w:right w:val="single" w:sz="8" w:space="0" w:color="808080"/>
            </w:tcBorders>
          </w:tcPr>
          <w:p w14:paraId="0205594B" w14:textId="118AC0CD" w:rsidR="00793AE6" w:rsidRDefault="00793AE6" w:rsidP="00793AE6">
            <w:pPr>
              <w:pStyle w:val="TableText"/>
            </w:pPr>
            <w:r>
              <w:t>Contributor</w:t>
            </w:r>
          </w:p>
        </w:tc>
        <w:tc>
          <w:tcPr>
            <w:tcW w:w="6570" w:type="dxa"/>
            <w:tcBorders>
              <w:top w:val="single" w:sz="4" w:space="0" w:color="auto"/>
              <w:left w:val="single" w:sz="8" w:space="0" w:color="808080"/>
              <w:bottom w:val="single" w:sz="4" w:space="0" w:color="auto"/>
              <w:right w:val="single" w:sz="18" w:space="0" w:color="auto"/>
            </w:tcBorders>
          </w:tcPr>
          <w:p w14:paraId="223F34CA" w14:textId="14A54CB4" w:rsidR="00793AE6" w:rsidRDefault="00793AE6" w:rsidP="00793AE6">
            <w:pPr>
              <w:pStyle w:val="TableText"/>
            </w:pPr>
            <w:r>
              <w:t xml:space="preserve">Alexander </w:t>
            </w:r>
            <w:proofErr w:type="spellStart"/>
            <w:r>
              <w:t>Zaman</w:t>
            </w:r>
            <w:proofErr w:type="spellEnd"/>
            <w:r>
              <w:t xml:space="preserve"> </w:t>
            </w:r>
          </w:p>
        </w:tc>
      </w:tr>
      <w:tr w:rsidR="00793AE6" w14:paraId="5B224483" w14:textId="77777777" w:rsidTr="00793AE6">
        <w:trPr>
          <w:cantSplit/>
        </w:trPr>
        <w:tc>
          <w:tcPr>
            <w:tcW w:w="2880" w:type="dxa"/>
            <w:tcBorders>
              <w:top w:val="single" w:sz="4" w:space="0" w:color="auto"/>
              <w:left w:val="single" w:sz="12" w:space="0" w:color="000000"/>
              <w:bottom w:val="single" w:sz="4" w:space="0" w:color="auto"/>
              <w:right w:val="single" w:sz="8" w:space="0" w:color="808080"/>
            </w:tcBorders>
          </w:tcPr>
          <w:p w14:paraId="37D97BD7" w14:textId="7D39197E" w:rsidR="00793AE6" w:rsidRDefault="00793AE6" w:rsidP="00793AE6">
            <w:pPr>
              <w:pStyle w:val="TableText"/>
            </w:pPr>
            <w:r>
              <w:t>Contributor</w:t>
            </w:r>
          </w:p>
        </w:tc>
        <w:tc>
          <w:tcPr>
            <w:tcW w:w="6570" w:type="dxa"/>
            <w:tcBorders>
              <w:top w:val="single" w:sz="4" w:space="0" w:color="auto"/>
              <w:left w:val="single" w:sz="8" w:space="0" w:color="808080"/>
              <w:bottom w:val="single" w:sz="4" w:space="0" w:color="auto"/>
              <w:right w:val="single" w:sz="18" w:space="0" w:color="auto"/>
            </w:tcBorders>
          </w:tcPr>
          <w:p w14:paraId="2D70CAD6" w14:textId="521D9AA0" w:rsidR="00793AE6" w:rsidRDefault="00793AE6" w:rsidP="00793AE6">
            <w:pPr>
              <w:pStyle w:val="TableText"/>
            </w:pPr>
            <w:r>
              <w:t xml:space="preserve">Tim </w:t>
            </w:r>
            <w:proofErr w:type="spellStart"/>
            <w:r>
              <w:t>Stefanski</w:t>
            </w:r>
            <w:proofErr w:type="spellEnd"/>
          </w:p>
        </w:tc>
      </w:tr>
      <w:tr w:rsidR="00793AE6" w14:paraId="49323EFA" w14:textId="77777777" w:rsidTr="00793AE6">
        <w:trPr>
          <w:cantSplit/>
        </w:trPr>
        <w:tc>
          <w:tcPr>
            <w:tcW w:w="2880" w:type="dxa"/>
            <w:tcBorders>
              <w:top w:val="single" w:sz="4" w:space="0" w:color="auto"/>
              <w:left w:val="single" w:sz="12" w:space="0" w:color="000000"/>
              <w:bottom w:val="single" w:sz="4" w:space="0" w:color="auto"/>
              <w:right w:val="single" w:sz="8" w:space="0" w:color="808080"/>
            </w:tcBorders>
          </w:tcPr>
          <w:p w14:paraId="4CAB4E73" w14:textId="640E295C" w:rsidR="00793AE6" w:rsidRDefault="00793AE6" w:rsidP="00793AE6">
            <w:pPr>
              <w:pStyle w:val="TableText"/>
            </w:pPr>
            <w:r>
              <w:t>Contributor</w:t>
            </w:r>
          </w:p>
        </w:tc>
        <w:tc>
          <w:tcPr>
            <w:tcW w:w="6570" w:type="dxa"/>
            <w:tcBorders>
              <w:top w:val="single" w:sz="4" w:space="0" w:color="auto"/>
              <w:left w:val="single" w:sz="8" w:space="0" w:color="808080"/>
              <w:bottom w:val="single" w:sz="4" w:space="0" w:color="auto"/>
              <w:right w:val="single" w:sz="18" w:space="0" w:color="auto"/>
            </w:tcBorders>
          </w:tcPr>
          <w:p w14:paraId="62ED6B17" w14:textId="2AC88FE7" w:rsidR="00793AE6" w:rsidRDefault="00793AE6" w:rsidP="00793AE6">
            <w:pPr>
              <w:pStyle w:val="TableText"/>
            </w:pPr>
            <w:r>
              <w:t>Mark Ford</w:t>
            </w:r>
          </w:p>
        </w:tc>
      </w:tr>
      <w:tr w:rsidR="00793AE6" w14:paraId="06316F60" w14:textId="77777777" w:rsidTr="00793AE6">
        <w:trPr>
          <w:cantSplit/>
        </w:trPr>
        <w:tc>
          <w:tcPr>
            <w:tcW w:w="2880" w:type="dxa"/>
            <w:tcBorders>
              <w:top w:val="single" w:sz="4" w:space="0" w:color="auto"/>
              <w:left w:val="single" w:sz="12" w:space="0" w:color="000000"/>
              <w:bottom w:val="single" w:sz="18" w:space="0" w:color="auto"/>
              <w:right w:val="single" w:sz="8" w:space="0" w:color="808080"/>
            </w:tcBorders>
          </w:tcPr>
          <w:p w14:paraId="6CEFA98B" w14:textId="77777777" w:rsidR="00793AE6" w:rsidRDefault="00793AE6" w:rsidP="00793AE6">
            <w:pPr>
              <w:pStyle w:val="TableText"/>
            </w:pPr>
            <w:r>
              <w:t>Contributor</w:t>
            </w:r>
          </w:p>
        </w:tc>
        <w:tc>
          <w:tcPr>
            <w:tcW w:w="6570" w:type="dxa"/>
            <w:tcBorders>
              <w:top w:val="single" w:sz="4" w:space="0" w:color="auto"/>
              <w:left w:val="single" w:sz="8" w:space="0" w:color="808080"/>
              <w:bottom w:val="single" w:sz="18" w:space="0" w:color="auto"/>
              <w:right w:val="single" w:sz="18" w:space="0" w:color="auto"/>
            </w:tcBorders>
          </w:tcPr>
          <w:p w14:paraId="41481A9A" w14:textId="5D1294B4" w:rsidR="00793AE6" w:rsidRDefault="00793AE6" w:rsidP="00793AE6">
            <w:pPr>
              <w:pStyle w:val="TableText"/>
            </w:pPr>
            <w:r>
              <w:t xml:space="preserve">Sean </w:t>
            </w:r>
            <w:proofErr w:type="spellStart"/>
            <w:r>
              <w:t>Sinnott</w:t>
            </w:r>
            <w:proofErr w:type="spellEnd"/>
          </w:p>
        </w:tc>
      </w:tr>
    </w:tbl>
    <w:p w14:paraId="18534DDD" w14:textId="77777777" w:rsidR="00C4101E" w:rsidRDefault="00C4101E"/>
    <w:p w14:paraId="4EDECBBC" w14:textId="77777777" w:rsidR="00C4101E" w:rsidRDefault="00C4101E" w:rsidP="00E00D4C">
      <w:pPr>
        <w:pStyle w:val="Heading2"/>
      </w:pPr>
      <w:bookmarkStart w:id="14" w:name="_Toc73946770"/>
      <w:r>
        <w:br w:type="page"/>
      </w:r>
      <w:bookmarkStart w:id="15" w:name="_Toc287000870"/>
      <w:r>
        <w:lastRenderedPageBreak/>
        <w:t>Document</w:t>
      </w:r>
      <w:bookmarkEnd w:id="14"/>
      <w:r>
        <w:t xml:space="preserve"> Reviewers</w:t>
      </w:r>
      <w:bookmarkEnd w:id="15"/>
    </w:p>
    <w:tbl>
      <w:tblPr>
        <w:tblW w:w="6030" w:type="dxa"/>
        <w:tblInd w:w="10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2610"/>
        <w:gridCol w:w="3420"/>
      </w:tblGrid>
      <w:tr w:rsidR="00C4101E" w14:paraId="7F43252F" w14:textId="77777777">
        <w:trPr>
          <w:cantSplit/>
          <w:tblHeader/>
        </w:trPr>
        <w:tc>
          <w:tcPr>
            <w:tcW w:w="261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543ACAD4" w14:textId="77777777" w:rsidR="00C4101E" w:rsidRDefault="00C4101E">
            <w:pPr>
              <w:pStyle w:val="TableTitle"/>
              <w:rPr>
                <w:noProof w:val="0"/>
              </w:rPr>
            </w:pPr>
            <w:r>
              <w:rPr>
                <w:noProof w:val="0"/>
              </w:rPr>
              <w:t>Name</w:t>
            </w:r>
          </w:p>
          <w:p w14:paraId="6E84178E" w14:textId="77777777" w:rsidR="00C4101E" w:rsidRDefault="00C4101E">
            <w:pPr>
              <w:pStyle w:val="TableTitle"/>
            </w:pPr>
          </w:p>
        </w:tc>
        <w:tc>
          <w:tcPr>
            <w:tcW w:w="3420" w:type="dxa"/>
            <w:tcBorders>
              <w:top w:val="single" w:sz="18" w:space="0" w:color="000000"/>
              <w:left w:val="single" w:sz="8" w:space="0" w:color="808080"/>
              <w:bottom w:val="double" w:sz="12" w:space="0" w:color="auto"/>
              <w:right w:val="single" w:sz="12" w:space="0" w:color="auto"/>
            </w:tcBorders>
            <w:shd w:val="clear" w:color="auto" w:fill="F3F3F3"/>
            <w:vAlign w:val="bottom"/>
          </w:tcPr>
          <w:p w14:paraId="5C889C0B" w14:textId="77777777" w:rsidR="00C4101E" w:rsidRDefault="00C4101E">
            <w:pPr>
              <w:pStyle w:val="TableTitle"/>
            </w:pPr>
            <w:r>
              <w:t>Role</w:t>
            </w:r>
          </w:p>
          <w:p w14:paraId="7FD73CC4" w14:textId="77777777" w:rsidR="00C4101E" w:rsidRDefault="00C4101E">
            <w:pPr>
              <w:pStyle w:val="TableTitle"/>
            </w:pPr>
          </w:p>
        </w:tc>
      </w:tr>
      <w:tr w:rsidR="00C4101E" w14:paraId="616333AC" w14:textId="77777777">
        <w:trPr>
          <w:cantSplit/>
        </w:trPr>
        <w:tc>
          <w:tcPr>
            <w:tcW w:w="2610" w:type="dxa"/>
            <w:tcBorders>
              <w:top w:val="double" w:sz="12" w:space="0" w:color="auto"/>
              <w:left w:val="single" w:sz="12" w:space="0" w:color="000000"/>
              <w:bottom w:val="single" w:sz="8" w:space="0" w:color="808080"/>
              <w:right w:val="single" w:sz="8" w:space="0" w:color="808080"/>
            </w:tcBorders>
          </w:tcPr>
          <w:p w14:paraId="4DF67130" w14:textId="53C06F57" w:rsidR="00C4101E" w:rsidRDefault="009102DA">
            <w:pPr>
              <w:pStyle w:val="TableText"/>
            </w:pPr>
            <w:r>
              <w:t xml:space="preserve">Peter </w:t>
            </w:r>
            <w:proofErr w:type="spellStart"/>
            <w:r>
              <w:t>Hens</w:t>
            </w:r>
            <w:r w:rsidR="00793AE6">
              <w:t>t</w:t>
            </w:r>
            <w:r>
              <w:t>ock</w:t>
            </w:r>
            <w:proofErr w:type="spellEnd"/>
          </w:p>
        </w:tc>
        <w:tc>
          <w:tcPr>
            <w:tcW w:w="3420" w:type="dxa"/>
            <w:tcBorders>
              <w:top w:val="double" w:sz="12" w:space="0" w:color="auto"/>
              <w:left w:val="single" w:sz="8" w:space="0" w:color="808080"/>
              <w:bottom w:val="single" w:sz="8" w:space="0" w:color="808080"/>
              <w:right w:val="single" w:sz="12" w:space="0" w:color="auto"/>
            </w:tcBorders>
          </w:tcPr>
          <w:p w14:paraId="026114AF" w14:textId="739CFE6A" w:rsidR="00C4101E" w:rsidRDefault="00793AE6">
            <w:pPr>
              <w:pStyle w:val="TableText"/>
            </w:pPr>
            <w:r>
              <w:t>Customer</w:t>
            </w:r>
          </w:p>
        </w:tc>
      </w:tr>
      <w:tr w:rsidR="00793AE6" w14:paraId="1DF8882B" w14:textId="77777777" w:rsidTr="00793AE6">
        <w:trPr>
          <w:cantSplit/>
        </w:trPr>
        <w:tc>
          <w:tcPr>
            <w:tcW w:w="2610" w:type="dxa"/>
            <w:tcBorders>
              <w:top w:val="single" w:sz="8" w:space="0" w:color="808080"/>
              <w:left w:val="single" w:sz="12" w:space="0" w:color="000000"/>
              <w:bottom w:val="single" w:sz="8" w:space="0" w:color="808080"/>
              <w:right w:val="single" w:sz="8" w:space="0" w:color="808080"/>
            </w:tcBorders>
          </w:tcPr>
          <w:p w14:paraId="6A3B966D" w14:textId="677593E8" w:rsidR="00793AE6" w:rsidRDefault="00793AE6" w:rsidP="00793AE6">
            <w:pPr>
              <w:pStyle w:val="TableText"/>
            </w:pPr>
            <w:r>
              <w:t xml:space="preserve">Robert </w:t>
            </w:r>
            <w:proofErr w:type="spellStart"/>
            <w:r>
              <w:t>Zupko</w:t>
            </w:r>
            <w:proofErr w:type="spellEnd"/>
          </w:p>
        </w:tc>
        <w:tc>
          <w:tcPr>
            <w:tcW w:w="3420" w:type="dxa"/>
            <w:tcBorders>
              <w:top w:val="single" w:sz="8" w:space="0" w:color="808080"/>
              <w:left w:val="single" w:sz="8" w:space="0" w:color="808080"/>
              <w:bottom w:val="single" w:sz="8" w:space="0" w:color="808080"/>
              <w:right w:val="single" w:sz="12" w:space="0" w:color="auto"/>
            </w:tcBorders>
          </w:tcPr>
          <w:p w14:paraId="0B06C677" w14:textId="1CA7ABC6" w:rsidR="00793AE6" w:rsidRDefault="00793AE6" w:rsidP="00793AE6">
            <w:pPr>
              <w:pStyle w:val="TableText"/>
            </w:pPr>
            <w:r>
              <w:t>Consultant</w:t>
            </w:r>
          </w:p>
        </w:tc>
      </w:tr>
      <w:tr w:rsidR="00167CC1" w14:paraId="3C07C840" w14:textId="77777777">
        <w:trPr>
          <w:cantSplit/>
        </w:trPr>
        <w:tc>
          <w:tcPr>
            <w:tcW w:w="2610" w:type="dxa"/>
            <w:tcBorders>
              <w:top w:val="single" w:sz="8" w:space="0" w:color="808080"/>
              <w:left w:val="single" w:sz="12" w:space="0" w:color="000000"/>
              <w:bottom w:val="single" w:sz="8" w:space="0" w:color="808080"/>
              <w:right w:val="single" w:sz="8" w:space="0" w:color="808080"/>
            </w:tcBorders>
          </w:tcPr>
          <w:p w14:paraId="35C22CDF" w14:textId="24B82857" w:rsidR="00167CC1" w:rsidRDefault="00793AE6">
            <w:pPr>
              <w:pStyle w:val="TableText"/>
            </w:pPr>
            <w:r>
              <w:t xml:space="preserve">Alexander </w:t>
            </w:r>
            <w:proofErr w:type="spellStart"/>
            <w:r>
              <w:t>Zaman</w:t>
            </w:r>
            <w:proofErr w:type="spellEnd"/>
          </w:p>
        </w:tc>
        <w:tc>
          <w:tcPr>
            <w:tcW w:w="3420" w:type="dxa"/>
            <w:tcBorders>
              <w:top w:val="single" w:sz="8" w:space="0" w:color="808080"/>
              <w:left w:val="single" w:sz="8" w:space="0" w:color="808080"/>
              <w:bottom w:val="single" w:sz="8" w:space="0" w:color="808080"/>
              <w:right w:val="single" w:sz="12" w:space="0" w:color="auto"/>
            </w:tcBorders>
          </w:tcPr>
          <w:p w14:paraId="75403A41" w14:textId="0E12370B" w:rsidR="00167CC1" w:rsidRDefault="00793AE6">
            <w:pPr>
              <w:pStyle w:val="TableText"/>
            </w:pPr>
            <w:r>
              <w:t>We99 Front End Developer</w:t>
            </w:r>
          </w:p>
        </w:tc>
      </w:tr>
      <w:tr w:rsidR="00167CC1" w14:paraId="4163C1FC" w14:textId="77777777">
        <w:trPr>
          <w:cantSplit/>
        </w:trPr>
        <w:tc>
          <w:tcPr>
            <w:tcW w:w="2610" w:type="dxa"/>
            <w:tcBorders>
              <w:top w:val="single" w:sz="8" w:space="0" w:color="808080"/>
              <w:left w:val="single" w:sz="12" w:space="0" w:color="000000"/>
              <w:bottom w:val="single" w:sz="8" w:space="0" w:color="808080"/>
              <w:right w:val="single" w:sz="8" w:space="0" w:color="808080"/>
            </w:tcBorders>
          </w:tcPr>
          <w:p w14:paraId="119A03D0" w14:textId="687FDDD3" w:rsidR="00167CC1" w:rsidRDefault="00793AE6">
            <w:pPr>
              <w:pStyle w:val="TableText"/>
            </w:pPr>
            <w:r>
              <w:t xml:space="preserve">Tim </w:t>
            </w:r>
            <w:proofErr w:type="spellStart"/>
            <w:r>
              <w:t>Stefanski</w:t>
            </w:r>
            <w:proofErr w:type="spellEnd"/>
          </w:p>
        </w:tc>
        <w:tc>
          <w:tcPr>
            <w:tcW w:w="3420" w:type="dxa"/>
            <w:tcBorders>
              <w:top w:val="single" w:sz="8" w:space="0" w:color="808080"/>
              <w:left w:val="single" w:sz="8" w:space="0" w:color="808080"/>
              <w:bottom w:val="single" w:sz="8" w:space="0" w:color="808080"/>
              <w:right w:val="single" w:sz="12" w:space="0" w:color="auto"/>
            </w:tcBorders>
          </w:tcPr>
          <w:p w14:paraId="5C90FDC1" w14:textId="1488AFAE" w:rsidR="00167CC1" w:rsidRDefault="00793AE6">
            <w:pPr>
              <w:pStyle w:val="TableText"/>
            </w:pPr>
            <w:r>
              <w:t>We99 Front End Developer</w:t>
            </w:r>
          </w:p>
        </w:tc>
      </w:tr>
      <w:tr w:rsidR="00C4101E" w14:paraId="66A1D9DE" w14:textId="77777777">
        <w:trPr>
          <w:cantSplit/>
        </w:trPr>
        <w:tc>
          <w:tcPr>
            <w:tcW w:w="2610" w:type="dxa"/>
            <w:tcBorders>
              <w:top w:val="single" w:sz="8" w:space="0" w:color="808080"/>
              <w:left w:val="single" w:sz="12" w:space="0" w:color="000000"/>
              <w:bottom w:val="single" w:sz="8" w:space="0" w:color="808080"/>
              <w:right w:val="single" w:sz="8" w:space="0" w:color="808080"/>
            </w:tcBorders>
          </w:tcPr>
          <w:p w14:paraId="2B15B777" w14:textId="0C6DCC82" w:rsidR="00C4101E" w:rsidRDefault="00793AE6">
            <w:pPr>
              <w:pStyle w:val="TableText"/>
            </w:pPr>
            <w:r>
              <w:t xml:space="preserve">Sean </w:t>
            </w:r>
            <w:proofErr w:type="spellStart"/>
            <w:r>
              <w:t>Sinnott</w:t>
            </w:r>
            <w:proofErr w:type="spellEnd"/>
          </w:p>
        </w:tc>
        <w:tc>
          <w:tcPr>
            <w:tcW w:w="3420" w:type="dxa"/>
            <w:tcBorders>
              <w:top w:val="single" w:sz="8" w:space="0" w:color="808080"/>
              <w:left w:val="single" w:sz="8" w:space="0" w:color="808080"/>
              <w:bottom w:val="single" w:sz="8" w:space="0" w:color="808080"/>
              <w:right w:val="single" w:sz="12" w:space="0" w:color="auto"/>
            </w:tcBorders>
          </w:tcPr>
          <w:p w14:paraId="7B2C1EAD" w14:textId="565BA19F" w:rsidR="00C4101E" w:rsidRDefault="00793AE6">
            <w:pPr>
              <w:pStyle w:val="TableText"/>
            </w:pPr>
            <w:r>
              <w:t>We99 Front End Developer</w:t>
            </w:r>
          </w:p>
        </w:tc>
      </w:tr>
      <w:tr w:rsidR="00167CC1" w14:paraId="5C9CD916" w14:textId="77777777" w:rsidTr="00167CC1">
        <w:trPr>
          <w:cantSplit/>
        </w:trPr>
        <w:tc>
          <w:tcPr>
            <w:tcW w:w="2610" w:type="dxa"/>
            <w:tcBorders>
              <w:top w:val="single" w:sz="8" w:space="0" w:color="808080"/>
              <w:left w:val="single" w:sz="12" w:space="0" w:color="000000"/>
              <w:bottom w:val="single" w:sz="8" w:space="0" w:color="808080"/>
              <w:right w:val="single" w:sz="8" w:space="0" w:color="808080"/>
            </w:tcBorders>
          </w:tcPr>
          <w:p w14:paraId="6A2FFFC6" w14:textId="6B4B5D6F" w:rsidR="00167CC1" w:rsidRDefault="00793AE6" w:rsidP="00167CC1">
            <w:pPr>
              <w:pStyle w:val="TableText"/>
            </w:pPr>
            <w:r>
              <w:t>Mark Ford</w:t>
            </w:r>
          </w:p>
        </w:tc>
        <w:tc>
          <w:tcPr>
            <w:tcW w:w="3420" w:type="dxa"/>
            <w:tcBorders>
              <w:top w:val="single" w:sz="8" w:space="0" w:color="808080"/>
              <w:left w:val="single" w:sz="8" w:space="0" w:color="808080"/>
              <w:bottom w:val="single" w:sz="8" w:space="0" w:color="808080"/>
              <w:right w:val="single" w:sz="12" w:space="0" w:color="auto"/>
            </w:tcBorders>
          </w:tcPr>
          <w:p w14:paraId="4E743EDF" w14:textId="7D7A1607" w:rsidR="00167CC1" w:rsidRDefault="00793AE6" w:rsidP="00167CC1">
            <w:pPr>
              <w:pStyle w:val="TableText"/>
            </w:pPr>
            <w:r>
              <w:t>We99 Back End Developer</w:t>
            </w:r>
          </w:p>
        </w:tc>
      </w:tr>
      <w:tr w:rsidR="00C4101E" w14:paraId="00090863" w14:textId="77777777">
        <w:trPr>
          <w:cantSplit/>
        </w:trPr>
        <w:tc>
          <w:tcPr>
            <w:tcW w:w="2610" w:type="dxa"/>
            <w:tcBorders>
              <w:top w:val="single" w:sz="8" w:space="0" w:color="808080"/>
              <w:left w:val="single" w:sz="12" w:space="0" w:color="000000"/>
              <w:bottom w:val="single" w:sz="8" w:space="0" w:color="808080"/>
              <w:right w:val="single" w:sz="8" w:space="0" w:color="808080"/>
            </w:tcBorders>
          </w:tcPr>
          <w:p w14:paraId="0841064D" w14:textId="454C4CBB" w:rsidR="00C4101E" w:rsidRDefault="00793AE6">
            <w:pPr>
              <w:pStyle w:val="TableText"/>
            </w:pPr>
            <w:r>
              <w:t>Alan Orcharton</w:t>
            </w:r>
          </w:p>
        </w:tc>
        <w:tc>
          <w:tcPr>
            <w:tcW w:w="3420" w:type="dxa"/>
            <w:tcBorders>
              <w:top w:val="single" w:sz="8" w:space="0" w:color="808080"/>
              <w:left w:val="single" w:sz="8" w:space="0" w:color="808080"/>
              <w:bottom w:val="single" w:sz="8" w:space="0" w:color="808080"/>
              <w:right w:val="single" w:sz="12" w:space="0" w:color="auto"/>
            </w:tcBorders>
          </w:tcPr>
          <w:p w14:paraId="419B5B44" w14:textId="1292FC43" w:rsidR="00C4101E" w:rsidRDefault="00793AE6">
            <w:pPr>
              <w:pStyle w:val="TableText"/>
            </w:pPr>
            <w:r>
              <w:t>We99 Back End Developer</w:t>
            </w:r>
          </w:p>
        </w:tc>
      </w:tr>
    </w:tbl>
    <w:p w14:paraId="68E76A34" w14:textId="77777777" w:rsidR="00C4101E" w:rsidRDefault="00C4101E" w:rsidP="00E00D4C">
      <w:pPr>
        <w:pStyle w:val="Heading2"/>
      </w:pPr>
      <w:bookmarkStart w:id="16" w:name="_Toc73946771"/>
      <w:bookmarkStart w:id="17" w:name="_Toc287000871"/>
      <w:r>
        <w:t>Document Approvers</w:t>
      </w:r>
      <w:bookmarkEnd w:id="0"/>
      <w:bookmarkEnd w:id="1"/>
      <w:bookmarkEnd w:id="2"/>
      <w:bookmarkEnd w:id="3"/>
      <w:bookmarkEnd w:id="4"/>
      <w:bookmarkEnd w:id="5"/>
      <w:bookmarkEnd w:id="6"/>
      <w:bookmarkEnd w:id="16"/>
      <w:bookmarkEnd w:id="17"/>
    </w:p>
    <w:tbl>
      <w:tblPr>
        <w:tblW w:w="9436" w:type="dxa"/>
        <w:tblInd w:w="10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2610"/>
        <w:gridCol w:w="3420"/>
        <w:gridCol w:w="2166"/>
        <w:gridCol w:w="1240"/>
      </w:tblGrid>
      <w:tr w:rsidR="00C4101E" w14:paraId="6B96C9A3" w14:textId="77777777">
        <w:trPr>
          <w:cantSplit/>
          <w:tblHeader/>
        </w:trPr>
        <w:tc>
          <w:tcPr>
            <w:tcW w:w="261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10E23605" w14:textId="77777777" w:rsidR="00C4101E" w:rsidRDefault="00C4101E">
            <w:pPr>
              <w:pStyle w:val="TableTitle"/>
            </w:pPr>
            <w:r>
              <w:rPr>
                <w:noProof w:val="0"/>
              </w:rPr>
              <w:t>Name</w:t>
            </w:r>
          </w:p>
        </w:tc>
        <w:tc>
          <w:tcPr>
            <w:tcW w:w="342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513F0B39" w14:textId="77777777" w:rsidR="00C4101E" w:rsidRDefault="00C4101E">
            <w:pPr>
              <w:pStyle w:val="TableTitle"/>
            </w:pPr>
            <w:r>
              <w:t>Role</w:t>
            </w:r>
          </w:p>
        </w:tc>
        <w:tc>
          <w:tcPr>
            <w:tcW w:w="2166"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7A9E6664" w14:textId="77777777" w:rsidR="00C4101E" w:rsidRDefault="00C4101E">
            <w:pPr>
              <w:pStyle w:val="TableTitle"/>
            </w:pPr>
            <w:r>
              <w:t>Signature / Electronic approval</w:t>
            </w:r>
          </w:p>
        </w:tc>
        <w:tc>
          <w:tcPr>
            <w:tcW w:w="1240" w:type="dxa"/>
            <w:tcBorders>
              <w:top w:val="single" w:sz="18" w:space="0" w:color="000000"/>
              <w:left w:val="single" w:sz="8" w:space="0" w:color="808080"/>
              <w:bottom w:val="double" w:sz="12" w:space="0" w:color="auto"/>
              <w:right w:val="single" w:sz="12" w:space="0" w:color="000000"/>
            </w:tcBorders>
            <w:shd w:val="clear" w:color="auto" w:fill="F3F3F3"/>
            <w:vAlign w:val="bottom"/>
          </w:tcPr>
          <w:p w14:paraId="29CAFE9E" w14:textId="77777777" w:rsidR="00C4101E" w:rsidRDefault="00C4101E">
            <w:pPr>
              <w:pStyle w:val="TableTitle"/>
            </w:pPr>
            <w:r>
              <w:t>Sign-off Date</w:t>
            </w:r>
          </w:p>
        </w:tc>
      </w:tr>
      <w:tr w:rsidR="00167CC1" w14:paraId="2692D760" w14:textId="77777777">
        <w:trPr>
          <w:cantSplit/>
        </w:trPr>
        <w:tc>
          <w:tcPr>
            <w:tcW w:w="2610" w:type="dxa"/>
            <w:tcBorders>
              <w:top w:val="double" w:sz="12" w:space="0" w:color="auto"/>
              <w:left w:val="single" w:sz="12" w:space="0" w:color="000000"/>
              <w:bottom w:val="single" w:sz="8" w:space="0" w:color="808080"/>
              <w:right w:val="single" w:sz="8" w:space="0" w:color="808080"/>
            </w:tcBorders>
          </w:tcPr>
          <w:p w14:paraId="12C2750B" w14:textId="3ED115D5" w:rsidR="00167CC1" w:rsidRDefault="009102DA" w:rsidP="00167CC1">
            <w:pPr>
              <w:pStyle w:val="TableText"/>
            </w:pPr>
            <w:r>
              <w:t xml:space="preserve">Peter </w:t>
            </w:r>
            <w:proofErr w:type="spellStart"/>
            <w:r>
              <w:t>Hens</w:t>
            </w:r>
            <w:r w:rsidR="006D1DF3">
              <w:t>t</w:t>
            </w:r>
            <w:r>
              <w:t>ock</w:t>
            </w:r>
            <w:proofErr w:type="spellEnd"/>
          </w:p>
        </w:tc>
        <w:tc>
          <w:tcPr>
            <w:tcW w:w="3420" w:type="dxa"/>
            <w:tcBorders>
              <w:top w:val="double" w:sz="12" w:space="0" w:color="auto"/>
              <w:left w:val="single" w:sz="8" w:space="0" w:color="808080"/>
              <w:bottom w:val="single" w:sz="8" w:space="0" w:color="808080"/>
              <w:right w:val="single" w:sz="8" w:space="0" w:color="808080"/>
            </w:tcBorders>
          </w:tcPr>
          <w:p w14:paraId="4910E02B" w14:textId="77777777" w:rsidR="00167CC1" w:rsidRDefault="009102DA" w:rsidP="009102DA">
            <w:pPr>
              <w:pStyle w:val="TableText"/>
            </w:pPr>
            <w:r>
              <w:t>Customer</w:t>
            </w:r>
          </w:p>
        </w:tc>
        <w:tc>
          <w:tcPr>
            <w:tcW w:w="2166" w:type="dxa"/>
            <w:tcBorders>
              <w:top w:val="double" w:sz="12" w:space="0" w:color="auto"/>
              <w:left w:val="single" w:sz="8" w:space="0" w:color="808080"/>
              <w:bottom w:val="single" w:sz="8" w:space="0" w:color="808080"/>
              <w:right w:val="single" w:sz="8" w:space="0" w:color="808080"/>
            </w:tcBorders>
          </w:tcPr>
          <w:p w14:paraId="27749BCD" w14:textId="77777777" w:rsidR="00167CC1" w:rsidRDefault="00167CC1">
            <w:pPr>
              <w:pStyle w:val="TableText"/>
            </w:pPr>
          </w:p>
        </w:tc>
        <w:tc>
          <w:tcPr>
            <w:tcW w:w="1240" w:type="dxa"/>
            <w:tcBorders>
              <w:top w:val="double" w:sz="12" w:space="0" w:color="auto"/>
              <w:left w:val="single" w:sz="8" w:space="0" w:color="808080"/>
              <w:bottom w:val="single" w:sz="8" w:space="0" w:color="808080"/>
              <w:right w:val="single" w:sz="12" w:space="0" w:color="000000"/>
            </w:tcBorders>
          </w:tcPr>
          <w:p w14:paraId="3F89DA92" w14:textId="77777777" w:rsidR="00167CC1" w:rsidRDefault="00167CC1">
            <w:pPr>
              <w:pStyle w:val="TableText"/>
            </w:pPr>
          </w:p>
        </w:tc>
      </w:tr>
      <w:tr w:rsidR="00167CC1" w14:paraId="709F7B27" w14:textId="77777777" w:rsidTr="00167CC1">
        <w:trPr>
          <w:cantSplit/>
        </w:trPr>
        <w:tc>
          <w:tcPr>
            <w:tcW w:w="2610" w:type="dxa"/>
            <w:tcBorders>
              <w:top w:val="single" w:sz="8" w:space="0" w:color="808080"/>
              <w:left w:val="single" w:sz="12" w:space="0" w:color="000000"/>
              <w:bottom w:val="single" w:sz="8" w:space="0" w:color="808080"/>
              <w:right w:val="single" w:sz="8" w:space="0" w:color="808080"/>
            </w:tcBorders>
          </w:tcPr>
          <w:p w14:paraId="6A5D4A86" w14:textId="77777777" w:rsidR="00167CC1" w:rsidRDefault="00167CC1" w:rsidP="00167CC1">
            <w:pPr>
              <w:pStyle w:val="TableText"/>
            </w:pPr>
          </w:p>
        </w:tc>
        <w:tc>
          <w:tcPr>
            <w:tcW w:w="3420" w:type="dxa"/>
            <w:tcBorders>
              <w:top w:val="single" w:sz="8" w:space="0" w:color="808080"/>
              <w:left w:val="single" w:sz="8" w:space="0" w:color="808080"/>
              <w:bottom w:val="single" w:sz="8" w:space="0" w:color="808080"/>
              <w:right w:val="single" w:sz="8" w:space="0" w:color="808080"/>
            </w:tcBorders>
          </w:tcPr>
          <w:p w14:paraId="1800EFEB" w14:textId="77777777" w:rsidR="00167CC1" w:rsidRDefault="00167CC1" w:rsidP="00167CC1">
            <w:pPr>
              <w:pStyle w:val="TableText"/>
            </w:pPr>
          </w:p>
        </w:tc>
        <w:tc>
          <w:tcPr>
            <w:tcW w:w="2166" w:type="dxa"/>
            <w:tcBorders>
              <w:top w:val="single" w:sz="8" w:space="0" w:color="808080"/>
              <w:left w:val="single" w:sz="8" w:space="0" w:color="808080"/>
              <w:bottom w:val="single" w:sz="8" w:space="0" w:color="808080"/>
              <w:right w:val="single" w:sz="8" w:space="0" w:color="808080"/>
            </w:tcBorders>
          </w:tcPr>
          <w:p w14:paraId="7700B9CC" w14:textId="77777777" w:rsidR="00167CC1" w:rsidRDefault="00167CC1">
            <w:pPr>
              <w:pStyle w:val="TableText"/>
            </w:pPr>
          </w:p>
        </w:tc>
        <w:tc>
          <w:tcPr>
            <w:tcW w:w="1240" w:type="dxa"/>
            <w:tcBorders>
              <w:top w:val="single" w:sz="8" w:space="0" w:color="808080"/>
              <w:left w:val="single" w:sz="8" w:space="0" w:color="808080"/>
              <w:bottom w:val="single" w:sz="8" w:space="0" w:color="808080"/>
              <w:right w:val="single" w:sz="12" w:space="0" w:color="000000"/>
            </w:tcBorders>
          </w:tcPr>
          <w:p w14:paraId="71E4C67C" w14:textId="77777777" w:rsidR="00167CC1" w:rsidRDefault="00167CC1">
            <w:pPr>
              <w:pStyle w:val="TableText"/>
            </w:pPr>
          </w:p>
        </w:tc>
      </w:tr>
      <w:tr w:rsidR="00C4101E" w14:paraId="39B464EE" w14:textId="77777777" w:rsidTr="00167CC1">
        <w:trPr>
          <w:cantSplit/>
        </w:trPr>
        <w:tc>
          <w:tcPr>
            <w:tcW w:w="2610" w:type="dxa"/>
            <w:tcBorders>
              <w:top w:val="single" w:sz="8" w:space="0" w:color="808080"/>
              <w:left w:val="single" w:sz="12" w:space="0" w:color="auto"/>
              <w:bottom w:val="single" w:sz="12" w:space="0" w:color="auto"/>
              <w:right w:val="single" w:sz="8" w:space="0" w:color="808080"/>
            </w:tcBorders>
          </w:tcPr>
          <w:p w14:paraId="31448DF7" w14:textId="77777777" w:rsidR="00C4101E" w:rsidRDefault="00C4101E">
            <w:pPr>
              <w:pStyle w:val="TableText"/>
            </w:pPr>
          </w:p>
        </w:tc>
        <w:tc>
          <w:tcPr>
            <w:tcW w:w="3420" w:type="dxa"/>
            <w:tcBorders>
              <w:top w:val="single" w:sz="8" w:space="0" w:color="808080"/>
              <w:left w:val="single" w:sz="8" w:space="0" w:color="808080"/>
              <w:bottom w:val="single" w:sz="12" w:space="0" w:color="auto"/>
              <w:right w:val="single" w:sz="8" w:space="0" w:color="808080"/>
            </w:tcBorders>
          </w:tcPr>
          <w:p w14:paraId="2E070DE1" w14:textId="77777777" w:rsidR="00C4101E" w:rsidRDefault="00C4101E">
            <w:pPr>
              <w:pStyle w:val="TableText"/>
            </w:pPr>
          </w:p>
        </w:tc>
        <w:tc>
          <w:tcPr>
            <w:tcW w:w="2166" w:type="dxa"/>
            <w:tcBorders>
              <w:top w:val="single" w:sz="8" w:space="0" w:color="808080"/>
              <w:left w:val="single" w:sz="8" w:space="0" w:color="808080"/>
              <w:bottom w:val="single" w:sz="12" w:space="0" w:color="auto"/>
              <w:right w:val="single" w:sz="8" w:space="0" w:color="808080"/>
            </w:tcBorders>
          </w:tcPr>
          <w:p w14:paraId="5FAC3FB6" w14:textId="77777777" w:rsidR="00C4101E" w:rsidRDefault="00C4101E">
            <w:pPr>
              <w:pStyle w:val="TableText"/>
            </w:pPr>
          </w:p>
        </w:tc>
        <w:tc>
          <w:tcPr>
            <w:tcW w:w="1240" w:type="dxa"/>
            <w:tcBorders>
              <w:top w:val="single" w:sz="8" w:space="0" w:color="808080"/>
              <w:left w:val="single" w:sz="8" w:space="0" w:color="808080"/>
              <w:bottom w:val="single" w:sz="12" w:space="0" w:color="auto"/>
              <w:right w:val="single" w:sz="12" w:space="0" w:color="000000"/>
            </w:tcBorders>
          </w:tcPr>
          <w:p w14:paraId="6E151430" w14:textId="77777777" w:rsidR="00C4101E" w:rsidRDefault="00C4101E">
            <w:pPr>
              <w:pStyle w:val="TableText"/>
            </w:pPr>
          </w:p>
        </w:tc>
      </w:tr>
    </w:tbl>
    <w:p w14:paraId="5890E317" w14:textId="77777777" w:rsidR="00C4101E" w:rsidRDefault="00C4101E">
      <w:pPr>
        <w:pStyle w:val="BodyText"/>
      </w:pPr>
    </w:p>
    <w:p w14:paraId="221D6C15" w14:textId="77777777" w:rsidR="00100E6F" w:rsidRDefault="00100E6F" w:rsidP="000E44C0">
      <w:pPr>
        <w:pStyle w:val="BodyText"/>
      </w:pPr>
    </w:p>
    <w:p w14:paraId="5DC81EEB" w14:textId="38C44685" w:rsidR="00100E6F" w:rsidRPr="000E44C0" w:rsidRDefault="00100E6F" w:rsidP="00100E6F">
      <w:pPr>
        <w:pStyle w:val="Heading1"/>
      </w:pPr>
      <w:bookmarkStart w:id="18" w:name="_Toc287000872"/>
      <w:r>
        <w:lastRenderedPageBreak/>
        <w:t>Project Overview</w:t>
      </w:r>
      <w:bookmarkEnd w:id="18"/>
    </w:p>
    <w:p w14:paraId="65B1949C" w14:textId="77777777" w:rsidR="000E44C0" w:rsidRDefault="000E44C0">
      <w:pPr>
        <w:pStyle w:val="BodyText"/>
      </w:pPr>
    </w:p>
    <w:p w14:paraId="4964C105" w14:textId="060FFE3E" w:rsidR="00C4101E" w:rsidRDefault="00100E6F" w:rsidP="00100E6F">
      <w:pPr>
        <w:pStyle w:val="Heading2"/>
      </w:pPr>
      <w:bookmarkStart w:id="19" w:name="_Toc287000873"/>
      <w:r>
        <w:t>Project Vision</w:t>
      </w:r>
      <w:bookmarkEnd w:id="19"/>
    </w:p>
    <w:p w14:paraId="3E836C91" w14:textId="77777777" w:rsidR="00B85609" w:rsidRPr="00E8148F" w:rsidRDefault="00B85609" w:rsidP="00B85609">
      <w:pPr>
        <w:ind w:left="576"/>
        <w:rPr>
          <w:rFonts w:ascii="Arial" w:hAnsi="Arial" w:cs="Arial"/>
          <w:color w:val="000080"/>
          <w:sz w:val="22"/>
          <w:szCs w:val="22"/>
        </w:rPr>
      </w:pPr>
      <w:r w:rsidRPr="00E8148F">
        <w:rPr>
          <w:rFonts w:ascii="Arial" w:hAnsi="Arial" w:cs="Arial"/>
          <w:sz w:val="22"/>
          <w:szCs w:val="22"/>
          <w:shd w:val="clear" w:color="auto" w:fill="FFFFFF"/>
        </w:rPr>
        <w:t>Our overall vision is to create a centralized web application that will provide tools to assist scientists in managing experiment plate sets and with the analysis of experimental results.</w:t>
      </w:r>
    </w:p>
    <w:p w14:paraId="52E8BC82" w14:textId="77777777" w:rsidR="00B85609" w:rsidRPr="00E8148F" w:rsidRDefault="00B85609" w:rsidP="00B85609">
      <w:pPr>
        <w:ind w:left="576"/>
        <w:rPr>
          <w:rFonts w:ascii="Arial" w:hAnsi="Arial" w:cs="Arial"/>
          <w:color w:val="333333"/>
          <w:sz w:val="22"/>
          <w:szCs w:val="22"/>
          <w:shd w:val="clear" w:color="auto" w:fill="FFFFFF"/>
        </w:rPr>
      </w:pPr>
    </w:p>
    <w:p w14:paraId="4594AC28" w14:textId="77777777" w:rsidR="00B85609" w:rsidRPr="00E8148F" w:rsidRDefault="00B85609" w:rsidP="00B85609">
      <w:pPr>
        <w:ind w:left="576"/>
        <w:rPr>
          <w:rFonts w:ascii="Arial" w:hAnsi="Arial" w:cs="Arial"/>
          <w:color w:val="333333"/>
          <w:sz w:val="22"/>
          <w:szCs w:val="22"/>
          <w:shd w:val="clear" w:color="auto" w:fill="FFFFFF"/>
        </w:rPr>
      </w:pPr>
      <w:r>
        <w:rPr>
          <w:rFonts w:ascii="Arial" w:hAnsi="Arial" w:cs="Arial"/>
          <w:color w:val="333333"/>
          <w:sz w:val="22"/>
          <w:szCs w:val="22"/>
          <w:shd w:val="clear" w:color="auto" w:fill="FFFFFF"/>
        </w:rPr>
        <w:t>The</w:t>
      </w:r>
      <w:r w:rsidRPr="00E8148F">
        <w:rPr>
          <w:rFonts w:ascii="Arial" w:hAnsi="Arial" w:cs="Arial"/>
          <w:color w:val="333333"/>
          <w:sz w:val="22"/>
          <w:szCs w:val="22"/>
          <w:shd w:val="clear" w:color="auto" w:fill="FFFFFF"/>
        </w:rPr>
        <w:t xml:space="preserve"> team focus is providing outstanding tools to assist in analyzing the dose response characteristics potential drugs.</w:t>
      </w:r>
    </w:p>
    <w:p w14:paraId="739D47B4" w14:textId="77777777" w:rsidR="00B85609" w:rsidRPr="00E8148F" w:rsidRDefault="00B85609" w:rsidP="00B85609">
      <w:pPr>
        <w:ind w:left="576"/>
        <w:rPr>
          <w:rFonts w:ascii="Arial" w:hAnsi="Arial" w:cs="Arial"/>
          <w:color w:val="333333"/>
          <w:sz w:val="22"/>
          <w:szCs w:val="22"/>
          <w:shd w:val="clear" w:color="auto" w:fill="FFFFFF"/>
        </w:rPr>
      </w:pPr>
    </w:p>
    <w:p w14:paraId="73D4C809" w14:textId="77777777" w:rsidR="00B85609" w:rsidRPr="00E8148F" w:rsidRDefault="00B85609" w:rsidP="00B85609">
      <w:pPr>
        <w:ind w:left="576"/>
        <w:rPr>
          <w:rFonts w:ascii="Arial" w:hAnsi="Arial" w:cs="Arial"/>
          <w:color w:val="333333"/>
          <w:sz w:val="22"/>
          <w:szCs w:val="22"/>
          <w:shd w:val="clear" w:color="auto" w:fill="FFFFFF"/>
        </w:rPr>
      </w:pPr>
      <w:r w:rsidRPr="00E8148F">
        <w:rPr>
          <w:rFonts w:ascii="Arial" w:hAnsi="Arial" w:cs="Arial"/>
          <w:color w:val="333333"/>
          <w:sz w:val="22"/>
          <w:szCs w:val="22"/>
          <w:shd w:val="clear" w:color="auto" w:fill="FFFFFF"/>
        </w:rPr>
        <w:t>We will provide beautiful interactive visualization tools that will assist the scientist in:</w:t>
      </w:r>
    </w:p>
    <w:p w14:paraId="450B0704" w14:textId="77777777" w:rsidR="00B85609" w:rsidRPr="00E8148F" w:rsidRDefault="00B85609" w:rsidP="00B85609">
      <w:pPr>
        <w:ind w:left="576"/>
        <w:rPr>
          <w:rFonts w:ascii="Arial" w:hAnsi="Arial" w:cs="Arial"/>
          <w:color w:val="333333"/>
          <w:sz w:val="22"/>
          <w:szCs w:val="22"/>
          <w:shd w:val="clear" w:color="auto" w:fill="FFFFFF"/>
        </w:rPr>
      </w:pPr>
    </w:p>
    <w:p w14:paraId="53190722" w14:textId="77777777" w:rsidR="00B85609" w:rsidRPr="00E8148F" w:rsidRDefault="00B85609" w:rsidP="00B85609">
      <w:pPr>
        <w:pStyle w:val="ListParagraph"/>
        <w:numPr>
          <w:ilvl w:val="0"/>
          <w:numId w:val="31"/>
        </w:numPr>
        <w:ind w:left="1296"/>
        <w:rPr>
          <w:rFonts w:ascii="Arial" w:hAnsi="Arial" w:cs="Arial"/>
          <w:color w:val="333333"/>
          <w:sz w:val="22"/>
          <w:szCs w:val="22"/>
          <w:shd w:val="clear" w:color="auto" w:fill="FFFFFF"/>
        </w:rPr>
      </w:pPr>
      <w:r w:rsidRPr="00E8148F">
        <w:rPr>
          <w:rFonts w:ascii="Arial" w:hAnsi="Arial" w:cs="Arial"/>
          <w:color w:val="333333"/>
          <w:sz w:val="22"/>
          <w:szCs w:val="22"/>
          <w:shd w:val="clear" w:color="auto" w:fill="FFFFFF"/>
        </w:rPr>
        <w:t>Creating and managing experimental plate sets for dose response experiments</w:t>
      </w:r>
    </w:p>
    <w:p w14:paraId="023385A9" w14:textId="77777777" w:rsidR="00B85609" w:rsidRPr="00E8148F" w:rsidRDefault="00B85609" w:rsidP="00B85609">
      <w:pPr>
        <w:pStyle w:val="ListParagraph"/>
        <w:numPr>
          <w:ilvl w:val="0"/>
          <w:numId w:val="31"/>
        </w:numPr>
        <w:ind w:left="1296"/>
        <w:rPr>
          <w:rFonts w:ascii="Arial" w:hAnsi="Arial" w:cs="Arial"/>
          <w:color w:val="333333"/>
          <w:sz w:val="22"/>
          <w:szCs w:val="22"/>
          <w:shd w:val="clear" w:color="auto" w:fill="FFFFFF"/>
        </w:rPr>
      </w:pPr>
      <w:r w:rsidRPr="00E8148F">
        <w:rPr>
          <w:rFonts w:ascii="Arial" w:hAnsi="Arial" w:cs="Arial"/>
          <w:color w:val="333333"/>
          <w:sz w:val="22"/>
          <w:szCs w:val="22"/>
          <w:shd w:val="clear" w:color="auto" w:fill="FFFFFF"/>
        </w:rPr>
        <w:t>Performing quality control checks on plate results and plate controls</w:t>
      </w:r>
    </w:p>
    <w:p w14:paraId="0D9B63DD" w14:textId="77777777" w:rsidR="00B85609" w:rsidRPr="00E8148F" w:rsidRDefault="00B85609" w:rsidP="00B85609">
      <w:pPr>
        <w:pStyle w:val="ListParagraph"/>
        <w:numPr>
          <w:ilvl w:val="0"/>
          <w:numId w:val="31"/>
        </w:numPr>
        <w:ind w:left="1296"/>
        <w:rPr>
          <w:rFonts w:ascii="Arial" w:hAnsi="Arial" w:cs="Arial"/>
          <w:color w:val="333333"/>
          <w:sz w:val="22"/>
          <w:szCs w:val="22"/>
          <w:shd w:val="clear" w:color="auto" w:fill="FFFFFF"/>
        </w:rPr>
      </w:pPr>
      <w:r w:rsidRPr="00E8148F">
        <w:rPr>
          <w:rFonts w:ascii="Arial" w:hAnsi="Arial" w:cs="Arial"/>
          <w:color w:val="333333"/>
          <w:sz w:val="22"/>
          <w:szCs w:val="22"/>
          <w:shd w:val="clear" w:color="auto" w:fill="FFFFFF"/>
        </w:rPr>
        <w:t>Performing Interactive analysis of dose response results.</w:t>
      </w:r>
    </w:p>
    <w:p w14:paraId="1D52C2FF" w14:textId="77777777" w:rsidR="00B85609" w:rsidRPr="00E8148F" w:rsidRDefault="00B85609" w:rsidP="00B85609">
      <w:pPr>
        <w:pStyle w:val="ListParagraph"/>
        <w:ind w:left="1296"/>
        <w:rPr>
          <w:rFonts w:ascii="Arial" w:hAnsi="Arial" w:cs="Arial"/>
          <w:color w:val="333333"/>
          <w:sz w:val="22"/>
          <w:szCs w:val="22"/>
          <w:shd w:val="clear" w:color="auto" w:fill="FFFFFF"/>
        </w:rPr>
      </w:pPr>
    </w:p>
    <w:p w14:paraId="0B0F737A" w14:textId="77777777" w:rsidR="00B85609" w:rsidRPr="00E8148F" w:rsidRDefault="00B85609" w:rsidP="00B85609">
      <w:pPr>
        <w:ind w:left="576"/>
        <w:rPr>
          <w:rFonts w:ascii="Arial" w:hAnsi="Arial" w:cs="Arial"/>
          <w:color w:val="333333"/>
          <w:sz w:val="22"/>
          <w:szCs w:val="22"/>
          <w:shd w:val="clear" w:color="auto" w:fill="FFFFFF"/>
        </w:rPr>
      </w:pPr>
    </w:p>
    <w:p w14:paraId="6ACDC3B1" w14:textId="77777777" w:rsidR="00B85609" w:rsidRPr="00E8148F" w:rsidRDefault="00B85609" w:rsidP="00B85609">
      <w:pPr>
        <w:ind w:left="576"/>
        <w:rPr>
          <w:rFonts w:ascii="Arial" w:hAnsi="Arial" w:cs="Arial"/>
          <w:color w:val="333333"/>
          <w:sz w:val="22"/>
          <w:szCs w:val="22"/>
          <w:shd w:val="clear" w:color="auto" w:fill="FFFFFF"/>
        </w:rPr>
      </w:pPr>
      <w:r w:rsidRPr="00E8148F">
        <w:rPr>
          <w:rFonts w:ascii="Arial" w:hAnsi="Arial" w:cs="Arial"/>
          <w:color w:val="333333"/>
          <w:sz w:val="22"/>
          <w:szCs w:val="22"/>
          <w:shd w:val="clear" w:color="auto" w:fill="FFFFFF"/>
        </w:rPr>
        <w:t>The team will store the experimental results and the analysis of the results so that the historic experimental analysis can be reviewed or reproduced at any time.</w:t>
      </w:r>
    </w:p>
    <w:p w14:paraId="72D95C3A" w14:textId="77777777" w:rsidR="00B85609" w:rsidRPr="00E8148F" w:rsidRDefault="00B85609" w:rsidP="00B85609">
      <w:pPr>
        <w:ind w:left="576"/>
        <w:rPr>
          <w:rFonts w:ascii="Arial" w:hAnsi="Arial" w:cs="Arial"/>
          <w:color w:val="333333"/>
          <w:sz w:val="22"/>
          <w:szCs w:val="22"/>
          <w:shd w:val="clear" w:color="auto" w:fill="FFFFFF"/>
        </w:rPr>
      </w:pPr>
    </w:p>
    <w:p w14:paraId="17B411E3" w14:textId="77777777" w:rsidR="00B85609" w:rsidRPr="00E8148F" w:rsidRDefault="00B85609" w:rsidP="00B85609">
      <w:pPr>
        <w:ind w:left="576"/>
        <w:rPr>
          <w:rFonts w:ascii="Arial" w:hAnsi="Arial" w:cs="Arial"/>
          <w:color w:val="333333"/>
          <w:sz w:val="22"/>
          <w:szCs w:val="22"/>
          <w:shd w:val="clear" w:color="auto" w:fill="FFFFFF"/>
        </w:rPr>
      </w:pPr>
      <w:r w:rsidRPr="00E8148F">
        <w:rPr>
          <w:rFonts w:ascii="Arial" w:hAnsi="Arial" w:cs="Arial"/>
          <w:color w:val="333333"/>
          <w:sz w:val="22"/>
          <w:szCs w:val="22"/>
          <w:shd w:val="clear" w:color="auto" w:fill="FFFFFF"/>
        </w:rPr>
        <w:t>Scientists will be able to save the results for further analysis or publish their analysis, making it available to all other users.</w:t>
      </w:r>
    </w:p>
    <w:p w14:paraId="5ED44B99" w14:textId="77777777" w:rsidR="00100E6F" w:rsidRDefault="00100E6F" w:rsidP="00100E6F">
      <w:pPr>
        <w:rPr>
          <w:rFonts w:ascii="Helvetica Neue" w:hAnsi="Helvetica Neue"/>
          <w:color w:val="333333"/>
          <w:shd w:val="clear" w:color="auto" w:fill="FFFFFF"/>
        </w:rPr>
      </w:pPr>
    </w:p>
    <w:p w14:paraId="4A98B13D" w14:textId="6B4325AE" w:rsidR="00100E6F" w:rsidRDefault="00100E6F" w:rsidP="00100E6F">
      <w:pPr>
        <w:pStyle w:val="Heading2"/>
      </w:pPr>
      <w:bookmarkStart w:id="20" w:name="_Toc287000874"/>
      <w:r>
        <w:t>Current Process Problem being solved</w:t>
      </w:r>
      <w:bookmarkEnd w:id="20"/>
    </w:p>
    <w:p w14:paraId="26A4682F" w14:textId="77777777" w:rsidR="00B85609" w:rsidRDefault="00B85609" w:rsidP="00B85609">
      <w:pPr>
        <w:pStyle w:val="BodyText"/>
        <w:ind w:left="576"/>
      </w:pPr>
      <w:r>
        <w:t>New drug development is a time consuming and expensive process. In the early stages of drug discovery millions of compounds are screened and tested on the road to finding a few candidates for further exploratory development.</w:t>
      </w:r>
    </w:p>
    <w:p w14:paraId="0C3D8FEB" w14:textId="5007DFEB" w:rsidR="00B85609" w:rsidRDefault="00B85609" w:rsidP="00B85609">
      <w:pPr>
        <w:pStyle w:val="BodyText"/>
        <w:ind w:left="576"/>
      </w:pPr>
      <w:r>
        <w:t xml:space="preserve">High throughput screening is a method </w:t>
      </w:r>
      <w:r w:rsidR="00EF762E">
        <w:t>scientists’</w:t>
      </w:r>
      <w:r>
        <w:t xml:space="preserve"> use in the early stages of drug discovery to test millions of potential drugs. The method allows scientist to quickly identify candidates. While the process is highly automated, </w:t>
      </w:r>
      <w:proofErr w:type="gramStart"/>
      <w:r>
        <w:t>a disparate</w:t>
      </w:r>
      <w:proofErr w:type="gramEnd"/>
      <w:r>
        <w:t xml:space="preserve"> selection software of software tools are often used to manage plate sets and analyze results. Commercial software to manage the process is often extremely expensive</w:t>
      </w:r>
    </w:p>
    <w:p w14:paraId="30C6F0BB" w14:textId="77777777" w:rsidR="00B85609" w:rsidRDefault="00B85609" w:rsidP="00B85609">
      <w:pPr>
        <w:pStyle w:val="BodyText"/>
        <w:ind w:left="576"/>
      </w:pPr>
      <w:r>
        <w:t xml:space="preserve">The We99 team is proposing releasing an integrated suite of open source web based tools. The team believes that the tools will enable scientists to be more organized and efficient when screening and analyzing potential drugs. </w:t>
      </w:r>
      <w:proofErr w:type="gramStart"/>
      <w:r>
        <w:t>Time savings</w:t>
      </w:r>
      <w:proofErr w:type="gramEnd"/>
      <w:r>
        <w:t xml:space="preserve"> will allow scientist to more effectively eliminate compounds earlier in the discovery cycle potentially saving companies millions of dollars.</w:t>
      </w:r>
    </w:p>
    <w:p w14:paraId="721EEBD5" w14:textId="77777777" w:rsidR="00B85609" w:rsidRPr="00B85609" w:rsidRDefault="00B85609" w:rsidP="00B85609">
      <w:pPr>
        <w:pStyle w:val="BodyText"/>
      </w:pPr>
    </w:p>
    <w:p w14:paraId="240B1FB8" w14:textId="77777777" w:rsidR="00100E6F" w:rsidRPr="00100E6F" w:rsidRDefault="00100E6F" w:rsidP="00100E6F">
      <w:pPr>
        <w:pStyle w:val="BodyText"/>
      </w:pPr>
    </w:p>
    <w:p w14:paraId="5C285C1D" w14:textId="77777777" w:rsidR="00100E6F" w:rsidRPr="00100E6F" w:rsidRDefault="00100E6F" w:rsidP="00100E6F">
      <w:pPr>
        <w:pStyle w:val="BodyText"/>
      </w:pPr>
    </w:p>
    <w:p w14:paraId="5EC58FBE" w14:textId="77777777" w:rsidR="00100E6F" w:rsidRPr="00100E6F" w:rsidRDefault="00100E6F" w:rsidP="00100E6F">
      <w:pPr>
        <w:pStyle w:val="BodyText"/>
        <w:sectPr w:rsidR="00100E6F" w:rsidRPr="00100E6F" w:rsidSect="00F71A76">
          <w:headerReference w:type="default" r:id="rId10"/>
          <w:footerReference w:type="default" r:id="rId11"/>
          <w:pgSz w:w="12240" w:h="15840" w:code="1"/>
          <w:pgMar w:top="1008" w:right="1008" w:bottom="1008" w:left="1008" w:header="576" w:footer="576" w:gutter="0"/>
          <w:pgNumType w:start="1"/>
          <w:cols w:space="720"/>
        </w:sectPr>
      </w:pPr>
    </w:p>
    <w:p w14:paraId="394DCA96" w14:textId="77777777" w:rsidR="00C4101E" w:rsidRDefault="00C4101E">
      <w:pPr>
        <w:pStyle w:val="Heading1"/>
      </w:pPr>
      <w:bookmarkStart w:id="21" w:name="_Toc77147653"/>
      <w:bookmarkStart w:id="22" w:name="_Toc516369892"/>
      <w:bookmarkStart w:id="23" w:name="_Toc73946772"/>
      <w:bookmarkStart w:id="24" w:name="_Toc287000875"/>
      <w:r>
        <w:lastRenderedPageBreak/>
        <w:t>Assumptions and Constraints</w:t>
      </w:r>
      <w:bookmarkEnd w:id="21"/>
      <w:bookmarkEnd w:id="24"/>
    </w:p>
    <w:p w14:paraId="7861BA4D" w14:textId="77777777" w:rsidR="00CA5E15" w:rsidRPr="00CA5E15" w:rsidRDefault="00C4101E" w:rsidP="00E00D4C">
      <w:pPr>
        <w:pStyle w:val="Heading2"/>
      </w:pPr>
      <w:bookmarkStart w:id="25" w:name="_Toc77147654"/>
      <w:bookmarkStart w:id="26" w:name="_Toc287000876"/>
      <w:r>
        <w:t>Assumptions</w:t>
      </w:r>
      <w:bookmarkEnd w:id="25"/>
      <w:bookmarkEnd w:id="26"/>
    </w:p>
    <w:p w14:paraId="583505B2" w14:textId="77777777" w:rsidR="00167CC1" w:rsidRDefault="00167CC1" w:rsidP="00793AE6">
      <w:pPr>
        <w:pStyle w:val="BodyText"/>
        <w:ind w:left="1080"/>
      </w:pPr>
    </w:p>
    <w:p w14:paraId="052862E5" w14:textId="77777777" w:rsidR="00C4101E" w:rsidRDefault="00C4101E" w:rsidP="00E00D4C">
      <w:pPr>
        <w:pStyle w:val="Heading2"/>
      </w:pPr>
      <w:bookmarkStart w:id="27" w:name="_Toc77147655"/>
      <w:bookmarkStart w:id="28" w:name="_Toc287000877"/>
      <w:r>
        <w:t>Constraints</w:t>
      </w:r>
      <w:bookmarkEnd w:id="27"/>
      <w:bookmarkEnd w:id="28"/>
    </w:p>
    <w:p w14:paraId="7966ADE0" w14:textId="4E1851CA" w:rsidR="00C4101E" w:rsidRDefault="009102DA" w:rsidP="00DB5A41">
      <w:pPr>
        <w:pStyle w:val="BodyText"/>
        <w:numPr>
          <w:ilvl w:val="0"/>
          <w:numId w:val="23"/>
        </w:numPr>
      </w:pPr>
      <w:r>
        <w:t>Software Solution must be free.</w:t>
      </w:r>
      <w:r w:rsidR="000E44C0">
        <w:t xml:space="preserve"> All source code for the solution is to be made available to the open source community. Any part of the system may be openly used or further developed.</w:t>
      </w:r>
    </w:p>
    <w:p w14:paraId="73295D89" w14:textId="77777777" w:rsidR="00CA5E15" w:rsidRDefault="00CA5E15">
      <w:pPr>
        <w:pStyle w:val="BodyText"/>
      </w:pPr>
    </w:p>
    <w:p w14:paraId="14F65805" w14:textId="77777777" w:rsidR="00C4101E" w:rsidRDefault="00C4101E">
      <w:pPr>
        <w:pStyle w:val="Heading1"/>
      </w:pPr>
      <w:bookmarkStart w:id="29" w:name="_Toc287000878"/>
      <w:r>
        <w:lastRenderedPageBreak/>
        <w:t>Scope</w:t>
      </w:r>
      <w:bookmarkEnd w:id="29"/>
    </w:p>
    <w:p w14:paraId="499B660C" w14:textId="77777777" w:rsidR="00C4101E" w:rsidRDefault="00C4101E" w:rsidP="00E00D4C">
      <w:pPr>
        <w:pStyle w:val="Heading2"/>
      </w:pPr>
      <w:bookmarkStart w:id="30" w:name="_Toc287000879"/>
      <w:r>
        <w:t>In Scope</w:t>
      </w:r>
      <w:bookmarkEnd w:id="30"/>
    </w:p>
    <w:p w14:paraId="3C45905F" w14:textId="77777777" w:rsidR="00793AE6" w:rsidRPr="00793AE6" w:rsidRDefault="00793AE6" w:rsidP="00793AE6">
      <w:pPr>
        <w:pStyle w:val="BodyText"/>
      </w:pPr>
    </w:p>
    <w:p w14:paraId="3DFBFDDF" w14:textId="77777777" w:rsidR="00C4101E" w:rsidRDefault="00C4101E" w:rsidP="00E00D4C">
      <w:pPr>
        <w:pStyle w:val="Heading2"/>
      </w:pPr>
      <w:bookmarkStart w:id="31" w:name="_Toc287000880"/>
      <w:r>
        <w:t>Out of Scope</w:t>
      </w:r>
      <w:bookmarkEnd w:id="31"/>
    </w:p>
    <w:p w14:paraId="0747301A" w14:textId="77777777" w:rsidR="00C4101E" w:rsidRDefault="00C4101E">
      <w:pPr>
        <w:pStyle w:val="Heading1"/>
      </w:pPr>
      <w:bookmarkStart w:id="32" w:name="_Toc516369901"/>
      <w:bookmarkStart w:id="33" w:name="_Toc73946777"/>
      <w:bookmarkStart w:id="34" w:name="_Toc317384677"/>
      <w:bookmarkStart w:id="35" w:name="_Toc322235328"/>
      <w:bookmarkStart w:id="36" w:name="_Toc322235370"/>
      <w:bookmarkStart w:id="37" w:name="_Toc322236101"/>
      <w:bookmarkStart w:id="38" w:name="_Toc322245043"/>
      <w:bookmarkStart w:id="39" w:name="_Toc322253273"/>
      <w:bookmarkStart w:id="40" w:name="_Toc322394658"/>
      <w:bookmarkStart w:id="41" w:name="_Toc322919899"/>
      <w:bookmarkStart w:id="42" w:name="_Toc322926395"/>
      <w:bookmarkStart w:id="43" w:name="_Toc497787416"/>
      <w:bookmarkStart w:id="44" w:name="_Toc287000881"/>
      <w:bookmarkEnd w:id="22"/>
      <w:bookmarkEnd w:id="23"/>
      <w:r>
        <w:lastRenderedPageBreak/>
        <w:t xml:space="preserve">Proposed </w:t>
      </w:r>
      <w:bookmarkEnd w:id="32"/>
      <w:bookmarkEnd w:id="33"/>
      <w:r w:rsidR="004C3A9C">
        <w:t>Functionality</w:t>
      </w:r>
      <w:bookmarkEnd w:id="44"/>
    </w:p>
    <w:p w14:paraId="510D11FD" w14:textId="77777777" w:rsidR="00C4101E" w:rsidRDefault="00C4101E">
      <w:pPr>
        <w:ind w:left="450"/>
      </w:pPr>
    </w:p>
    <w:p w14:paraId="045C19AB" w14:textId="77777777" w:rsidR="009C1A91" w:rsidRDefault="009C1A91" w:rsidP="009C1A91">
      <w:pPr>
        <w:pStyle w:val="Heading2"/>
      </w:pPr>
      <w:bookmarkStart w:id="45" w:name="_Toc287000882"/>
      <w:bookmarkEnd w:id="34"/>
      <w:bookmarkEnd w:id="35"/>
      <w:bookmarkEnd w:id="36"/>
      <w:bookmarkEnd w:id="37"/>
      <w:bookmarkEnd w:id="38"/>
      <w:bookmarkEnd w:id="39"/>
      <w:bookmarkEnd w:id="40"/>
      <w:bookmarkEnd w:id="41"/>
      <w:bookmarkEnd w:id="42"/>
      <w:bookmarkEnd w:id="43"/>
      <w:r>
        <w:t>Introduction</w:t>
      </w:r>
      <w:bookmarkEnd w:id="45"/>
    </w:p>
    <w:p w14:paraId="5C51551D" w14:textId="77777777" w:rsidR="009C1A91" w:rsidRDefault="009C1A91" w:rsidP="009C1A91">
      <w:pPr>
        <w:pStyle w:val="BodyText"/>
      </w:pPr>
      <w:r>
        <w:t xml:space="preserve">The purpose of this document is to assist the We99 project team and the customer gain a common understanding of the high level functionality of the Biomedical Plate, Assay and Result Management system. The requirements have been documented in storyboard format. A short description of the functionality is included with some mockup screen shots. This format is intended to provide a good overview of the system from a users point of view. </w:t>
      </w:r>
    </w:p>
    <w:p w14:paraId="458ABDFB" w14:textId="77777777" w:rsidR="009C1A91" w:rsidRDefault="009C1A91" w:rsidP="009C1A91">
      <w:pPr>
        <w:pStyle w:val="Heading2"/>
        <w:numPr>
          <w:ilvl w:val="0"/>
          <w:numId w:val="0"/>
        </w:numPr>
        <w:ind w:left="576" w:hanging="576"/>
      </w:pPr>
    </w:p>
    <w:p w14:paraId="7D77E7C1" w14:textId="77777777" w:rsidR="00C4101E" w:rsidRDefault="004C3A9C" w:rsidP="00E00D4C">
      <w:pPr>
        <w:pStyle w:val="Heading2"/>
      </w:pPr>
      <w:bookmarkStart w:id="46" w:name="_Toc287000883"/>
      <w:r>
        <w:t>Overview</w:t>
      </w:r>
      <w:bookmarkEnd w:id="46"/>
    </w:p>
    <w:p w14:paraId="7C02D6F0" w14:textId="28A23A69" w:rsidR="00C4101E" w:rsidRDefault="004C3A9C" w:rsidP="00655494">
      <w:pPr>
        <w:pStyle w:val="BodyText"/>
      </w:pPr>
      <w:bookmarkStart w:id="47" w:name="_Toc516369904"/>
      <w:r>
        <w:t>We prop</w:t>
      </w:r>
      <w:r w:rsidR="00BA35CE">
        <w:t>ose a web-based software solution to facilitate the creation of Biochemical plate specifications, the man</w:t>
      </w:r>
      <w:r w:rsidR="00322E25">
        <w:t>agement of experiments (assays)</w:t>
      </w:r>
      <w:r w:rsidR="00BA35CE">
        <w:t>, and the analysis of results.</w:t>
      </w:r>
    </w:p>
    <w:p w14:paraId="13FCB0E6" w14:textId="5935E570" w:rsidR="00BA35CE" w:rsidRDefault="008F77CC" w:rsidP="00655494">
      <w:pPr>
        <w:pStyle w:val="BodyText"/>
      </w:pPr>
      <w:r>
        <w:t>We have broken the requ</w:t>
      </w:r>
      <w:r w:rsidR="00BA35CE">
        <w:t>i</w:t>
      </w:r>
      <w:r>
        <w:t>rements into</w:t>
      </w:r>
      <w:r w:rsidR="00BA35CE">
        <w:t xml:space="preserve"> sections to facilitate the review and analysis of the functional requirements as follows:</w:t>
      </w:r>
    </w:p>
    <w:p w14:paraId="03AFE630" w14:textId="77777777" w:rsidR="008F77CC" w:rsidRDefault="008F77CC" w:rsidP="00655494">
      <w:pPr>
        <w:pStyle w:val="BodyText"/>
      </w:pPr>
    </w:p>
    <w:p w14:paraId="601B16D5" w14:textId="77777777" w:rsidR="00BA35CE" w:rsidRPr="002B5C14" w:rsidRDefault="00BA35CE" w:rsidP="00655494">
      <w:pPr>
        <w:pStyle w:val="BodyText"/>
        <w:rPr>
          <w:b/>
        </w:rPr>
      </w:pPr>
      <w:r w:rsidRPr="002B5C14">
        <w:rPr>
          <w:b/>
        </w:rPr>
        <w:t>Security</w:t>
      </w:r>
    </w:p>
    <w:p w14:paraId="0A47DAD3" w14:textId="77777777" w:rsidR="00BA35CE" w:rsidRDefault="00BA35CE" w:rsidP="00655494">
      <w:pPr>
        <w:pStyle w:val="BodyText"/>
      </w:pPr>
      <w:r>
        <w:t>Requirements associated with logging into the system and defining user roles within the system.</w:t>
      </w:r>
    </w:p>
    <w:p w14:paraId="01A28448" w14:textId="77777777" w:rsidR="00BA35CE" w:rsidRDefault="00BA35CE" w:rsidP="00655494">
      <w:pPr>
        <w:pStyle w:val="BodyText"/>
      </w:pPr>
    </w:p>
    <w:p w14:paraId="52B97767" w14:textId="77777777" w:rsidR="00BA35CE" w:rsidRPr="002B5C14" w:rsidRDefault="00BA35CE" w:rsidP="00655494">
      <w:pPr>
        <w:pStyle w:val="BodyText"/>
        <w:rPr>
          <w:b/>
        </w:rPr>
      </w:pPr>
      <w:r w:rsidRPr="002B5C14">
        <w:rPr>
          <w:b/>
        </w:rPr>
        <w:t>Plate Management</w:t>
      </w:r>
    </w:p>
    <w:p w14:paraId="30267B91" w14:textId="77777777" w:rsidR="00BA35CE" w:rsidRDefault="00BA35CE" w:rsidP="00655494">
      <w:pPr>
        <w:pStyle w:val="BodyText"/>
      </w:pPr>
      <w:r>
        <w:t>The definition, creation, and storage of biochemical plates and plate sets to be used in experiments</w:t>
      </w:r>
    </w:p>
    <w:p w14:paraId="4F5F441D" w14:textId="77777777" w:rsidR="00BA35CE" w:rsidRDefault="00BA35CE" w:rsidP="00655494">
      <w:pPr>
        <w:pStyle w:val="BodyText"/>
      </w:pPr>
    </w:p>
    <w:p w14:paraId="14C4EF98" w14:textId="77777777" w:rsidR="00BA35CE" w:rsidRPr="002B5C14" w:rsidRDefault="00BA35CE" w:rsidP="00BA35CE">
      <w:pPr>
        <w:pStyle w:val="BodyText"/>
        <w:ind w:left="0"/>
        <w:rPr>
          <w:b/>
        </w:rPr>
      </w:pPr>
      <w:r>
        <w:tab/>
      </w:r>
      <w:r w:rsidRPr="002B5C14">
        <w:rPr>
          <w:b/>
        </w:rPr>
        <w:t>Experiment Management</w:t>
      </w:r>
    </w:p>
    <w:p w14:paraId="622852A3" w14:textId="77777777" w:rsidR="00BA35CE" w:rsidRDefault="00BA35CE" w:rsidP="00BA35CE">
      <w:pPr>
        <w:pStyle w:val="BodyText"/>
        <w:ind w:left="0"/>
      </w:pPr>
      <w:r>
        <w:tab/>
        <w:t>The definition, creation, and storage of experiments conducted.</w:t>
      </w:r>
    </w:p>
    <w:p w14:paraId="3FF72ECD" w14:textId="77777777" w:rsidR="00BA35CE" w:rsidRDefault="00BA35CE" w:rsidP="00BA35CE">
      <w:pPr>
        <w:pStyle w:val="BodyText"/>
        <w:ind w:left="0"/>
      </w:pPr>
    </w:p>
    <w:p w14:paraId="08CB446B" w14:textId="77777777" w:rsidR="00BA35CE" w:rsidRPr="002B5C14" w:rsidRDefault="00BA35CE" w:rsidP="00BA35CE">
      <w:pPr>
        <w:pStyle w:val="BodyText"/>
        <w:ind w:left="0"/>
        <w:rPr>
          <w:b/>
        </w:rPr>
      </w:pPr>
      <w:r>
        <w:tab/>
      </w:r>
      <w:r w:rsidRPr="002B5C14">
        <w:rPr>
          <w:b/>
        </w:rPr>
        <w:t>Results Analysis</w:t>
      </w:r>
    </w:p>
    <w:p w14:paraId="790C7D75" w14:textId="77777777" w:rsidR="00BA35CE" w:rsidRDefault="00BA35CE" w:rsidP="00BA35CE">
      <w:pPr>
        <w:pStyle w:val="BodyText"/>
        <w:ind w:left="0"/>
      </w:pPr>
      <w:r>
        <w:tab/>
        <w:t>Functionality associated with loading, analyzing, reviewing, and storing experiment results.</w:t>
      </w:r>
    </w:p>
    <w:p w14:paraId="1146FF37" w14:textId="77777777" w:rsidR="008F77CC" w:rsidRDefault="008F77CC" w:rsidP="00BA35CE">
      <w:pPr>
        <w:pStyle w:val="BodyText"/>
        <w:ind w:left="0"/>
      </w:pPr>
    </w:p>
    <w:p w14:paraId="1876CF87" w14:textId="38C5D707" w:rsidR="008F77CC" w:rsidRPr="008F77CC" w:rsidRDefault="008F77CC" w:rsidP="00BA35CE">
      <w:pPr>
        <w:pStyle w:val="BodyText"/>
        <w:ind w:left="0"/>
        <w:rPr>
          <w:b/>
        </w:rPr>
      </w:pPr>
      <w:r>
        <w:tab/>
      </w:r>
      <w:r w:rsidRPr="008F77CC">
        <w:rPr>
          <w:b/>
        </w:rPr>
        <w:t>Special Features</w:t>
      </w:r>
    </w:p>
    <w:p w14:paraId="21043766" w14:textId="325DD760" w:rsidR="008F77CC" w:rsidRDefault="008F77CC" w:rsidP="00BA35CE">
      <w:pPr>
        <w:pStyle w:val="BodyText"/>
        <w:ind w:left="0"/>
      </w:pPr>
      <w:r>
        <w:tab/>
        <w:t>Proposals for advanced features to enhance the product</w:t>
      </w:r>
    </w:p>
    <w:p w14:paraId="6F35E15F" w14:textId="77777777" w:rsidR="00C4101E" w:rsidRDefault="00C4101E">
      <w:pPr>
        <w:pStyle w:val="Heading1"/>
      </w:pPr>
      <w:bookmarkStart w:id="48" w:name="_Toc511624237"/>
      <w:bookmarkStart w:id="49" w:name="_Toc514228812"/>
      <w:bookmarkStart w:id="50" w:name="_Toc73946781"/>
      <w:bookmarkStart w:id="51" w:name="_Toc287000884"/>
      <w:bookmarkEnd w:id="47"/>
      <w:r>
        <w:lastRenderedPageBreak/>
        <w:t xml:space="preserve">Business </w:t>
      </w:r>
      <w:r w:rsidR="00B54ADD">
        <w:t xml:space="preserve">(Functional) </w:t>
      </w:r>
      <w:r>
        <w:t>Requirements</w:t>
      </w:r>
      <w:bookmarkEnd w:id="48"/>
      <w:bookmarkEnd w:id="49"/>
      <w:bookmarkEnd w:id="50"/>
      <w:bookmarkEnd w:id="51"/>
    </w:p>
    <w:p w14:paraId="0113DAB3" w14:textId="77777777" w:rsidR="00C4101E" w:rsidRDefault="00B54ADD" w:rsidP="00E00D4C">
      <w:pPr>
        <w:pStyle w:val="Heading2"/>
      </w:pPr>
      <w:bookmarkStart w:id="52" w:name="_Toc73946782"/>
      <w:bookmarkStart w:id="53" w:name="_Toc287000885"/>
      <w:r>
        <w:t>Security</w:t>
      </w:r>
      <w:r w:rsidR="00C4101E">
        <w:t xml:space="preserve"> Functional Requirements</w:t>
      </w:r>
      <w:bookmarkEnd w:id="53"/>
    </w:p>
    <w:p w14:paraId="71B9A8C4" w14:textId="77777777" w:rsidR="00B54ADD" w:rsidRDefault="00B54ADD" w:rsidP="00B54ADD">
      <w:pPr>
        <w:pStyle w:val="BodyText"/>
      </w:pPr>
    </w:p>
    <w:p w14:paraId="7A8C59B1" w14:textId="77777777" w:rsidR="00B54ADD" w:rsidRDefault="00F5226A" w:rsidP="00B54ADD">
      <w:pPr>
        <w:pStyle w:val="Heading3"/>
      </w:pPr>
      <w:bookmarkStart w:id="54" w:name="_Toc287000886"/>
      <w:r>
        <w:t xml:space="preserve">Security </w:t>
      </w:r>
      <w:r w:rsidR="00B54ADD">
        <w:t>Overview</w:t>
      </w:r>
      <w:bookmarkEnd w:id="54"/>
    </w:p>
    <w:p w14:paraId="7559D5A8" w14:textId="77777777" w:rsidR="00B54ADD" w:rsidRDefault="00B54ADD" w:rsidP="00B54ADD">
      <w:pPr>
        <w:pStyle w:val="BodyText"/>
      </w:pPr>
      <w:r>
        <w:t xml:space="preserve">We propose that all users of the system must have </w:t>
      </w:r>
    </w:p>
    <w:p w14:paraId="23254E22" w14:textId="04AF4A6C" w:rsidR="00982EA4" w:rsidRDefault="00982EA4" w:rsidP="00B54ADD">
      <w:pPr>
        <w:pStyle w:val="BodyText"/>
        <w:numPr>
          <w:ilvl w:val="0"/>
          <w:numId w:val="23"/>
        </w:numPr>
      </w:pPr>
      <w:r>
        <w:t>An email address – for use as a unique identifier and during the login process.</w:t>
      </w:r>
    </w:p>
    <w:p w14:paraId="12667FB3" w14:textId="77777777" w:rsidR="00B54ADD" w:rsidRDefault="00B54ADD" w:rsidP="00B54ADD">
      <w:pPr>
        <w:pStyle w:val="BodyText"/>
        <w:numPr>
          <w:ilvl w:val="0"/>
          <w:numId w:val="23"/>
        </w:numPr>
      </w:pPr>
      <w:r>
        <w:t>An account – to logon to the system</w:t>
      </w:r>
    </w:p>
    <w:p w14:paraId="013DBEA3" w14:textId="77777777" w:rsidR="00B54ADD" w:rsidRDefault="00B54ADD" w:rsidP="00B54ADD">
      <w:pPr>
        <w:pStyle w:val="BodyText"/>
        <w:numPr>
          <w:ilvl w:val="0"/>
          <w:numId w:val="23"/>
        </w:numPr>
      </w:pPr>
      <w:r>
        <w:t xml:space="preserve">A User role – Administrator or Scientist </w:t>
      </w:r>
    </w:p>
    <w:p w14:paraId="38714491" w14:textId="28B33FC0" w:rsidR="00B55648" w:rsidRDefault="00B55648" w:rsidP="00FA7D04">
      <w:pPr>
        <w:pStyle w:val="BodyText"/>
      </w:pPr>
      <w:r>
        <w:t>Nearly all of the operations in the system require a specific permission granted to the user in order to access the feature</w:t>
      </w:r>
      <w:r w:rsidR="00FA7D04">
        <w:t>. These permissions are grouped into Roles and a User is assigned a single Role. This approach allows for easy expansion of the system to include user defined roles or customization of the existing roles.</w:t>
      </w:r>
    </w:p>
    <w:p w14:paraId="38C72711" w14:textId="4428D8D1" w:rsidR="00B54ADD" w:rsidRDefault="00B54ADD" w:rsidP="00B54ADD">
      <w:pPr>
        <w:pStyle w:val="BodyText"/>
      </w:pPr>
      <w:r>
        <w:t>A user with the Administrator role has access to create and remove user accounts</w:t>
      </w:r>
      <w:r w:rsidR="00456480">
        <w:t>.</w:t>
      </w:r>
    </w:p>
    <w:p w14:paraId="76301651" w14:textId="62448895" w:rsidR="009A39C8" w:rsidRDefault="009A39C8" w:rsidP="00456480">
      <w:pPr>
        <w:pStyle w:val="BodyText"/>
      </w:pPr>
      <w:r>
        <w:t>We propose requiring the following information for a user account:</w:t>
      </w:r>
    </w:p>
    <w:p w14:paraId="22326761" w14:textId="6B469FEB" w:rsidR="009A39C8" w:rsidRDefault="009A39C8" w:rsidP="009A39C8">
      <w:pPr>
        <w:pStyle w:val="BodyText"/>
        <w:numPr>
          <w:ilvl w:val="0"/>
          <w:numId w:val="24"/>
        </w:numPr>
      </w:pPr>
      <w:r w:rsidRPr="009A39C8">
        <w:rPr>
          <w:b/>
        </w:rPr>
        <w:t>Email address</w:t>
      </w:r>
      <w:r>
        <w:t xml:space="preserve"> – used at the username. Email addresses help ensure unique usernames. The email address may by used in future for sending notification to the user.</w:t>
      </w:r>
    </w:p>
    <w:p w14:paraId="6FFE5698" w14:textId="79F26257" w:rsidR="009A39C8" w:rsidRDefault="009A39C8" w:rsidP="009A39C8">
      <w:pPr>
        <w:pStyle w:val="BodyText"/>
        <w:numPr>
          <w:ilvl w:val="0"/>
          <w:numId w:val="24"/>
        </w:numPr>
      </w:pPr>
      <w:r w:rsidRPr="009A39C8">
        <w:rPr>
          <w:b/>
        </w:rPr>
        <w:t>First name / Last name</w:t>
      </w:r>
      <w:r>
        <w:t xml:space="preserve"> – used to identify the user in a more friendly form.</w:t>
      </w:r>
    </w:p>
    <w:p w14:paraId="62B3AC6C" w14:textId="5C361DE2" w:rsidR="009A39C8" w:rsidRDefault="009A39C8" w:rsidP="009A39C8">
      <w:pPr>
        <w:pStyle w:val="BodyText"/>
        <w:numPr>
          <w:ilvl w:val="0"/>
          <w:numId w:val="24"/>
        </w:numPr>
      </w:pPr>
      <w:r w:rsidRPr="009A39C8">
        <w:rPr>
          <w:b/>
        </w:rPr>
        <w:t>Password</w:t>
      </w:r>
      <w:r>
        <w:t xml:space="preserve"> – a </w:t>
      </w:r>
      <w:r w:rsidR="00982EA4">
        <w:t xml:space="preserve">user supplied </w:t>
      </w:r>
      <w:r>
        <w:t xml:space="preserve">password </w:t>
      </w:r>
      <w:r w:rsidR="00982EA4">
        <w:t>for authentication</w:t>
      </w:r>
      <w:r>
        <w:t>.</w:t>
      </w:r>
    </w:p>
    <w:p w14:paraId="1F0D0635" w14:textId="6D5EA31A" w:rsidR="009A39C8" w:rsidRDefault="00FA7D04" w:rsidP="009A39C8">
      <w:pPr>
        <w:pStyle w:val="BodyText"/>
      </w:pPr>
      <w:r>
        <w:t>Users with an</w:t>
      </w:r>
      <w:r w:rsidR="009A39C8">
        <w:t xml:space="preserve"> Administrator role have access to create and remove user accounts and to reset user passwords.</w:t>
      </w:r>
    </w:p>
    <w:p w14:paraId="157AA6AD" w14:textId="0F82F181" w:rsidR="009A39C8" w:rsidRDefault="009A39C8" w:rsidP="009A39C8">
      <w:pPr>
        <w:pStyle w:val="BodyText"/>
      </w:pPr>
      <w:r>
        <w:t>Administrative users also have the ability to add data on test equipment used in experiments. This information can be used to help identify defective equipment and functionality can be expanded to incorporate file parsers to assist the user in loading results produced from a machine that may be in a non-standard format (see special features).</w:t>
      </w:r>
    </w:p>
    <w:p w14:paraId="1EEDACDB" w14:textId="77777777" w:rsidR="009A39C8" w:rsidRDefault="009A39C8" w:rsidP="00456480">
      <w:pPr>
        <w:pStyle w:val="BodyText"/>
      </w:pPr>
    </w:p>
    <w:p w14:paraId="4A63A249" w14:textId="77777777" w:rsidR="00B54ADD" w:rsidRDefault="00B54ADD" w:rsidP="00B54ADD">
      <w:pPr>
        <w:pStyle w:val="BodyText"/>
      </w:pPr>
    </w:p>
    <w:p w14:paraId="6B559A77" w14:textId="7E3F5349" w:rsidR="00B54ADD" w:rsidRDefault="00B54ADD" w:rsidP="00B54ADD">
      <w:pPr>
        <w:pStyle w:val="Heading3"/>
      </w:pPr>
      <w:bookmarkStart w:id="55" w:name="_Toc287000887"/>
      <w:r>
        <w:t>Sample Screens</w:t>
      </w:r>
      <w:r w:rsidR="004D5E73">
        <w:t xml:space="preserve"> / Story</w:t>
      </w:r>
      <w:r w:rsidR="00B52CD5">
        <w:t xml:space="preserve"> </w:t>
      </w:r>
      <w:r w:rsidR="004D5E73">
        <w:t>Board</w:t>
      </w:r>
      <w:bookmarkEnd w:id="55"/>
    </w:p>
    <w:p w14:paraId="4E13C02A" w14:textId="77777777" w:rsidR="00B54ADD" w:rsidRDefault="005C5E16" w:rsidP="00B54ADD">
      <w:pPr>
        <w:pStyle w:val="BodyText"/>
      </w:pPr>
      <w:r>
        <w:rPr>
          <w:noProof/>
        </w:rPr>
        <w:drawing>
          <wp:inline distT="0" distB="0" distL="0" distR="0" wp14:anchorId="0B5B6D18" wp14:editId="6CFBB606">
            <wp:extent cx="2437074" cy="1616249"/>
            <wp:effectExtent l="0" t="0" r="1905" b="9525"/>
            <wp:docPr id="7" name="Picture 7" descr="loginscreen_c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inscreen_cro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7962" cy="1616838"/>
                    </a:xfrm>
                    <a:prstGeom prst="rect">
                      <a:avLst/>
                    </a:prstGeom>
                    <a:noFill/>
                    <a:ln>
                      <a:noFill/>
                    </a:ln>
                  </pic:spPr>
                </pic:pic>
              </a:graphicData>
            </a:graphic>
          </wp:inline>
        </w:drawing>
      </w:r>
    </w:p>
    <w:p w14:paraId="66BFEBB0" w14:textId="77777777" w:rsidR="004D5E73" w:rsidRDefault="004D5E73" w:rsidP="00B54ADD">
      <w:pPr>
        <w:pStyle w:val="BodyText"/>
      </w:pPr>
    </w:p>
    <w:p w14:paraId="6BC1B65F" w14:textId="77777777" w:rsidR="004D5E73" w:rsidRDefault="00DB1EE3" w:rsidP="00122476">
      <w:pPr>
        <w:pStyle w:val="BodyText"/>
        <w:jc w:val="center"/>
      </w:pPr>
      <w:r>
        <w:rPr>
          <w:noProof/>
        </w:rPr>
        <w:drawing>
          <wp:anchor distT="0" distB="0" distL="114300" distR="114300" simplePos="0" relativeHeight="251659264" behindDoc="0" locked="0" layoutInCell="1" allowOverlap="1" wp14:anchorId="1B18E35A" wp14:editId="24D6BA34">
            <wp:simplePos x="0" y="0"/>
            <wp:positionH relativeFrom="margin">
              <wp:align>left</wp:align>
            </wp:positionH>
            <wp:positionV relativeFrom="margin">
              <wp:posOffset>4021879</wp:posOffset>
            </wp:positionV>
            <wp:extent cx="3056890" cy="282765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Personnel_crop.jpg"/>
                    <pic:cNvPicPr/>
                  </pic:nvPicPr>
                  <pic:blipFill>
                    <a:blip r:embed="rId13">
                      <a:extLst>
                        <a:ext uri="{28A0092B-C50C-407E-A947-70E740481C1C}">
                          <a14:useLocalDpi xmlns:a14="http://schemas.microsoft.com/office/drawing/2010/main" val="0"/>
                        </a:ext>
                      </a:extLst>
                    </a:blip>
                    <a:stretch>
                      <a:fillRect/>
                    </a:stretch>
                  </pic:blipFill>
                  <pic:spPr>
                    <a:xfrm>
                      <a:off x="0" y="0"/>
                      <a:ext cx="3056890" cy="2827655"/>
                    </a:xfrm>
                    <a:prstGeom prst="rect">
                      <a:avLst/>
                    </a:prstGeom>
                  </pic:spPr>
                </pic:pic>
              </a:graphicData>
            </a:graphic>
          </wp:anchor>
        </w:drawing>
      </w:r>
      <w:r w:rsidR="005C5E16">
        <w:rPr>
          <w:noProof/>
        </w:rPr>
        <w:drawing>
          <wp:anchor distT="0" distB="0" distL="114300" distR="114300" simplePos="0" relativeHeight="251658240" behindDoc="0" locked="0" layoutInCell="1" allowOverlap="1" wp14:anchorId="5CB233CE" wp14:editId="3B7A5AA6">
            <wp:simplePos x="0" y="0"/>
            <wp:positionH relativeFrom="margin">
              <wp:align>center</wp:align>
            </wp:positionH>
            <wp:positionV relativeFrom="margin">
              <wp:align>top</wp:align>
            </wp:positionV>
            <wp:extent cx="6489700" cy="2843530"/>
            <wp:effectExtent l="0" t="0" r="12700" b="1270"/>
            <wp:wrapSquare wrapText="bothSides"/>
            <wp:docPr id="12" name="Picture 12" descr="Welcome_c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elcome_cro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89700" cy="2843530"/>
                    </a:xfrm>
                    <a:prstGeom prst="rect">
                      <a:avLst/>
                    </a:prstGeom>
                    <a:noFill/>
                    <a:ln>
                      <a:noFill/>
                    </a:ln>
                  </pic:spPr>
                </pic:pic>
              </a:graphicData>
            </a:graphic>
          </wp:anchor>
        </w:drawing>
      </w:r>
    </w:p>
    <w:p w14:paraId="017E48E3" w14:textId="77777777" w:rsidR="00B54ADD" w:rsidRDefault="00B54ADD" w:rsidP="00B54ADD">
      <w:pPr>
        <w:pStyle w:val="BodyText"/>
      </w:pPr>
    </w:p>
    <w:p w14:paraId="64BECF01" w14:textId="77777777" w:rsidR="00DB1EE3" w:rsidRPr="00B54ADD" w:rsidRDefault="00DB1EE3" w:rsidP="00DB1EE3">
      <w:pPr>
        <w:pStyle w:val="BodyText"/>
        <w:ind w:left="0"/>
      </w:pPr>
    </w:p>
    <w:p w14:paraId="07184F75" w14:textId="77777777" w:rsidR="00B54ADD" w:rsidRDefault="00B54ADD" w:rsidP="00B54ADD">
      <w:pPr>
        <w:pStyle w:val="BodyText"/>
      </w:pPr>
      <w:r>
        <w:tab/>
      </w:r>
    </w:p>
    <w:p w14:paraId="4AACDE45" w14:textId="77777777" w:rsidR="00C4101E" w:rsidRDefault="00DB1EE3">
      <w:pPr>
        <w:pStyle w:val="BodyText"/>
      </w:pPr>
      <w:r>
        <w:rPr>
          <w:noProof/>
        </w:rPr>
        <w:drawing>
          <wp:inline distT="0" distB="0" distL="0" distR="0" wp14:anchorId="5FF472F6" wp14:editId="3FEB2D58">
            <wp:extent cx="3439598"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TestingDevices_crop.jpg"/>
                    <pic:cNvPicPr/>
                  </pic:nvPicPr>
                  <pic:blipFill>
                    <a:blip r:embed="rId15">
                      <a:extLst>
                        <a:ext uri="{28A0092B-C50C-407E-A947-70E740481C1C}">
                          <a14:useLocalDpi xmlns:a14="http://schemas.microsoft.com/office/drawing/2010/main" val="0"/>
                        </a:ext>
                      </a:extLst>
                    </a:blip>
                    <a:stretch>
                      <a:fillRect/>
                    </a:stretch>
                  </pic:blipFill>
                  <pic:spPr>
                    <a:xfrm>
                      <a:off x="0" y="0"/>
                      <a:ext cx="3441003" cy="2744320"/>
                    </a:xfrm>
                    <a:prstGeom prst="rect">
                      <a:avLst/>
                    </a:prstGeom>
                  </pic:spPr>
                </pic:pic>
              </a:graphicData>
            </a:graphic>
          </wp:inline>
        </w:drawing>
      </w:r>
    </w:p>
    <w:p w14:paraId="64D7E1B1" w14:textId="77777777" w:rsidR="00DB1EE3" w:rsidRDefault="00DB1EE3">
      <w:r>
        <w:br w:type="page"/>
      </w:r>
    </w:p>
    <w:p w14:paraId="48FA4154" w14:textId="77777777" w:rsidR="00C4101E" w:rsidRDefault="00DB1EE3">
      <w:pPr>
        <w:pStyle w:val="BodyText"/>
      </w:pPr>
      <w:r>
        <w:rPr>
          <w:noProof/>
        </w:rPr>
        <w:lastRenderedPageBreak/>
        <w:drawing>
          <wp:inline distT="0" distB="0" distL="0" distR="0" wp14:anchorId="3C376AFA" wp14:editId="350FC2C7">
            <wp:extent cx="3225800" cy="2776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Settings_crop.jpg"/>
                    <pic:cNvPicPr/>
                  </pic:nvPicPr>
                  <pic:blipFill>
                    <a:blip r:embed="rId16">
                      <a:extLst>
                        <a:ext uri="{28A0092B-C50C-407E-A947-70E740481C1C}">
                          <a14:useLocalDpi xmlns:a14="http://schemas.microsoft.com/office/drawing/2010/main" val="0"/>
                        </a:ext>
                      </a:extLst>
                    </a:blip>
                    <a:stretch>
                      <a:fillRect/>
                    </a:stretch>
                  </pic:blipFill>
                  <pic:spPr>
                    <a:xfrm>
                      <a:off x="0" y="0"/>
                      <a:ext cx="3225800" cy="2776220"/>
                    </a:xfrm>
                    <a:prstGeom prst="rect">
                      <a:avLst/>
                    </a:prstGeom>
                  </pic:spPr>
                </pic:pic>
              </a:graphicData>
            </a:graphic>
          </wp:inline>
        </w:drawing>
      </w:r>
    </w:p>
    <w:p w14:paraId="43A92149" w14:textId="77777777" w:rsidR="002B5C14" w:rsidRDefault="002B5C14">
      <w:pPr>
        <w:pStyle w:val="BodyText"/>
      </w:pPr>
    </w:p>
    <w:p w14:paraId="4A6ECB54" w14:textId="77777777" w:rsidR="002B5C14" w:rsidRDefault="002B5C14">
      <w:pPr>
        <w:pStyle w:val="BodyText"/>
      </w:pPr>
    </w:p>
    <w:p w14:paraId="177B3F3E" w14:textId="1BFF5898" w:rsidR="00C4101E" w:rsidRDefault="00DB1EE3" w:rsidP="002B5C14">
      <w:pPr>
        <w:pStyle w:val="Heading3"/>
      </w:pPr>
      <w:bookmarkStart w:id="56" w:name="_Toc287000888"/>
      <w:bookmarkEnd w:id="52"/>
      <w:r>
        <w:t>O</w:t>
      </w:r>
      <w:r w:rsidR="00B31CA3">
        <w:t xml:space="preserve">pen Issues / Questions </w:t>
      </w:r>
      <w:r w:rsidR="002B5C14">
        <w:t>S</w:t>
      </w:r>
      <w:r>
        <w:t>ecurity</w:t>
      </w:r>
      <w:r w:rsidR="002B5C14">
        <w:t xml:space="preserve"> Section</w:t>
      </w:r>
      <w:bookmarkEnd w:id="56"/>
    </w:p>
    <w:tbl>
      <w:tblPr>
        <w:tblW w:w="9000" w:type="dxa"/>
        <w:tblInd w:w="82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450"/>
        <w:gridCol w:w="3510"/>
        <w:gridCol w:w="5040"/>
      </w:tblGrid>
      <w:tr w:rsidR="00DB1EE3" w14:paraId="7A08CF16" w14:textId="77777777" w:rsidTr="00DB1EE3">
        <w:trPr>
          <w:cantSplit/>
          <w:tblHeader/>
        </w:trPr>
        <w:tc>
          <w:tcPr>
            <w:tcW w:w="45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6E35EC50" w14:textId="77777777" w:rsidR="00DB1EE3" w:rsidRDefault="00DB1EE3">
            <w:pPr>
              <w:pStyle w:val="TableTitle"/>
            </w:pPr>
            <w:r>
              <w:rPr>
                <w:noProof w:val="0"/>
              </w:rPr>
              <w:t>#</w:t>
            </w:r>
            <w:r>
              <w:t xml:space="preserve"> </w:t>
            </w:r>
          </w:p>
        </w:tc>
        <w:tc>
          <w:tcPr>
            <w:tcW w:w="351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25B79B25" w14:textId="77777777" w:rsidR="00DB1EE3" w:rsidRDefault="00DB1EE3">
            <w:pPr>
              <w:pStyle w:val="TableTitle"/>
            </w:pPr>
            <w:r>
              <w:t>Description</w:t>
            </w:r>
          </w:p>
        </w:tc>
        <w:tc>
          <w:tcPr>
            <w:tcW w:w="504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0FC7AB71" w14:textId="77777777" w:rsidR="00DB1EE3" w:rsidRDefault="002B5C14">
            <w:pPr>
              <w:pStyle w:val="TableTitle"/>
            </w:pPr>
            <w:r>
              <w:t>NOtes</w:t>
            </w:r>
          </w:p>
        </w:tc>
      </w:tr>
      <w:tr w:rsidR="00DB1EE3" w14:paraId="01B64E98" w14:textId="77777777" w:rsidTr="00DB1EE3">
        <w:trPr>
          <w:cantSplit/>
        </w:trPr>
        <w:tc>
          <w:tcPr>
            <w:tcW w:w="450" w:type="dxa"/>
            <w:tcBorders>
              <w:top w:val="single" w:sz="8" w:space="0" w:color="808080"/>
              <w:left w:val="single" w:sz="12" w:space="0" w:color="000000"/>
              <w:bottom w:val="single" w:sz="8" w:space="0" w:color="808080"/>
              <w:right w:val="single" w:sz="8" w:space="0" w:color="808080"/>
            </w:tcBorders>
          </w:tcPr>
          <w:p w14:paraId="3EFD724F" w14:textId="77777777" w:rsidR="00DB1EE3" w:rsidRDefault="00DB1EE3">
            <w:pPr>
              <w:pStyle w:val="TableText"/>
              <w:rPr>
                <w:sz w:val="18"/>
              </w:rPr>
            </w:pPr>
            <w:r>
              <w:rPr>
                <w:sz w:val="18"/>
              </w:rPr>
              <w:t>1</w:t>
            </w:r>
          </w:p>
        </w:tc>
        <w:tc>
          <w:tcPr>
            <w:tcW w:w="3510" w:type="dxa"/>
            <w:tcBorders>
              <w:top w:val="single" w:sz="8" w:space="0" w:color="808080"/>
              <w:left w:val="single" w:sz="8" w:space="0" w:color="808080"/>
              <w:bottom w:val="single" w:sz="8" w:space="0" w:color="808080"/>
              <w:right w:val="single" w:sz="8" w:space="0" w:color="808080"/>
            </w:tcBorders>
          </w:tcPr>
          <w:p w14:paraId="1C170928" w14:textId="77777777" w:rsidR="00DB1EE3" w:rsidRDefault="00DB1EE3">
            <w:pPr>
              <w:pStyle w:val="TableText"/>
            </w:pPr>
            <w:r>
              <w:t>Can we use Testing devices to manage import export formats of files associated with the</w:t>
            </w:r>
            <w:r w:rsidR="002B5C14">
              <w:t xml:space="preserve"> device</w:t>
            </w:r>
          </w:p>
        </w:tc>
        <w:tc>
          <w:tcPr>
            <w:tcW w:w="5040" w:type="dxa"/>
            <w:tcBorders>
              <w:top w:val="single" w:sz="8" w:space="0" w:color="808080"/>
              <w:left w:val="single" w:sz="8" w:space="0" w:color="808080"/>
              <w:bottom w:val="single" w:sz="8" w:space="0" w:color="808080"/>
              <w:right w:val="single" w:sz="8" w:space="0" w:color="808080"/>
            </w:tcBorders>
          </w:tcPr>
          <w:p w14:paraId="3AC70FCF" w14:textId="77777777" w:rsidR="00DB1EE3" w:rsidRDefault="00DB1EE3">
            <w:pPr>
              <w:pStyle w:val="TableText"/>
            </w:pPr>
          </w:p>
        </w:tc>
      </w:tr>
      <w:tr w:rsidR="00DB1EE3" w14:paraId="69FB142F" w14:textId="77777777" w:rsidTr="00DB1EE3">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49F1E141" w14:textId="77777777" w:rsidR="00DB1EE3" w:rsidRDefault="00DB1EE3">
            <w:pPr>
              <w:pStyle w:val="TableText"/>
              <w:rPr>
                <w:sz w:val="18"/>
              </w:rPr>
            </w:pPr>
            <w:r>
              <w:rPr>
                <w:sz w:val="18"/>
              </w:rPr>
              <w:t>2</w:t>
            </w:r>
          </w:p>
        </w:tc>
        <w:tc>
          <w:tcPr>
            <w:tcW w:w="3510" w:type="dxa"/>
            <w:tcBorders>
              <w:top w:val="single" w:sz="8" w:space="0" w:color="808080"/>
              <w:left w:val="single" w:sz="8" w:space="0" w:color="808080"/>
              <w:bottom w:val="single" w:sz="8" w:space="0" w:color="808080"/>
              <w:right w:val="single" w:sz="8" w:space="0" w:color="808080"/>
            </w:tcBorders>
          </w:tcPr>
          <w:p w14:paraId="5F5B51C1" w14:textId="77777777" w:rsidR="00DB1EE3" w:rsidRDefault="002B5C14">
            <w:pPr>
              <w:pStyle w:val="TableText"/>
            </w:pPr>
            <w:r>
              <w:t>Roles – Are there any other roles besides Manager/Administrator and Scientist that we should add</w:t>
            </w:r>
          </w:p>
        </w:tc>
        <w:tc>
          <w:tcPr>
            <w:tcW w:w="5040" w:type="dxa"/>
            <w:tcBorders>
              <w:top w:val="single" w:sz="8" w:space="0" w:color="808080"/>
              <w:left w:val="single" w:sz="8" w:space="0" w:color="808080"/>
              <w:bottom w:val="single" w:sz="8" w:space="0" w:color="808080"/>
              <w:right w:val="single" w:sz="8" w:space="0" w:color="808080"/>
            </w:tcBorders>
          </w:tcPr>
          <w:p w14:paraId="4D5C5378" w14:textId="77777777" w:rsidR="00DB1EE3" w:rsidRDefault="00DB1EE3">
            <w:pPr>
              <w:pStyle w:val="TableText"/>
            </w:pPr>
          </w:p>
        </w:tc>
      </w:tr>
      <w:tr w:rsidR="002B5C14" w14:paraId="0457BE4B" w14:textId="77777777" w:rsidTr="00DB1EE3">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60423700" w14:textId="0E1E7384" w:rsidR="002B5C14" w:rsidRDefault="008F77CC">
            <w:pPr>
              <w:pStyle w:val="TableText"/>
              <w:rPr>
                <w:sz w:val="18"/>
              </w:rPr>
            </w:pPr>
            <w:r>
              <w:rPr>
                <w:sz w:val="18"/>
              </w:rPr>
              <w:t>3</w:t>
            </w:r>
          </w:p>
        </w:tc>
        <w:tc>
          <w:tcPr>
            <w:tcW w:w="3510" w:type="dxa"/>
            <w:tcBorders>
              <w:top w:val="single" w:sz="8" w:space="0" w:color="808080"/>
              <w:left w:val="single" w:sz="8" w:space="0" w:color="808080"/>
              <w:bottom w:val="single" w:sz="8" w:space="0" w:color="808080"/>
              <w:right w:val="single" w:sz="8" w:space="0" w:color="808080"/>
            </w:tcBorders>
          </w:tcPr>
          <w:p w14:paraId="6744D25D" w14:textId="6DF14411" w:rsidR="002B5C14" w:rsidRDefault="008F77CC">
            <w:pPr>
              <w:pStyle w:val="TableText"/>
            </w:pPr>
            <w:r>
              <w:t xml:space="preserve">Organization Units – Is there a need to </w:t>
            </w:r>
            <w:r w:rsidR="002E4E61">
              <w:t xml:space="preserve">allow organizational groupings to manage accounts in large corporate </w:t>
            </w:r>
            <w:r w:rsidR="00CD2ED0">
              <w:t>environments</w:t>
            </w:r>
          </w:p>
        </w:tc>
        <w:tc>
          <w:tcPr>
            <w:tcW w:w="5040" w:type="dxa"/>
            <w:tcBorders>
              <w:top w:val="single" w:sz="8" w:space="0" w:color="808080"/>
              <w:left w:val="single" w:sz="8" w:space="0" w:color="808080"/>
              <w:bottom w:val="single" w:sz="8" w:space="0" w:color="808080"/>
              <w:right w:val="single" w:sz="8" w:space="0" w:color="808080"/>
            </w:tcBorders>
          </w:tcPr>
          <w:p w14:paraId="5647320B" w14:textId="77777777" w:rsidR="002B5C14" w:rsidRDefault="002B5C14">
            <w:pPr>
              <w:pStyle w:val="TableText"/>
            </w:pPr>
          </w:p>
        </w:tc>
      </w:tr>
    </w:tbl>
    <w:p w14:paraId="352C051C" w14:textId="77777777" w:rsidR="002B5C14" w:rsidRDefault="002B5C14" w:rsidP="002B5C14">
      <w:pPr>
        <w:pStyle w:val="Heading2"/>
        <w:numPr>
          <w:ilvl w:val="0"/>
          <w:numId w:val="0"/>
        </w:numPr>
        <w:ind w:left="576"/>
      </w:pPr>
      <w:bookmarkStart w:id="57" w:name="_Toc73946788"/>
      <w:bookmarkStart w:id="58" w:name="_Toc54428022"/>
    </w:p>
    <w:p w14:paraId="74CCD00C" w14:textId="77777777" w:rsidR="002B5C14" w:rsidRDefault="002B5C14" w:rsidP="002B5C14">
      <w:pPr>
        <w:pStyle w:val="BodyText"/>
        <w:rPr>
          <w:rFonts w:cs="Arial"/>
          <w:color w:val="000080"/>
          <w:sz w:val="28"/>
          <w:szCs w:val="28"/>
        </w:rPr>
      </w:pPr>
      <w:r>
        <w:br w:type="page"/>
      </w:r>
    </w:p>
    <w:p w14:paraId="70564422" w14:textId="77777777" w:rsidR="00C4101E" w:rsidRDefault="002B5C14" w:rsidP="00E00D4C">
      <w:pPr>
        <w:pStyle w:val="Heading2"/>
      </w:pPr>
      <w:bookmarkStart w:id="59" w:name="_Toc287000889"/>
      <w:r>
        <w:lastRenderedPageBreak/>
        <w:t>Plate Management Requirements</w:t>
      </w:r>
      <w:bookmarkEnd w:id="59"/>
    </w:p>
    <w:p w14:paraId="36A550A3" w14:textId="77777777" w:rsidR="0076409D" w:rsidRDefault="0076409D" w:rsidP="0076409D">
      <w:pPr>
        <w:pStyle w:val="BodyText"/>
      </w:pPr>
    </w:p>
    <w:p w14:paraId="7F135AB9" w14:textId="248C5F6C" w:rsidR="0076409D" w:rsidRDefault="0076409D" w:rsidP="0076409D">
      <w:pPr>
        <w:pStyle w:val="Heading3"/>
      </w:pPr>
      <w:bookmarkStart w:id="60" w:name="_Toc287000890"/>
      <w:r>
        <w:t>Plate Management Overview</w:t>
      </w:r>
      <w:bookmarkEnd w:id="60"/>
    </w:p>
    <w:p w14:paraId="72A7A309" w14:textId="7F7A1CB6" w:rsidR="00322E25" w:rsidRDefault="00322E25" w:rsidP="00322E25">
      <w:pPr>
        <w:pStyle w:val="BodyText"/>
      </w:pPr>
      <w:r>
        <w:t xml:space="preserve">Plate Management covers creating </w:t>
      </w:r>
      <w:r w:rsidR="003A2546">
        <w:t xml:space="preserve">a </w:t>
      </w:r>
      <w:r>
        <w:t>specification of t</w:t>
      </w:r>
      <w:r w:rsidR="003A2546">
        <w:t xml:space="preserve">he contents of </w:t>
      </w:r>
      <w:proofErr w:type="spellStart"/>
      <w:r w:rsidR="003A2546">
        <w:t>microtitre</w:t>
      </w:r>
      <w:proofErr w:type="spellEnd"/>
      <w:r w:rsidR="003A2546">
        <w:t xml:space="preserve"> plate sets</w:t>
      </w:r>
      <w:r>
        <w:t xml:space="preserve"> to be used in experiments. </w:t>
      </w:r>
    </w:p>
    <w:p w14:paraId="07596501" w14:textId="1B18EDD3" w:rsidR="00F81FB0" w:rsidRDefault="00F81FB0" w:rsidP="00322E25">
      <w:pPr>
        <w:pStyle w:val="BodyText"/>
      </w:pPr>
      <w:r>
        <w:t>The plate management service offers a central place for the user to manage</w:t>
      </w:r>
      <w:r w:rsidR="00575E91">
        <w:t xml:space="preserve"> templates</w:t>
      </w:r>
      <w:r>
        <w:t xml:space="preserve"> and create plate sets for thei</w:t>
      </w:r>
      <w:r w:rsidR="00F644FB">
        <w:t>r experiment. The experiment manager</w:t>
      </w:r>
      <w:r>
        <w:t xml:space="preserve"> offers an overview of existing </w:t>
      </w:r>
      <w:r w:rsidR="00F644FB">
        <w:t xml:space="preserve">plate </w:t>
      </w:r>
      <w:r>
        <w:t>sets and their status. It also offers q</w:t>
      </w:r>
      <w:r w:rsidR="00F644FB">
        <w:t>uick access to create new plate sets.</w:t>
      </w:r>
    </w:p>
    <w:p w14:paraId="53866847" w14:textId="77777777" w:rsidR="00575E91" w:rsidRDefault="00575E91" w:rsidP="00322E25">
      <w:pPr>
        <w:pStyle w:val="BodyText"/>
      </w:pPr>
    </w:p>
    <w:p w14:paraId="145A0929" w14:textId="685F2B6A" w:rsidR="003A2546" w:rsidRPr="00575E91" w:rsidRDefault="003A2546" w:rsidP="003A2546">
      <w:pPr>
        <w:pStyle w:val="BodyText"/>
        <w:rPr>
          <w:b/>
        </w:rPr>
      </w:pPr>
      <w:r w:rsidRPr="00575E91">
        <w:rPr>
          <w:b/>
        </w:rPr>
        <w:t>Plate Templates</w:t>
      </w:r>
    </w:p>
    <w:p w14:paraId="5D1E2430" w14:textId="47055EF8" w:rsidR="003A2546" w:rsidRDefault="003A2546" w:rsidP="003A2546">
      <w:pPr>
        <w:pStyle w:val="BodyText"/>
      </w:pPr>
      <w:r>
        <w:t xml:space="preserve">Plate sets are created using plate templates. Plate templates contain labels that act as </w:t>
      </w:r>
      <w:proofErr w:type="gramStart"/>
      <w:r>
        <w:t>place holders</w:t>
      </w:r>
      <w:proofErr w:type="gramEnd"/>
      <w:r>
        <w:t xml:space="preserve"> for how compounds and controls should be arranged on plates.</w:t>
      </w:r>
      <w:r w:rsidR="00575E91">
        <w:t xml:space="preserve"> </w:t>
      </w:r>
      <w:r>
        <w:t>The process of creating plate templates is covered in detail in the storyboards below.</w:t>
      </w:r>
    </w:p>
    <w:p w14:paraId="26116384" w14:textId="46D02BC7" w:rsidR="003A2546" w:rsidRDefault="003A2546" w:rsidP="003A2546">
      <w:pPr>
        <w:pStyle w:val="BodyText"/>
      </w:pPr>
      <w:r>
        <w:t>Plate templates are stored in the system and can be searched based on several criteria.</w:t>
      </w:r>
    </w:p>
    <w:p w14:paraId="0C820535" w14:textId="77777777" w:rsidR="003A2546" w:rsidRDefault="003A2546" w:rsidP="003A2546">
      <w:pPr>
        <w:pStyle w:val="BodyText"/>
        <w:numPr>
          <w:ilvl w:val="0"/>
          <w:numId w:val="33"/>
        </w:numPr>
        <w:ind w:left="1440"/>
      </w:pPr>
      <w:r>
        <w:t xml:space="preserve">Number of positive </w:t>
      </w:r>
    </w:p>
    <w:p w14:paraId="3B2C3B9F" w14:textId="5BFCC43E" w:rsidR="003A2546" w:rsidRDefault="003A2546" w:rsidP="00575E91">
      <w:pPr>
        <w:pStyle w:val="BodyText"/>
        <w:numPr>
          <w:ilvl w:val="0"/>
          <w:numId w:val="33"/>
        </w:numPr>
        <w:ind w:left="1440"/>
      </w:pPr>
      <w:r>
        <w:t>Number of negative controls</w:t>
      </w:r>
    </w:p>
    <w:p w14:paraId="0B016D59" w14:textId="77777777" w:rsidR="00575E91" w:rsidRDefault="00575E91" w:rsidP="00575E91">
      <w:pPr>
        <w:pStyle w:val="BodyText"/>
        <w:ind w:left="1440"/>
      </w:pPr>
    </w:p>
    <w:p w14:paraId="37A937DF" w14:textId="77777777" w:rsidR="00B44553" w:rsidRPr="00790D3B" w:rsidRDefault="00B44553" w:rsidP="00B44553">
      <w:pPr>
        <w:pStyle w:val="BodyText"/>
        <w:rPr>
          <w:b/>
        </w:rPr>
      </w:pPr>
      <w:r w:rsidRPr="00790D3B">
        <w:rPr>
          <w:b/>
        </w:rPr>
        <w:t>Plate Details</w:t>
      </w:r>
    </w:p>
    <w:p w14:paraId="71D13908" w14:textId="59066CF1" w:rsidR="00B44553" w:rsidRDefault="00B44553" w:rsidP="00B44553">
      <w:pPr>
        <w:pStyle w:val="BodyText"/>
      </w:pPr>
      <w:r>
        <w:t>Plat</w:t>
      </w:r>
      <w:r w:rsidR="00575E91">
        <w:t xml:space="preserve">es are identified with a </w:t>
      </w:r>
      <w:proofErr w:type="spellStart"/>
      <w:r w:rsidR="00575E91">
        <w:t>plateID</w:t>
      </w:r>
      <w:proofErr w:type="spellEnd"/>
      <w:r>
        <w:t xml:space="preserve"> (</w:t>
      </w:r>
      <w:proofErr w:type="spellStart"/>
      <w:r>
        <w:t>a.k.a</w:t>
      </w:r>
      <w:proofErr w:type="spellEnd"/>
      <w:r>
        <w:t xml:space="preserve"> barcode). Plates are assumed to be rectangular and can be created in any rectangular dimension. The dimension is specified using the number of rows and the number of columns. The product of rows x columns defines the number of</w:t>
      </w:r>
      <w:r w:rsidR="00575E91">
        <w:t xml:space="preserve"> wells that a plate possesses. </w:t>
      </w:r>
      <w:proofErr w:type="gramStart"/>
      <w:r w:rsidR="00575E91">
        <w:t>W</w:t>
      </w:r>
      <w:r>
        <w:t>ells themselves are identified by the plate to which they belong and their row and column coordinates</w:t>
      </w:r>
      <w:proofErr w:type="gramEnd"/>
      <w:r>
        <w:t>.</w:t>
      </w:r>
    </w:p>
    <w:p w14:paraId="0285CBA4" w14:textId="700F350A" w:rsidR="00B44553" w:rsidRDefault="00B44553" w:rsidP="00B44553">
      <w:pPr>
        <w:pStyle w:val="BodyText"/>
      </w:pPr>
      <w:r>
        <w:t>Plates are made ready for experiment by filling its wells with a specific concentration of a compound.</w:t>
      </w:r>
    </w:p>
    <w:p w14:paraId="14CDD676" w14:textId="25F4CCC8" w:rsidR="00B44553" w:rsidRDefault="00B44553" w:rsidP="00322E25">
      <w:pPr>
        <w:pStyle w:val="BodyText"/>
        <w:rPr>
          <w:b/>
        </w:rPr>
      </w:pPr>
      <w:r>
        <w:t xml:space="preserve">The concentration of a compound is specified via a number and a unit of measure (e.g., 20 </w:t>
      </w:r>
      <w:proofErr w:type="spellStart"/>
      <w:r>
        <w:t>uM</w:t>
      </w:r>
      <w:proofErr w:type="spellEnd"/>
      <w:r>
        <w:t>).</w:t>
      </w:r>
    </w:p>
    <w:p w14:paraId="668E3CE7" w14:textId="77777777" w:rsidR="00575E91" w:rsidRDefault="00575E91" w:rsidP="00322E25">
      <w:pPr>
        <w:pStyle w:val="BodyText"/>
        <w:rPr>
          <w:b/>
        </w:rPr>
      </w:pPr>
    </w:p>
    <w:p w14:paraId="292A0673" w14:textId="4625131D" w:rsidR="00F81FB0" w:rsidRPr="00F81FB0" w:rsidRDefault="00B44553" w:rsidP="00322E25">
      <w:pPr>
        <w:pStyle w:val="BodyText"/>
        <w:rPr>
          <w:b/>
        </w:rPr>
      </w:pPr>
      <w:r>
        <w:rPr>
          <w:b/>
        </w:rPr>
        <w:t xml:space="preserve">Creating </w:t>
      </w:r>
      <w:r w:rsidR="00F81FB0" w:rsidRPr="00F81FB0">
        <w:rPr>
          <w:b/>
        </w:rPr>
        <w:t>N</w:t>
      </w:r>
      <w:r w:rsidR="00F81FB0">
        <w:rPr>
          <w:b/>
        </w:rPr>
        <w:t>ew Plate Sets</w:t>
      </w:r>
    </w:p>
    <w:p w14:paraId="5578C63D" w14:textId="26686E21" w:rsidR="00F10552" w:rsidRDefault="00F81FB0" w:rsidP="00B52CD5">
      <w:pPr>
        <w:pStyle w:val="BodyText"/>
      </w:pPr>
      <w:r>
        <w:t>New plates can be created using the ‘Add New’ button</w:t>
      </w:r>
      <w:r w:rsidR="00F644FB">
        <w:t xml:space="preserve"> from the experiment manager</w:t>
      </w:r>
      <w:r>
        <w:t>. This leads to a plate set creation wizard. The user uses this wizard to provide relevant information such as</w:t>
      </w:r>
      <w:r w:rsidR="00F10552">
        <w:t>:</w:t>
      </w:r>
    </w:p>
    <w:p w14:paraId="34BDC4A1" w14:textId="59645733" w:rsidR="00F81FB0" w:rsidRDefault="00575E91" w:rsidP="00F10552">
      <w:pPr>
        <w:pStyle w:val="BodyText"/>
        <w:numPr>
          <w:ilvl w:val="0"/>
          <w:numId w:val="29"/>
        </w:numPr>
      </w:pPr>
      <w:r>
        <w:t>T</w:t>
      </w:r>
      <w:r w:rsidR="00F81FB0">
        <w:t>he name of the plate</w:t>
      </w:r>
      <w:r>
        <w:t xml:space="preserve"> set</w:t>
      </w:r>
    </w:p>
    <w:p w14:paraId="5E2B44A5" w14:textId="2BB6A0A1" w:rsidR="00F10552" w:rsidRDefault="00575E91" w:rsidP="00F10552">
      <w:pPr>
        <w:pStyle w:val="BodyText"/>
        <w:numPr>
          <w:ilvl w:val="0"/>
          <w:numId w:val="29"/>
        </w:numPr>
      </w:pPr>
      <w:r>
        <w:t>P</w:t>
      </w:r>
      <w:r w:rsidR="00F10552">
        <w:t>late type (make / model)</w:t>
      </w:r>
    </w:p>
    <w:p w14:paraId="60B7F5A6" w14:textId="312EDFFE" w:rsidR="00F10552" w:rsidRDefault="00F10552" w:rsidP="00F10552">
      <w:pPr>
        <w:pStyle w:val="BodyText"/>
        <w:numPr>
          <w:ilvl w:val="0"/>
          <w:numId w:val="29"/>
        </w:numPr>
      </w:pPr>
      <w:r>
        <w:t xml:space="preserve"># </w:t>
      </w:r>
      <w:proofErr w:type="gramStart"/>
      <w:r>
        <w:t>of</w:t>
      </w:r>
      <w:proofErr w:type="gramEnd"/>
      <w:r>
        <w:t xml:space="preserve"> plates</w:t>
      </w:r>
      <w:r w:rsidR="00790D3B">
        <w:t xml:space="preserve"> and their IDs</w:t>
      </w:r>
    </w:p>
    <w:p w14:paraId="65CAE1F7" w14:textId="7ABFB34E" w:rsidR="00080A72" w:rsidRDefault="00080A72" w:rsidP="00F10552">
      <w:pPr>
        <w:pStyle w:val="BodyText"/>
        <w:numPr>
          <w:ilvl w:val="0"/>
          <w:numId w:val="29"/>
        </w:numPr>
      </w:pPr>
      <w:r>
        <w:t>Dosages per plate</w:t>
      </w:r>
    </w:p>
    <w:p w14:paraId="79C36493" w14:textId="77777777" w:rsidR="00575E91" w:rsidRDefault="00575E91" w:rsidP="00575E91">
      <w:pPr>
        <w:pStyle w:val="BodyText"/>
        <w:ind w:left="1498"/>
      </w:pPr>
    </w:p>
    <w:p w14:paraId="658A28C0" w14:textId="004A48A3" w:rsidR="00080A72" w:rsidRDefault="00080A72" w:rsidP="00B52CD5">
      <w:pPr>
        <w:pStyle w:val="BodyText"/>
        <w:rPr>
          <w:b/>
        </w:rPr>
      </w:pPr>
      <w:r w:rsidRPr="00790D3B">
        <w:rPr>
          <w:b/>
        </w:rPr>
        <w:lastRenderedPageBreak/>
        <w:t>Plate Import / Export</w:t>
      </w:r>
    </w:p>
    <w:p w14:paraId="357442A3" w14:textId="0F559D7E" w:rsidR="006774A0" w:rsidRDefault="00790D3B" w:rsidP="00B44553">
      <w:pPr>
        <w:pStyle w:val="BodyText"/>
      </w:pPr>
      <w:r>
        <w:t>Plate set setup information can be save</w:t>
      </w:r>
      <w:r w:rsidR="00F644FB">
        <w:t>d</w:t>
      </w:r>
      <w:r>
        <w:t xml:space="preserve"> and reused using the import and export feature.</w:t>
      </w:r>
      <w:r w:rsidR="00B44553">
        <w:t xml:space="preserve"> Imports and exports are stored in clear</w:t>
      </w:r>
      <w:r w:rsidR="00575E91">
        <w:t xml:space="preserve"> </w:t>
      </w:r>
      <w:r w:rsidR="00B44553">
        <w:t xml:space="preserve">text </w:t>
      </w:r>
      <w:proofErr w:type="spellStart"/>
      <w:r w:rsidR="00B44553">
        <w:t>json</w:t>
      </w:r>
      <w:proofErr w:type="spellEnd"/>
      <w:r w:rsidR="00B44553">
        <w:t xml:space="preserve"> format. This allows clients to export the data into their own processing systems or even edit the plates manually if the changes are very minor.</w:t>
      </w:r>
    </w:p>
    <w:p w14:paraId="6AD2EAAC" w14:textId="482D2F85" w:rsidR="00B44553" w:rsidRDefault="00B44553" w:rsidP="00B44553">
      <w:pPr>
        <w:pStyle w:val="BodyText"/>
      </w:pPr>
      <w:r>
        <w:t xml:space="preserve">The </w:t>
      </w:r>
      <w:r w:rsidR="006774A0">
        <w:t>export feature just requires a plate set to be selected and will save the file.</w:t>
      </w:r>
    </w:p>
    <w:p w14:paraId="42034E02" w14:textId="357C2E6A" w:rsidR="006774A0" w:rsidRDefault="006774A0" w:rsidP="00B44553">
      <w:pPr>
        <w:pStyle w:val="BodyText"/>
      </w:pPr>
      <w:r>
        <w:t xml:space="preserve">The Import feature receives a </w:t>
      </w:r>
      <w:proofErr w:type="spellStart"/>
      <w:r>
        <w:t>json</w:t>
      </w:r>
      <w:proofErr w:type="spellEnd"/>
      <w:r>
        <w:t xml:space="preserve"> export and asks the user to reassign some of the unique fields (plate set name and plate Ids). It will populate the database based on the associated </w:t>
      </w:r>
      <w:proofErr w:type="spellStart"/>
      <w:r>
        <w:t>json</w:t>
      </w:r>
      <w:proofErr w:type="spellEnd"/>
      <w:r>
        <w:t>.</w:t>
      </w:r>
    </w:p>
    <w:p w14:paraId="183D09D9" w14:textId="77777777" w:rsidR="00575E91" w:rsidRDefault="00575E91" w:rsidP="00B44553">
      <w:pPr>
        <w:pStyle w:val="BodyText"/>
      </w:pPr>
    </w:p>
    <w:p w14:paraId="7392119D" w14:textId="0F5CC51E" w:rsidR="006774A0" w:rsidRDefault="00681D88" w:rsidP="00B44553">
      <w:pPr>
        <w:pStyle w:val="BodyText"/>
        <w:rPr>
          <w:b/>
        </w:rPr>
      </w:pPr>
      <w:r>
        <w:rPr>
          <w:b/>
        </w:rPr>
        <w:t>Updating Plate Set Status</w:t>
      </w:r>
    </w:p>
    <w:p w14:paraId="08F17800" w14:textId="77777777" w:rsidR="00E37C91" w:rsidRDefault="00681D88" w:rsidP="00B44553">
      <w:pPr>
        <w:pStyle w:val="BodyText"/>
      </w:pPr>
      <w:r>
        <w:t xml:space="preserve">Plate Sets </w:t>
      </w:r>
      <w:r w:rsidR="00E37C91">
        <w:t xml:space="preserve">can be updated from the main plate manager screen using the links next to the plate in the ‘Action’ column. </w:t>
      </w:r>
    </w:p>
    <w:p w14:paraId="63FC642D" w14:textId="599772B5" w:rsidR="00681D88" w:rsidRDefault="00E37C91" w:rsidP="00B44553">
      <w:pPr>
        <w:pStyle w:val="BodyText"/>
      </w:pPr>
      <w:r>
        <w:t>When a plate created, it reaches a preparing state. ‘Mark prepared’ will mark the plate as prepared and as</w:t>
      </w:r>
      <w:r w:rsidR="00575E91">
        <w:t>sign the marker as the preparer.</w:t>
      </w:r>
    </w:p>
    <w:p w14:paraId="47E3DBFC" w14:textId="7890728F" w:rsidR="00E37C91" w:rsidRPr="00987FF1" w:rsidRDefault="00E37C91" w:rsidP="00B44553">
      <w:pPr>
        <w:pStyle w:val="BodyText"/>
        <w:rPr>
          <w:color w:val="FF0000"/>
        </w:rPr>
      </w:pPr>
      <w:r>
        <w:t>When the plate is prepared, the ‘send to device’ button will be available. Upon clicking it the state will change to ‘in testing’ and the marker will be identified as the tester</w:t>
      </w:r>
      <w:r w:rsidR="00575E91">
        <w:rPr>
          <w:color w:val="FF0000"/>
        </w:rPr>
        <w:t>.</w:t>
      </w:r>
    </w:p>
    <w:p w14:paraId="0C1FB34E" w14:textId="19A8AE90" w:rsidR="00E37C91" w:rsidRDefault="00E37C91" w:rsidP="00B44553">
      <w:pPr>
        <w:pStyle w:val="BodyText"/>
      </w:pPr>
      <w:r>
        <w:t>When the plate is ‘in testing’ the upload a</w:t>
      </w:r>
      <w:r w:rsidR="00575E91">
        <w:t>nalysis will become available. T</w:t>
      </w:r>
      <w:r>
        <w:t xml:space="preserve">his link raises a popup allowing the user to upload the </w:t>
      </w:r>
      <w:r w:rsidR="00225442">
        <w:t xml:space="preserve">analysis provided by the machine. Upon upload, the state will change to ‘tested’. </w:t>
      </w:r>
    </w:p>
    <w:p w14:paraId="13351F7B" w14:textId="7EED186D" w:rsidR="00225442" w:rsidRPr="00681D88" w:rsidRDefault="00225442" w:rsidP="00B44553">
      <w:pPr>
        <w:pStyle w:val="BodyText"/>
      </w:pPr>
      <w:r>
        <w:t>In the tested state, users will be able to reach the analysis interface using the ‘view analysis’ link.</w:t>
      </w:r>
    </w:p>
    <w:p w14:paraId="38358196" w14:textId="0B1CCE1A" w:rsidR="0076409D" w:rsidRDefault="0076409D">
      <w:pPr>
        <w:rPr>
          <w:rFonts w:ascii="Arial" w:hAnsi="Arial"/>
          <w:sz w:val="22"/>
        </w:rPr>
      </w:pPr>
      <w:r>
        <w:br w:type="page"/>
      </w:r>
    </w:p>
    <w:p w14:paraId="6B1B7B95" w14:textId="77777777" w:rsidR="0076409D" w:rsidRDefault="0076409D" w:rsidP="0076409D">
      <w:pPr>
        <w:pStyle w:val="BodyText"/>
      </w:pPr>
    </w:p>
    <w:p w14:paraId="77B918AD" w14:textId="4354676C" w:rsidR="0076409D" w:rsidRDefault="0076409D" w:rsidP="0076409D">
      <w:pPr>
        <w:pStyle w:val="Heading3"/>
      </w:pPr>
      <w:bookmarkStart w:id="61" w:name="_Toc287000891"/>
      <w:r>
        <w:t>Sample Screens / Story Board</w:t>
      </w:r>
      <w:bookmarkEnd w:id="61"/>
    </w:p>
    <w:p w14:paraId="18106996" w14:textId="77777777" w:rsidR="0076409D" w:rsidRDefault="0076409D" w:rsidP="0076409D">
      <w:pPr>
        <w:pStyle w:val="BodyText"/>
      </w:pPr>
    </w:p>
    <w:p w14:paraId="70F91BEC" w14:textId="146FB267" w:rsidR="00701E60" w:rsidRPr="00860608" w:rsidRDefault="00860608" w:rsidP="0076409D">
      <w:pPr>
        <w:pStyle w:val="BodyText"/>
        <w:rPr>
          <w:b/>
        </w:rPr>
      </w:pPr>
      <w:r w:rsidRPr="00860608">
        <w:rPr>
          <w:b/>
        </w:rPr>
        <w:t>Plate Templates</w:t>
      </w:r>
    </w:p>
    <w:p w14:paraId="2C7B7368" w14:textId="77777777" w:rsidR="00701E60" w:rsidRDefault="00701E60" w:rsidP="0076409D">
      <w:pPr>
        <w:pStyle w:val="BodyText"/>
      </w:pPr>
      <w:r>
        <w:rPr>
          <w:noProof/>
        </w:rPr>
        <w:drawing>
          <wp:anchor distT="0" distB="0" distL="114300" distR="114300" simplePos="0" relativeHeight="251675648" behindDoc="0" locked="0" layoutInCell="1" allowOverlap="1" wp14:anchorId="32E41487" wp14:editId="3231E0D4">
            <wp:simplePos x="0" y="0"/>
            <wp:positionH relativeFrom="column">
              <wp:align>left</wp:align>
            </wp:positionH>
            <wp:positionV relativeFrom="paragraph">
              <wp:align>top</wp:align>
            </wp:positionV>
            <wp:extent cx="5716905" cy="310261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teTemplates.png"/>
                    <pic:cNvPicPr/>
                  </pic:nvPicPr>
                  <pic:blipFill>
                    <a:blip r:embed="rId17">
                      <a:extLst>
                        <a:ext uri="{28A0092B-C50C-407E-A947-70E740481C1C}">
                          <a14:useLocalDpi xmlns:a14="http://schemas.microsoft.com/office/drawing/2010/main" val="0"/>
                        </a:ext>
                      </a:extLst>
                    </a:blip>
                    <a:stretch>
                      <a:fillRect/>
                    </a:stretch>
                  </pic:blipFill>
                  <pic:spPr>
                    <a:xfrm>
                      <a:off x="0" y="0"/>
                      <a:ext cx="5716905" cy="3102610"/>
                    </a:xfrm>
                    <a:prstGeom prst="rect">
                      <a:avLst/>
                    </a:prstGeom>
                  </pic:spPr>
                </pic:pic>
              </a:graphicData>
            </a:graphic>
          </wp:anchor>
        </w:drawing>
      </w:r>
      <w:r>
        <w:br w:type="textWrapping" w:clear="all"/>
      </w:r>
    </w:p>
    <w:p w14:paraId="05EA9B6F" w14:textId="77777777" w:rsidR="00701E60" w:rsidRDefault="00701E60" w:rsidP="0076409D">
      <w:pPr>
        <w:pStyle w:val="BodyText"/>
      </w:pPr>
      <w:r>
        <w:t>Plates are created from plate Templates.</w:t>
      </w:r>
    </w:p>
    <w:p w14:paraId="298598BC" w14:textId="24629F13" w:rsidR="00701E60" w:rsidRDefault="00701E60" w:rsidP="00701E60">
      <w:pPr>
        <w:pStyle w:val="BodyText"/>
        <w:numPr>
          <w:ilvl w:val="0"/>
          <w:numId w:val="32"/>
        </w:numPr>
      </w:pPr>
      <w:r>
        <w:t>Scientists can</w:t>
      </w:r>
      <w:r w:rsidR="003C0F42">
        <w:t xml:space="preserve"> create new templates using a t</w:t>
      </w:r>
      <w:r>
        <w:t>emplate editor</w:t>
      </w:r>
      <w:r w:rsidR="003C0F42">
        <w:t xml:space="preserve"> (next diagram).</w:t>
      </w:r>
    </w:p>
    <w:p w14:paraId="2E6A8AE5" w14:textId="77777777" w:rsidR="00701E60" w:rsidRDefault="00701E60" w:rsidP="00701E60">
      <w:pPr>
        <w:pStyle w:val="BodyText"/>
        <w:numPr>
          <w:ilvl w:val="0"/>
          <w:numId w:val="32"/>
        </w:numPr>
      </w:pPr>
      <w:r>
        <w:t>Scientists can also create new custom (rectangular) plates with the plate editor.</w:t>
      </w:r>
    </w:p>
    <w:p w14:paraId="5D4F689F" w14:textId="3132AF02" w:rsidR="0076409D" w:rsidRDefault="00701E60" w:rsidP="00701E60">
      <w:pPr>
        <w:pStyle w:val="BodyText"/>
        <w:numPr>
          <w:ilvl w:val="0"/>
          <w:numId w:val="32"/>
        </w:numPr>
      </w:pPr>
      <w:r>
        <w:t>A more common approa</w:t>
      </w:r>
      <w:r w:rsidR="003C0F42">
        <w:t>ch may be to upload existing CSV</w:t>
      </w:r>
      <w:r>
        <w:t xml:space="preserve"> templates into the system.</w:t>
      </w:r>
    </w:p>
    <w:p w14:paraId="3CBCB051" w14:textId="77777777" w:rsidR="00701E60" w:rsidRDefault="00701E60" w:rsidP="0076409D">
      <w:pPr>
        <w:pStyle w:val="BodyText"/>
      </w:pPr>
    </w:p>
    <w:p w14:paraId="771CB7E1" w14:textId="637F9EE5" w:rsidR="00701E60" w:rsidRDefault="00701E60" w:rsidP="0076409D">
      <w:pPr>
        <w:pStyle w:val="BodyText"/>
      </w:pPr>
    </w:p>
    <w:p w14:paraId="55392ECE" w14:textId="77777777" w:rsidR="00860608" w:rsidRDefault="00860608">
      <w:pPr>
        <w:rPr>
          <w:rFonts w:ascii="Arial" w:hAnsi="Arial"/>
          <w:sz w:val="22"/>
        </w:rPr>
      </w:pPr>
      <w:r>
        <w:br w:type="page"/>
      </w:r>
    </w:p>
    <w:p w14:paraId="7EB27AE1" w14:textId="0DC5769F" w:rsidR="0076409D" w:rsidRPr="00860608" w:rsidRDefault="005E5641" w:rsidP="0076409D">
      <w:pPr>
        <w:pStyle w:val="BodyText"/>
        <w:rPr>
          <w:b/>
        </w:rPr>
      </w:pPr>
      <w:r w:rsidRPr="00860608">
        <w:rPr>
          <w:b/>
          <w:noProof/>
        </w:rPr>
        <w:lastRenderedPageBreak/>
        <mc:AlternateContent>
          <mc:Choice Requires="wps">
            <w:drawing>
              <wp:anchor distT="0" distB="0" distL="114300" distR="114300" simplePos="0" relativeHeight="251661312" behindDoc="0" locked="0" layoutInCell="1" allowOverlap="1" wp14:anchorId="76F36DD7" wp14:editId="7795C64C">
                <wp:simplePos x="0" y="0"/>
                <wp:positionH relativeFrom="column">
                  <wp:posOffset>3681095</wp:posOffset>
                </wp:positionH>
                <wp:positionV relativeFrom="paragraph">
                  <wp:posOffset>2522220</wp:posOffset>
                </wp:positionV>
                <wp:extent cx="474980" cy="593725"/>
                <wp:effectExtent l="0" t="0" r="7620" b="0"/>
                <wp:wrapNone/>
                <wp:docPr id="22" name="Rectangle 22"/>
                <wp:cNvGraphicFramePr/>
                <a:graphic xmlns:a="http://schemas.openxmlformats.org/drawingml/2006/main">
                  <a:graphicData uri="http://schemas.microsoft.com/office/word/2010/wordprocessingShape">
                    <wps:wsp>
                      <wps:cNvSpPr/>
                      <wps:spPr>
                        <a:xfrm>
                          <a:off x="0" y="0"/>
                          <a:ext cx="474980" cy="593725"/>
                        </a:xfrm>
                        <a:prstGeom prst="rect">
                          <a:avLst/>
                        </a:prstGeom>
                        <a:solidFill>
                          <a:schemeClr val="bg1"/>
                        </a:solid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26" style="position:absolute;margin-left:289.85pt;margin-top:198.6pt;width:37.4pt;height:46.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" fillcolor="white [3212]" stroked="f"/>
            </w:pict>
          </mc:Fallback>
        </mc:AlternateContent>
      </w:r>
      <w:r w:rsidRPr="00860608">
        <w:rPr>
          <w:b/>
          <w:noProof/>
        </w:rPr>
        <mc:AlternateContent>
          <mc:Choice Requires="wps">
            <w:drawing>
              <wp:anchor distT="0" distB="0" distL="114300" distR="114300" simplePos="0" relativeHeight="251660288" behindDoc="0" locked="0" layoutInCell="1" allowOverlap="1" wp14:anchorId="38931A7E" wp14:editId="7FF7925E">
                <wp:simplePos x="0" y="0"/>
                <wp:positionH relativeFrom="column">
                  <wp:posOffset>6055995</wp:posOffset>
                </wp:positionH>
                <wp:positionV relativeFrom="paragraph">
                  <wp:posOffset>2723515</wp:posOffset>
                </wp:positionV>
                <wp:extent cx="712470" cy="474980"/>
                <wp:effectExtent l="0" t="0" r="0" b="7620"/>
                <wp:wrapNone/>
                <wp:docPr id="21" name="Rectangle 21"/>
                <wp:cNvGraphicFramePr/>
                <a:graphic xmlns:a="http://schemas.openxmlformats.org/drawingml/2006/main">
                  <a:graphicData uri="http://schemas.microsoft.com/office/word/2010/wordprocessingShape">
                    <wps:wsp>
                      <wps:cNvSpPr/>
                      <wps:spPr>
                        <a:xfrm>
                          <a:off x="0" y="0"/>
                          <a:ext cx="712470" cy="474980"/>
                        </a:xfrm>
                        <a:prstGeom prst="rect">
                          <a:avLst/>
                        </a:prstGeom>
                        <a:solidFill>
                          <a:schemeClr val="bg1"/>
                        </a:solid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 o:spid="_x0000_s1026" style="position:absolute;margin-left:476.85pt;margin-top:214.45pt;width:56.1pt;height:37.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" fillcolor="white [3212]" stroked="f"/>
            </w:pict>
          </mc:Fallback>
        </mc:AlternateContent>
      </w:r>
      <w:r w:rsidR="00860608" w:rsidRPr="00860608">
        <w:rPr>
          <w:b/>
        </w:rPr>
        <w:t>Plate Template Editor</w:t>
      </w:r>
    </w:p>
    <w:p w14:paraId="2020F7CF" w14:textId="03D53F68" w:rsidR="0076409D" w:rsidRDefault="005155D4" w:rsidP="0076409D">
      <w:pPr>
        <w:pStyle w:val="BodyText"/>
      </w:pPr>
      <w:r>
        <w:rPr>
          <w:noProof/>
        </w:rPr>
        <w:drawing>
          <wp:inline distT="0" distB="0" distL="0" distR="0" wp14:anchorId="26EE1987" wp14:editId="61115413">
            <wp:extent cx="5598333" cy="31273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lateEdtior.png"/>
                    <pic:cNvPicPr/>
                  </pic:nvPicPr>
                  <pic:blipFill>
                    <a:blip r:embed="rId18">
                      <a:extLst>
                        <a:ext uri="{28A0092B-C50C-407E-A947-70E740481C1C}">
                          <a14:useLocalDpi xmlns:a14="http://schemas.microsoft.com/office/drawing/2010/main" val="0"/>
                        </a:ext>
                      </a:extLst>
                    </a:blip>
                    <a:stretch>
                      <a:fillRect/>
                    </a:stretch>
                  </pic:blipFill>
                  <pic:spPr>
                    <a:xfrm>
                      <a:off x="0" y="0"/>
                      <a:ext cx="5598333" cy="3127345"/>
                    </a:xfrm>
                    <a:prstGeom prst="rect">
                      <a:avLst/>
                    </a:prstGeom>
                  </pic:spPr>
                </pic:pic>
              </a:graphicData>
            </a:graphic>
          </wp:inline>
        </w:drawing>
      </w:r>
    </w:p>
    <w:p w14:paraId="754F879C" w14:textId="77777777" w:rsidR="00701E60" w:rsidRDefault="00701E60" w:rsidP="00701E60">
      <w:pPr>
        <w:pStyle w:val="BodyText"/>
        <w:ind w:left="0"/>
      </w:pPr>
    </w:p>
    <w:p w14:paraId="364F6510" w14:textId="77777777" w:rsidR="005276AE" w:rsidRDefault="00701E60" w:rsidP="005276AE">
      <w:pPr>
        <w:pStyle w:val="BodyText"/>
      </w:pPr>
      <w:r>
        <w:t>The template editor allows scientist to cre</w:t>
      </w:r>
      <w:r w:rsidR="00860608">
        <w:t>ate new plate templates. To each</w:t>
      </w:r>
      <w:r>
        <w:t xml:space="preserve"> template the scien</w:t>
      </w:r>
      <w:r w:rsidR="00A626F8">
        <w:t>tist adds various compound label</w:t>
      </w:r>
      <w:r w:rsidR="003C0F42">
        <w:t xml:space="preserve">s, and </w:t>
      </w:r>
      <w:r w:rsidR="00A626F8">
        <w:t>label</w:t>
      </w:r>
      <w:r w:rsidR="003C0F42">
        <w:t xml:space="preserve"> for positive and</w:t>
      </w:r>
      <w:r>
        <w:t xml:space="preserve"> negative controls.</w:t>
      </w:r>
      <w:r w:rsidR="00A626F8">
        <w:t xml:space="preserve"> </w:t>
      </w:r>
    </w:p>
    <w:p w14:paraId="07125866" w14:textId="1EE4E7E3" w:rsidR="00701E60" w:rsidRDefault="00701E60" w:rsidP="005276AE">
      <w:pPr>
        <w:pStyle w:val="BodyText"/>
      </w:pPr>
      <w:r>
        <w:t xml:space="preserve">When adding a new </w:t>
      </w:r>
      <w:r w:rsidR="00A626F8">
        <w:t>compound</w:t>
      </w:r>
      <w:r w:rsidR="003C0F42">
        <w:t>s</w:t>
      </w:r>
      <w:r w:rsidR="00A626F8">
        <w:t>, positive control</w:t>
      </w:r>
      <w:r w:rsidR="003C0F42">
        <w:t>s</w:t>
      </w:r>
      <w:r w:rsidR="00A626F8">
        <w:t>, or negative control</w:t>
      </w:r>
      <w:r w:rsidR="003C0F42">
        <w:t>s</w:t>
      </w:r>
      <w:r w:rsidR="00A626F8">
        <w:t xml:space="preserve"> the scientist selects the “+” button in the Template palette. The scientist need</w:t>
      </w:r>
      <w:r w:rsidR="003C0F42">
        <w:t>s</w:t>
      </w:r>
      <w:r w:rsidR="00A626F8">
        <w:t xml:space="preserve"> to select if s/he is adding a compound, negative, or positive control. Based on the selection a new item is added to the palette. Items get a new label and color following a convention e.g.</w:t>
      </w:r>
    </w:p>
    <w:p w14:paraId="4EA0B778" w14:textId="4EED1905" w:rsidR="005276AE" w:rsidRDefault="005276AE" w:rsidP="005276AE">
      <w:pPr>
        <w:pStyle w:val="BodyText"/>
        <w:numPr>
          <w:ilvl w:val="0"/>
          <w:numId w:val="35"/>
        </w:numPr>
      </w:pPr>
      <w:r>
        <w:t xml:space="preserve">Compound: </w:t>
      </w:r>
      <w:proofErr w:type="gramStart"/>
      <w:r w:rsidR="003C0F42">
        <w:t>COMP{</w:t>
      </w:r>
      <w:proofErr w:type="gramEnd"/>
      <w:r w:rsidR="003C0F42">
        <w:t>number},</w:t>
      </w:r>
    </w:p>
    <w:p w14:paraId="7EED89DD" w14:textId="211655ED" w:rsidR="005276AE" w:rsidRDefault="005276AE" w:rsidP="005276AE">
      <w:pPr>
        <w:pStyle w:val="BodyText"/>
        <w:numPr>
          <w:ilvl w:val="0"/>
          <w:numId w:val="35"/>
        </w:numPr>
      </w:pPr>
      <w:r>
        <w:t xml:space="preserve">Negative Control: </w:t>
      </w:r>
      <w:proofErr w:type="gramStart"/>
      <w:r w:rsidR="003C0F42">
        <w:t>NEG{</w:t>
      </w:r>
      <w:proofErr w:type="gramEnd"/>
      <w:r w:rsidR="003C0F42">
        <w:t>number},</w:t>
      </w:r>
    </w:p>
    <w:p w14:paraId="532B4903" w14:textId="70EB28C1" w:rsidR="00A626F8" w:rsidRDefault="005276AE" w:rsidP="005276AE">
      <w:pPr>
        <w:pStyle w:val="BodyText"/>
        <w:numPr>
          <w:ilvl w:val="0"/>
          <w:numId w:val="35"/>
        </w:numPr>
      </w:pPr>
      <w:r>
        <w:t xml:space="preserve">Positive Control: </w:t>
      </w:r>
      <w:proofErr w:type="gramStart"/>
      <w:r w:rsidR="003C0F42">
        <w:t>POS</w:t>
      </w:r>
      <w:r w:rsidR="00A626F8">
        <w:t>{</w:t>
      </w:r>
      <w:proofErr w:type="gramEnd"/>
      <w:r w:rsidR="00A626F8">
        <w:t>number}.</w:t>
      </w:r>
    </w:p>
    <w:p w14:paraId="0646985A" w14:textId="27804A86" w:rsidR="0076409D" w:rsidRDefault="00A626F8" w:rsidP="005276AE">
      <w:pPr>
        <w:pStyle w:val="BodyText"/>
      </w:pPr>
      <w:r>
        <w:t>The Scientist can select the color from the palette and add the item to a particular well on the template.</w:t>
      </w:r>
    </w:p>
    <w:p w14:paraId="48AF60AE" w14:textId="5956AD7F" w:rsidR="00036F77" w:rsidRDefault="0076409D">
      <w:r>
        <w:br w:type="page"/>
      </w:r>
    </w:p>
    <w:p w14:paraId="086469F4" w14:textId="77777777" w:rsidR="005155D4" w:rsidRDefault="005155D4"/>
    <w:p w14:paraId="19DF908D" w14:textId="0F415B42" w:rsidR="005155D4" w:rsidRDefault="005155D4">
      <w:r>
        <w:rPr>
          <w:noProof/>
        </w:rPr>
        <w:drawing>
          <wp:anchor distT="0" distB="0" distL="114300" distR="114300" simplePos="0" relativeHeight="251676672" behindDoc="0" locked="0" layoutInCell="1" allowOverlap="1" wp14:anchorId="30D8BD4B" wp14:editId="63106E1F">
            <wp:simplePos x="0" y="0"/>
            <wp:positionH relativeFrom="margin">
              <wp:align>center</wp:align>
            </wp:positionH>
            <wp:positionV relativeFrom="margin">
              <wp:align>top</wp:align>
            </wp:positionV>
            <wp:extent cx="6059805" cy="3288665"/>
            <wp:effectExtent l="0" t="0" r="10795"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teTemplate2.png"/>
                    <pic:cNvPicPr/>
                  </pic:nvPicPr>
                  <pic:blipFill>
                    <a:blip r:embed="rId19">
                      <a:extLst>
                        <a:ext uri="{28A0092B-C50C-407E-A947-70E740481C1C}">
                          <a14:useLocalDpi xmlns:a14="http://schemas.microsoft.com/office/drawing/2010/main" val="0"/>
                        </a:ext>
                      </a:extLst>
                    </a:blip>
                    <a:stretch>
                      <a:fillRect/>
                    </a:stretch>
                  </pic:blipFill>
                  <pic:spPr>
                    <a:xfrm>
                      <a:off x="0" y="0"/>
                      <a:ext cx="6059805" cy="3288665"/>
                    </a:xfrm>
                    <a:prstGeom prst="rect">
                      <a:avLst/>
                    </a:prstGeom>
                  </pic:spPr>
                </pic:pic>
              </a:graphicData>
            </a:graphic>
          </wp:anchor>
        </w:drawing>
      </w:r>
    </w:p>
    <w:p w14:paraId="30B92FB7" w14:textId="7F490F31" w:rsidR="005155D4" w:rsidRPr="005276AE" w:rsidRDefault="005155D4" w:rsidP="005276AE">
      <w:pPr>
        <w:ind w:left="720"/>
        <w:rPr>
          <w:rFonts w:ascii="Arial" w:hAnsi="Arial" w:cs="Arial"/>
          <w:sz w:val="22"/>
          <w:szCs w:val="22"/>
        </w:rPr>
      </w:pPr>
      <w:r w:rsidRPr="005276AE">
        <w:rPr>
          <w:rFonts w:ascii="Arial" w:hAnsi="Arial" w:cs="Arial"/>
          <w:sz w:val="22"/>
          <w:szCs w:val="22"/>
        </w:rPr>
        <w:t>Another option for creating template will be to create a templat</w:t>
      </w:r>
      <w:r w:rsidR="005276AE">
        <w:rPr>
          <w:rFonts w:ascii="Arial" w:hAnsi="Arial" w:cs="Arial"/>
          <w:sz w:val="22"/>
          <w:szCs w:val="22"/>
        </w:rPr>
        <w:t>e from a CSV</w:t>
      </w:r>
      <w:r w:rsidRPr="005276AE">
        <w:rPr>
          <w:rFonts w:ascii="Arial" w:hAnsi="Arial" w:cs="Arial"/>
          <w:sz w:val="22"/>
          <w:szCs w:val="22"/>
        </w:rPr>
        <w:t xml:space="preserve"> file. Scientists may have a number of templates for previous experiments in excel form</w:t>
      </w:r>
      <w:r w:rsidR="005276AE">
        <w:rPr>
          <w:rFonts w:ascii="Arial" w:hAnsi="Arial" w:cs="Arial"/>
          <w:sz w:val="22"/>
          <w:szCs w:val="22"/>
        </w:rPr>
        <w:t>at that can be exported to a CSV</w:t>
      </w:r>
      <w:r w:rsidRPr="005276AE">
        <w:rPr>
          <w:rFonts w:ascii="Arial" w:hAnsi="Arial" w:cs="Arial"/>
          <w:sz w:val="22"/>
          <w:szCs w:val="22"/>
        </w:rPr>
        <w:t xml:space="preserve"> file.</w:t>
      </w:r>
    </w:p>
    <w:p w14:paraId="7A465257" w14:textId="77777777" w:rsidR="005155D4" w:rsidRPr="005276AE" w:rsidRDefault="005155D4" w:rsidP="005276AE">
      <w:pPr>
        <w:ind w:left="720"/>
        <w:rPr>
          <w:rFonts w:ascii="Arial" w:hAnsi="Arial" w:cs="Arial"/>
          <w:sz w:val="22"/>
          <w:szCs w:val="22"/>
        </w:rPr>
      </w:pPr>
    </w:p>
    <w:p w14:paraId="6B7AF526" w14:textId="2EA1C2FD" w:rsidR="005155D4" w:rsidRDefault="005155D4" w:rsidP="005276AE">
      <w:pPr>
        <w:ind w:left="720"/>
        <w:rPr>
          <w:rFonts w:ascii="Arial" w:hAnsi="Arial" w:cs="Arial"/>
          <w:sz w:val="22"/>
          <w:szCs w:val="22"/>
        </w:rPr>
      </w:pPr>
      <w:r w:rsidRPr="005276AE">
        <w:rPr>
          <w:rFonts w:ascii="Arial" w:hAnsi="Arial" w:cs="Arial"/>
          <w:sz w:val="22"/>
          <w:szCs w:val="22"/>
        </w:rPr>
        <w:t xml:space="preserve">We99 propose importing the </w:t>
      </w:r>
      <w:r w:rsidR="005276AE">
        <w:rPr>
          <w:rFonts w:ascii="Arial" w:hAnsi="Arial" w:cs="Arial"/>
          <w:sz w:val="22"/>
          <w:szCs w:val="22"/>
        </w:rPr>
        <w:t>CSV</w:t>
      </w:r>
      <w:r w:rsidRPr="005276AE">
        <w:rPr>
          <w:rFonts w:ascii="Arial" w:hAnsi="Arial" w:cs="Arial"/>
          <w:sz w:val="22"/>
          <w:szCs w:val="22"/>
        </w:rPr>
        <w:t xml:space="preserve"> file to create templates using a labeling convention. </w:t>
      </w:r>
      <w:r w:rsidR="001544E1" w:rsidRPr="005276AE">
        <w:rPr>
          <w:rFonts w:ascii="Arial" w:hAnsi="Arial" w:cs="Arial"/>
          <w:sz w:val="22"/>
          <w:szCs w:val="22"/>
        </w:rPr>
        <w:t xml:space="preserve">Templates need to identify unique compounds, positive controls, and negative controls. </w:t>
      </w:r>
      <w:r w:rsidRPr="005276AE">
        <w:rPr>
          <w:rFonts w:ascii="Arial" w:hAnsi="Arial" w:cs="Arial"/>
          <w:sz w:val="22"/>
          <w:szCs w:val="22"/>
        </w:rPr>
        <w:t>A sample convention could be as follows:</w:t>
      </w:r>
    </w:p>
    <w:p w14:paraId="5A791AD3" w14:textId="77777777" w:rsidR="005276AE" w:rsidRPr="005276AE" w:rsidRDefault="005276AE" w:rsidP="005276AE">
      <w:pPr>
        <w:ind w:left="720"/>
        <w:rPr>
          <w:rFonts w:ascii="Arial" w:hAnsi="Arial" w:cs="Arial"/>
          <w:sz w:val="22"/>
          <w:szCs w:val="22"/>
        </w:rPr>
      </w:pPr>
    </w:p>
    <w:p w14:paraId="0B8952C1" w14:textId="56FD618A" w:rsidR="005155D4" w:rsidRPr="005276AE" w:rsidRDefault="005155D4" w:rsidP="005276AE">
      <w:pPr>
        <w:pStyle w:val="ListParagraph"/>
        <w:numPr>
          <w:ilvl w:val="0"/>
          <w:numId w:val="34"/>
        </w:numPr>
        <w:rPr>
          <w:rFonts w:ascii="Arial" w:hAnsi="Arial" w:cs="Arial"/>
          <w:sz w:val="22"/>
          <w:szCs w:val="22"/>
        </w:rPr>
      </w:pPr>
      <w:r w:rsidRPr="005276AE">
        <w:rPr>
          <w:rFonts w:ascii="Arial" w:hAnsi="Arial" w:cs="Arial"/>
          <w:sz w:val="22"/>
          <w:szCs w:val="22"/>
        </w:rPr>
        <w:t>Comp</w:t>
      </w:r>
      <w:r w:rsidR="005276AE">
        <w:rPr>
          <w:rFonts w:ascii="Arial" w:hAnsi="Arial" w:cs="Arial"/>
          <w:sz w:val="22"/>
          <w:szCs w:val="22"/>
        </w:rPr>
        <w:t>o</w:t>
      </w:r>
      <w:r w:rsidRPr="005276AE">
        <w:rPr>
          <w:rFonts w:ascii="Arial" w:hAnsi="Arial" w:cs="Arial"/>
          <w:sz w:val="22"/>
          <w:szCs w:val="22"/>
        </w:rPr>
        <w:t>unds</w:t>
      </w:r>
      <w:r w:rsidR="005276AE" w:rsidRPr="005276AE">
        <w:rPr>
          <w:rFonts w:ascii="Arial" w:hAnsi="Arial" w:cs="Arial"/>
          <w:sz w:val="22"/>
          <w:szCs w:val="22"/>
        </w:rPr>
        <w:t xml:space="preserve">: </w:t>
      </w:r>
      <w:proofErr w:type="gramStart"/>
      <w:r w:rsidRPr="005276AE">
        <w:rPr>
          <w:rFonts w:ascii="Arial" w:hAnsi="Arial" w:cs="Arial"/>
          <w:sz w:val="22"/>
          <w:szCs w:val="22"/>
        </w:rPr>
        <w:t>COMP{</w:t>
      </w:r>
      <w:proofErr w:type="gramEnd"/>
      <w:r w:rsidRPr="005276AE">
        <w:rPr>
          <w:rFonts w:ascii="Arial" w:hAnsi="Arial" w:cs="Arial"/>
          <w:sz w:val="22"/>
          <w:szCs w:val="22"/>
        </w:rPr>
        <w:t>Number}</w:t>
      </w:r>
    </w:p>
    <w:p w14:paraId="7194AB6D" w14:textId="0E54881F" w:rsidR="005155D4" w:rsidRPr="005276AE" w:rsidRDefault="005155D4" w:rsidP="005276AE">
      <w:pPr>
        <w:pStyle w:val="ListParagraph"/>
        <w:numPr>
          <w:ilvl w:val="0"/>
          <w:numId w:val="34"/>
        </w:numPr>
        <w:rPr>
          <w:rFonts w:ascii="Arial" w:hAnsi="Arial" w:cs="Arial"/>
          <w:sz w:val="22"/>
          <w:szCs w:val="22"/>
        </w:rPr>
      </w:pPr>
      <w:r w:rsidRPr="005276AE">
        <w:rPr>
          <w:rFonts w:ascii="Arial" w:hAnsi="Arial" w:cs="Arial"/>
          <w:sz w:val="22"/>
          <w:szCs w:val="22"/>
        </w:rPr>
        <w:t>Positive Control</w:t>
      </w:r>
      <w:r w:rsidR="005276AE" w:rsidRPr="005276AE">
        <w:rPr>
          <w:rFonts w:ascii="Arial" w:hAnsi="Arial" w:cs="Arial"/>
          <w:sz w:val="22"/>
          <w:szCs w:val="22"/>
        </w:rPr>
        <w:t xml:space="preserve">s: </w:t>
      </w:r>
      <w:proofErr w:type="gramStart"/>
      <w:r w:rsidRPr="005276AE">
        <w:rPr>
          <w:rFonts w:ascii="Arial" w:hAnsi="Arial" w:cs="Arial"/>
          <w:sz w:val="22"/>
          <w:szCs w:val="22"/>
        </w:rPr>
        <w:t>POS{</w:t>
      </w:r>
      <w:proofErr w:type="gramEnd"/>
      <w:r w:rsidRPr="005276AE">
        <w:rPr>
          <w:rFonts w:ascii="Arial" w:hAnsi="Arial" w:cs="Arial"/>
          <w:sz w:val="22"/>
          <w:szCs w:val="22"/>
        </w:rPr>
        <w:t>Number}</w:t>
      </w:r>
    </w:p>
    <w:p w14:paraId="4C1BE894" w14:textId="566CB26C" w:rsidR="005155D4" w:rsidRPr="005276AE" w:rsidRDefault="005155D4" w:rsidP="005276AE">
      <w:pPr>
        <w:pStyle w:val="ListParagraph"/>
        <w:numPr>
          <w:ilvl w:val="0"/>
          <w:numId w:val="34"/>
        </w:numPr>
        <w:rPr>
          <w:rFonts w:ascii="Arial" w:hAnsi="Arial" w:cs="Arial"/>
          <w:sz w:val="22"/>
          <w:szCs w:val="22"/>
        </w:rPr>
      </w:pPr>
      <w:r w:rsidRPr="005276AE">
        <w:rPr>
          <w:rFonts w:ascii="Arial" w:hAnsi="Arial" w:cs="Arial"/>
          <w:sz w:val="22"/>
          <w:szCs w:val="22"/>
        </w:rPr>
        <w:t>Negative Control</w:t>
      </w:r>
      <w:r w:rsidR="005276AE" w:rsidRPr="005276AE">
        <w:rPr>
          <w:rFonts w:ascii="Arial" w:hAnsi="Arial" w:cs="Arial"/>
          <w:sz w:val="22"/>
          <w:szCs w:val="22"/>
        </w:rPr>
        <w:t xml:space="preserve">s: </w:t>
      </w:r>
      <w:proofErr w:type="gramStart"/>
      <w:r w:rsidRPr="005276AE">
        <w:rPr>
          <w:rFonts w:ascii="Arial" w:hAnsi="Arial" w:cs="Arial"/>
          <w:sz w:val="22"/>
          <w:szCs w:val="22"/>
        </w:rPr>
        <w:t>NEG{</w:t>
      </w:r>
      <w:proofErr w:type="gramEnd"/>
      <w:r w:rsidRPr="005276AE">
        <w:rPr>
          <w:rFonts w:ascii="Arial" w:hAnsi="Arial" w:cs="Arial"/>
          <w:sz w:val="22"/>
          <w:szCs w:val="22"/>
        </w:rPr>
        <w:t>Number}</w:t>
      </w:r>
    </w:p>
    <w:p w14:paraId="5C8850FC" w14:textId="77777777" w:rsidR="005155D4" w:rsidRPr="005276AE" w:rsidRDefault="005155D4" w:rsidP="005276AE">
      <w:pPr>
        <w:ind w:left="720"/>
        <w:rPr>
          <w:rFonts w:ascii="Arial" w:hAnsi="Arial" w:cs="Arial"/>
          <w:sz w:val="22"/>
          <w:szCs w:val="22"/>
        </w:rPr>
      </w:pPr>
    </w:p>
    <w:p w14:paraId="32D6C7BE" w14:textId="6BDD2FC1" w:rsidR="005155D4" w:rsidRPr="005276AE" w:rsidRDefault="005155D4" w:rsidP="005276AE">
      <w:pPr>
        <w:ind w:left="720"/>
        <w:rPr>
          <w:rFonts w:ascii="Arial" w:hAnsi="Arial" w:cs="Arial"/>
          <w:sz w:val="22"/>
          <w:szCs w:val="22"/>
        </w:rPr>
      </w:pPr>
      <w:r w:rsidRPr="005276AE">
        <w:rPr>
          <w:rFonts w:ascii="Arial" w:hAnsi="Arial" w:cs="Arial"/>
          <w:sz w:val="22"/>
          <w:szCs w:val="22"/>
        </w:rPr>
        <w:t xml:space="preserve">If the </w:t>
      </w:r>
      <w:r w:rsidR="005276AE">
        <w:rPr>
          <w:rFonts w:ascii="Arial" w:hAnsi="Arial" w:cs="Arial"/>
          <w:sz w:val="22"/>
          <w:szCs w:val="22"/>
        </w:rPr>
        <w:t>CSV</w:t>
      </w:r>
      <w:r w:rsidRPr="005276AE">
        <w:rPr>
          <w:rFonts w:ascii="Arial" w:hAnsi="Arial" w:cs="Arial"/>
          <w:sz w:val="22"/>
          <w:szCs w:val="22"/>
        </w:rPr>
        <w:t xml:space="preserve"> file contains labels following the convention the import will be extremely simple. All the Scientist would have to do is provid</w:t>
      </w:r>
      <w:r w:rsidR="00860608" w:rsidRPr="005276AE">
        <w:rPr>
          <w:rFonts w:ascii="Arial" w:hAnsi="Arial" w:cs="Arial"/>
          <w:sz w:val="22"/>
          <w:szCs w:val="22"/>
        </w:rPr>
        <w:t>e a name for the imported template</w:t>
      </w:r>
      <w:r w:rsidRPr="005276AE">
        <w:rPr>
          <w:rFonts w:ascii="Arial" w:hAnsi="Arial" w:cs="Arial"/>
          <w:sz w:val="22"/>
          <w:szCs w:val="22"/>
        </w:rPr>
        <w:t xml:space="preserve"> and save </w:t>
      </w:r>
      <w:r w:rsidR="00860608" w:rsidRPr="005276AE">
        <w:rPr>
          <w:rFonts w:ascii="Arial" w:hAnsi="Arial" w:cs="Arial"/>
          <w:sz w:val="22"/>
          <w:szCs w:val="22"/>
        </w:rPr>
        <w:t xml:space="preserve">it </w:t>
      </w:r>
      <w:r w:rsidRPr="005276AE">
        <w:rPr>
          <w:rFonts w:ascii="Arial" w:hAnsi="Arial" w:cs="Arial"/>
          <w:sz w:val="22"/>
          <w:szCs w:val="22"/>
        </w:rPr>
        <w:t>to the database.</w:t>
      </w:r>
    </w:p>
    <w:p w14:paraId="68300DF7" w14:textId="77777777" w:rsidR="005155D4" w:rsidRPr="005276AE" w:rsidRDefault="005155D4" w:rsidP="005276AE">
      <w:pPr>
        <w:ind w:left="720"/>
        <w:rPr>
          <w:rFonts w:ascii="Arial" w:hAnsi="Arial" w:cs="Arial"/>
          <w:sz w:val="22"/>
          <w:szCs w:val="22"/>
        </w:rPr>
      </w:pPr>
    </w:p>
    <w:p w14:paraId="60C549A7" w14:textId="3B7FC8CD" w:rsidR="005155D4" w:rsidRDefault="00860608" w:rsidP="005276AE">
      <w:pPr>
        <w:ind w:left="720"/>
        <w:rPr>
          <w:rFonts w:ascii="Arial" w:hAnsi="Arial" w:cs="Arial"/>
          <w:sz w:val="22"/>
          <w:szCs w:val="22"/>
        </w:rPr>
      </w:pPr>
      <w:r w:rsidRPr="005276AE">
        <w:rPr>
          <w:rFonts w:ascii="Arial" w:hAnsi="Arial" w:cs="Arial"/>
          <w:sz w:val="22"/>
          <w:szCs w:val="22"/>
        </w:rPr>
        <w:t xml:space="preserve">If the </w:t>
      </w:r>
      <w:r w:rsidR="005276AE">
        <w:rPr>
          <w:rFonts w:ascii="Arial" w:hAnsi="Arial" w:cs="Arial"/>
          <w:sz w:val="22"/>
          <w:szCs w:val="22"/>
        </w:rPr>
        <w:t>CSV</w:t>
      </w:r>
      <w:r w:rsidRPr="005276AE">
        <w:rPr>
          <w:rFonts w:ascii="Arial" w:hAnsi="Arial" w:cs="Arial"/>
          <w:sz w:val="22"/>
          <w:szCs w:val="22"/>
        </w:rPr>
        <w:t xml:space="preserve"> file contain</w:t>
      </w:r>
      <w:r w:rsidR="005155D4" w:rsidRPr="005276AE">
        <w:rPr>
          <w:rFonts w:ascii="Arial" w:hAnsi="Arial" w:cs="Arial"/>
          <w:sz w:val="22"/>
          <w:szCs w:val="22"/>
        </w:rPr>
        <w:t xml:space="preserve">s labels that do not follow the convention, then the Scientist will be prompted to map the unidentified fields to </w:t>
      </w:r>
      <w:r w:rsidRPr="005276AE">
        <w:rPr>
          <w:rFonts w:ascii="Arial" w:hAnsi="Arial" w:cs="Arial"/>
          <w:sz w:val="22"/>
          <w:szCs w:val="22"/>
        </w:rPr>
        <w:t>labels that follow the conventi</w:t>
      </w:r>
      <w:r w:rsidR="005155D4" w:rsidRPr="005276AE">
        <w:rPr>
          <w:rFonts w:ascii="Arial" w:hAnsi="Arial" w:cs="Arial"/>
          <w:sz w:val="22"/>
          <w:szCs w:val="22"/>
        </w:rPr>
        <w:t xml:space="preserve">on. </w:t>
      </w:r>
    </w:p>
    <w:p w14:paraId="30472974" w14:textId="77777777" w:rsidR="005276AE" w:rsidRPr="005276AE" w:rsidRDefault="005276AE" w:rsidP="005276AE">
      <w:pPr>
        <w:ind w:left="720"/>
        <w:rPr>
          <w:rFonts w:ascii="Arial" w:hAnsi="Arial" w:cs="Arial"/>
          <w:sz w:val="22"/>
          <w:szCs w:val="22"/>
        </w:rPr>
      </w:pPr>
    </w:p>
    <w:p w14:paraId="0BA77A7E" w14:textId="799B5449" w:rsidR="005155D4" w:rsidRPr="005276AE" w:rsidRDefault="005155D4" w:rsidP="005276AE">
      <w:pPr>
        <w:ind w:left="720"/>
        <w:rPr>
          <w:rFonts w:ascii="Arial" w:hAnsi="Arial" w:cs="Arial"/>
          <w:sz w:val="22"/>
          <w:szCs w:val="22"/>
        </w:rPr>
      </w:pPr>
      <w:r w:rsidRPr="005276AE">
        <w:rPr>
          <w:rFonts w:ascii="Arial" w:hAnsi="Arial" w:cs="Arial"/>
          <w:sz w:val="22"/>
          <w:szCs w:val="22"/>
        </w:rPr>
        <w:t xml:space="preserve">This concept could be extended to allow Scientists to have their own labeling convention for plate templates allowing them to import existing </w:t>
      </w:r>
      <w:r w:rsidR="005276AE">
        <w:rPr>
          <w:rFonts w:ascii="Arial" w:hAnsi="Arial" w:cs="Arial"/>
          <w:sz w:val="22"/>
          <w:szCs w:val="22"/>
        </w:rPr>
        <w:t>CSV</w:t>
      </w:r>
      <w:r w:rsidRPr="005276AE">
        <w:rPr>
          <w:rFonts w:ascii="Arial" w:hAnsi="Arial" w:cs="Arial"/>
          <w:sz w:val="22"/>
          <w:szCs w:val="22"/>
        </w:rPr>
        <w:t xml:space="preserve"> templates easily.</w:t>
      </w:r>
    </w:p>
    <w:p w14:paraId="75360B54" w14:textId="77777777" w:rsidR="005155D4" w:rsidRDefault="005155D4"/>
    <w:p w14:paraId="364F5D2E" w14:textId="238A8859" w:rsidR="005276AE" w:rsidRDefault="005276AE">
      <w:r>
        <w:br w:type="page"/>
      </w:r>
    </w:p>
    <w:p w14:paraId="39E63D8B" w14:textId="77777777" w:rsidR="00036F77" w:rsidRDefault="00036F77">
      <w:pPr>
        <w:rPr>
          <w:rFonts w:ascii="Arial" w:hAnsi="Arial"/>
          <w:sz w:val="22"/>
        </w:rPr>
      </w:pPr>
    </w:p>
    <w:p w14:paraId="5DBB3785" w14:textId="77777777" w:rsidR="005276AE" w:rsidRDefault="005276AE">
      <w:pPr>
        <w:rPr>
          <w:rFonts w:ascii="Arial" w:hAnsi="Arial"/>
          <w:sz w:val="22"/>
        </w:rPr>
      </w:pPr>
    </w:p>
    <w:p w14:paraId="505B91BC" w14:textId="6AE5C921" w:rsidR="00036F77" w:rsidRDefault="00036F77" w:rsidP="00036F77">
      <w:pPr>
        <w:rPr>
          <w:rFonts w:ascii="Arial" w:hAnsi="Arial"/>
          <w:sz w:val="22"/>
        </w:rPr>
      </w:pPr>
      <w:r>
        <w:rPr>
          <w:rFonts w:ascii="Arial" w:hAnsi="Arial"/>
          <w:noProof/>
          <w:sz w:val="22"/>
        </w:rPr>
        <w:drawing>
          <wp:anchor distT="0" distB="0" distL="114300" distR="114300" simplePos="0" relativeHeight="251677696" behindDoc="0" locked="0" layoutInCell="1" allowOverlap="1" wp14:anchorId="2300E1B1" wp14:editId="76594922">
            <wp:simplePos x="0" y="0"/>
            <wp:positionH relativeFrom="margin">
              <wp:align>center</wp:align>
            </wp:positionH>
            <wp:positionV relativeFrom="margin">
              <wp:align>top</wp:align>
            </wp:positionV>
            <wp:extent cx="6010910" cy="4408170"/>
            <wp:effectExtent l="0" t="0" r="8890" b="1143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gePlateTemplate.png"/>
                    <pic:cNvPicPr/>
                  </pic:nvPicPr>
                  <pic:blipFill>
                    <a:blip r:embed="rId20">
                      <a:extLst>
                        <a:ext uri="{28A0092B-C50C-407E-A947-70E740481C1C}">
                          <a14:useLocalDpi xmlns:a14="http://schemas.microsoft.com/office/drawing/2010/main" val="0"/>
                        </a:ext>
                      </a:extLst>
                    </a:blip>
                    <a:stretch>
                      <a:fillRect/>
                    </a:stretch>
                  </pic:blipFill>
                  <pic:spPr>
                    <a:xfrm>
                      <a:off x="0" y="0"/>
                      <a:ext cx="6010910" cy="4408170"/>
                    </a:xfrm>
                    <a:prstGeom prst="rect">
                      <a:avLst/>
                    </a:prstGeom>
                  </pic:spPr>
                </pic:pic>
              </a:graphicData>
            </a:graphic>
          </wp:anchor>
        </w:drawing>
      </w:r>
    </w:p>
    <w:p w14:paraId="172D16C3" w14:textId="6777023E" w:rsidR="001544E1" w:rsidRDefault="00036F77" w:rsidP="00036F77">
      <w:pPr>
        <w:ind w:left="720"/>
        <w:rPr>
          <w:rFonts w:ascii="Arial" w:hAnsi="Arial"/>
          <w:sz w:val="22"/>
        </w:rPr>
      </w:pPr>
      <w:r>
        <w:rPr>
          <w:rFonts w:ascii="Arial" w:hAnsi="Arial"/>
          <w:sz w:val="22"/>
        </w:rPr>
        <w:t xml:space="preserve">The </w:t>
      </w:r>
      <w:r w:rsidR="001544E1">
        <w:rPr>
          <w:rFonts w:ascii="Arial" w:hAnsi="Arial"/>
          <w:sz w:val="22"/>
        </w:rPr>
        <w:t xml:space="preserve">scientist then creates </w:t>
      </w:r>
      <w:proofErr w:type="gramStart"/>
      <w:r w:rsidR="001544E1">
        <w:rPr>
          <w:rFonts w:ascii="Arial" w:hAnsi="Arial"/>
          <w:sz w:val="22"/>
        </w:rPr>
        <w:t>plates</w:t>
      </w:r>
      <w:proofErr w:type="gramEnd"/>
      <w:r w:rsidR="001544E1">
        <w:rPr>
          <w:rFonts w:ascii="Arial" w:hAnsi="Arial"/>
          <w:sz w:val="22"/>
        </w:rPr>
        <w:t xml:space="preserve"> sets for the experiment. During this stage the Scientist need</w:t>
      </w:r>
      <w:r w:rsidR="00860608">
        <w:rPr>
          <w:rFonts w:ascii="Arial" w:hAnsi="Arial"/>
          <w:sz w:val="22"/>
        </w:rPr>
        <w:t>s</w:t>
      </w:r>
      <w:r w:rsidR="001544E1">
        <w:rPr>
          <w:rFonts w:ascii="Arial" w:hAnsi="Arial"/>
          <w:sz w:val="22"/>
        </w:rPr>
        <w:t xml:space="preserve"> to map the </w:t>
      </w:r>
      <w:r w:rsidR="00860608">
        <w:rPr>
          <w:rFonts w:ascii="Arial" w:hAnsi="Arial"/>
          <w:sz w:val="22"/>
        </w:rPr>
        <w:t xml:space="preserve">real compounds and controls that are to be on the plate to </w:t>
      </w:r>
      <w:r w:rsidR="001544E1">
        <w:rPr>
          <w:rFonts w:ascii="Arial" w:hAnsi="Arial"/>
          <w:sz w:val="22"/>
        </w:rPr>
        <w:t>compound and</w:t>
      </w:r>
      <w:r w:rsidR="00860608">
        <w:rPr>
          <w:rFonts w:ascii="Arial" w:hAnsi="Arial"/>
          <w:sz w:val="22"/>
        </w:rPr>
        <w:t xml:space="preserve"> control labels on the template.</w:t>
      </w:r>
    </w:p>
    <w:p w14:paraId="5E36650C" w14:textId="77777777" w:rsidR="001544E1" w:rsidRDefault="001544E1" w:rsidP="00036F77">
      <w:pPr>
        <w:ind w:left="720"/>
        <w:rPr>
          <w:rFonts w:ascii="Arial" w:hAnsi="Arial"/>
          <w:sz w:val="22"/>
        </w:rPr>
      </w:pPr>
    </w:p>
    <w:p w14:paraId="08E05CF7" w14:textId="4517136F" w:rsidR="001544E1" w:rsidRPr="00036F77" w:rsidRDefault="001544E1" w:rsidP="00036F77">
      <w:pPr>
        <w:pStyle w:val="ListParagraph"/>
        <w:numPr>
          <w:ilvl w:val="0"/>
          <w:numId w:val="36"/>
        </w:numPr>
        <w:rPr>
          <w:rFonts w:ascii="Arial" w:hAnsi="Arial"/>
          <w:sz w:val="22"/>
        </w:rPr>
      </w:pPr>
      <w:r w:rsidRPr="00036F77">
        <w:rPr>
          <w:rFonts w:ascii="Arial" w:hAnsi="Arial"/>
          <w:sz w:val="22"/>
        </w:rPr>
        <w:t>The scientist provides a name for the plate set.</w:t>
      </w:r>
    </w:p>
    <w:p w14:paraId="42C87854" w14:textId="15D6F9E6" w:rsidR="00D03F95" w:rsidRPr="00036F77" w:rsidRDefault="001544E1" w:rsidP="00036F77">
      <w:pPr>
        <w:pStyle w:val="ListParagraph"/>
        <w:numPr>
          <w:ilvl w:val="0"/>
          <w:numId w:val="36"/>
        </w:numPr>
        <w:rPr>
          <w:rFonts w:ascii="Arial" w:hAnsi="Arial"/>
          <w:sz w:val="22"/>
        </w:rPr>
      </w:pPr>
      <w:r w:rsidRPr="00036F77">
        <w:rPr>
          <w:rFonts w:ascii="Arial" w:hAnsi="Arial"/>
          <w:sz w:val="22"/>
        </w:rPr>
        <w:t>Then selects the type of plate</w:t>
      </w:r>
      <w:r w:rsidR="00D03F95" w:rsidRPr="00036F77">
        <w:rPr>
          <w:rFonts w:ascii="Arial" w:hAnsi="Arial"/>
          <w:sz w:val="22"/>
        </w:rPr>
        <w:t xml:space="preserve"> to be used (see ordering diagram). The plate type contains details regarding the actual physical plate to be used e.g. manufacturer, material etc.</w:t>
      </w:r>
    </w:p>
    <w:p w14:paraId="311626D2" w14:textId="49260D90" w:rsidR="00D03F95" w:rsidRPr="00036F77" w:rsidRDefault="00D03F95" w:rsidP="00036F77">
      <w:pPr>
        <w:pStyle w:val="ListParagraph"/>
        <w:numPr>
          <w:ilvl w:val="0"/>
          <w:numId w:val="36"/>
        </w:numPr>
        <w:rPr>
          <w:rFonts w:ascii="Arial" w:hAnsi="Arial"/>
          <w:sz w:val="22"/>
        </w:rPr>
      </w:pPr>
      <w:r w:rsidRPr="00036F77">
        <w:rPr>
          <w:rFonts w:ascii="Arial" w:hAnsi="Arial"/>
          <w:sz w:val="22"/>
        </w:rPr>
        <w:t>The scientist then selects the template to be used for the plate set.</w:t>
      </w:r>
    </w:p>
    <w:p w14:paraId="39DC07DA" w14:textId="44315785" w:rsidR="00D03F95" w:rsidRPr="00036F77" w:rsidRDefault="00D03F95" w:rsidP="00036F77">
      <w:pPr>
        <w:pStyle w:val="ListParagraph"/>
        <w:numPr>
          <w:ilvl w:val="0"/>
          <w:numId w:val="36"/>
        </w:numPr>
        <w:rPr>
          <w:rFonts w:ascii="Arial" w:hAnsi="Arial"/>
          <w:sz w:val="22"/>
        </w:rPr>
      </w:pPr>
      <w:r w:rsidRPr="00036F77">
        <w:rPr>
          <w:rFonts w:ascii="Arial" w:hAnsi="Arial"/>
          <w:sz w:val="22"/>
        </w:rPr>
        <w:t>The system will determine number of comp</w:t>
      </w:r>
      <w:r w:rsidR="00575E91" w:rsidRPr="00036F77">
        <w:rPr>
          <w:rFonts w:ascii="Arial" w:hAnsi="Arial"/>
          <w:sz w:val="22"/>
        </w:rPr>
        <w:t>o</w:t>
      </w:r>
      <w:r w:rsidRPr="00036F77">
        <w:rPr>
          <w:rFonts w:ascii="Arial" w:hAnsi="Arial"/>
          <w:sz w:val="22"/>
        </w:rPr>
        <w:t>unds, positive controls and negative controls that need to be specified for the plate.</w:t>
      </w:r>
    </w:p>
    <w:p w14:paraId="60922407" w14:textId="6F31A09B" w:rsidR="00D03F95" w:rsidRPr="00036F77" w:rsidRDefault="00D03F95" w:rsidP="00036F77">
      <w:pPr>
        <w:pStyle w:val="ListParagraph"/>
        <w:numPr>
          <w:ilvl w:val="0"/>
          <w:numId w:val="36"/>
        </w:numPr>
        <w:rPr>
          <w:rFonts w:ascii="Arial" w:hAnsi="Arial"/>
          <w:sz w:val="22"/>
        </w:rPr>
      </w:pPr>
      <w:r w:rsidRPr="00036F77">
        <w:rPr>
          <w:rFonts w:ascii="Arial" w:hAnsi="Arial"/>
          <w:sz w:val="22"/>
        </w:rPr>
        <w:t>The scientist adds the comp</w:t>
      </w:r>
      <w:r w:rsidR="00575E91" w:rsidRPr="00036F77">
        <w:rPr>
          <w:rFonts w:ascii="Arial" w:hAnsi="Arial"/>
          <w:sz w:val="22"/>
        </w:rPr>
        <w:t>o</w:t>
      </w:r>
      <w:r w:rsidRPr="00036F77">
        <w:rPr>
          <w:rFonts w:ascii="Arial" w:hAnsi="Arial"/>
          <w:sz w:val="22"/>
        </w:rPr>
        <w:t>unds and controls using a dropdown or picker from available comp</w:t>
      </w:r>
      <w:r w:rsidR="00575E91" w:rsidRPr="00036F77">
        <w:rPr>
          <w:rFonts w:ascii="Arial" w:hAnsi="Arial"/>
          <w:sz w:val="22"/>
        </w:rPr>
        <w:t>o</w:t>
      </w:r>
      <w:r w:rsidRPr="00036F77">
        <w:rPr>
          <w:rFonts w:ascii="Arial" w:hAnsi="Arial"/>
          <w:sz w:val="22"/>
        </w:rPr>
        <w:t>unds and controls stored in the database.</w:t>
      </w:r>
    </w:p>
    <w:p w14:paraId="12A9D2C2" w14:textId="6531F053" w:rsidR="00D03F95" w:rsidRPr="00036F77" w:rsidRDefault="00D03F95" w:rsidP="00036F77">
      <w:pPr>
        <w:pStyle w:val="ListParagraph"/>
        <w:numPr>
          <w:ilvl w:val="0"/>
          <w:numId w:val="36"/>
        </w:numPr>
        <w:rPr>
          <w:rFonts w:ascii="Arial" w:hAnsi="Arial"/>
          <w:sz w:val="22"/>
        </w:rPr>
      </w:pPr>
      <w:r w:rsidRPr="00036F77">
        <w:rPr>
          <w:rFonts w:ascii="Arial" w:hAnsi="Arial"/>
          <w:sz w:val="22"/>
        </w:rPr>
        <w:t>Once complete the scientist selects continue</w:t>
      </w:r>
    </w:p>
    <w:p w14:paraId="18072562" w14:textId="77777777" w:rsidR="00D03F95" w:rsidRDefault="00D03F95">
      <w:pPr>
        <w:rPr>
          <w:rFonts w:ascii="Arial" w:hAnsi="Arial"/>
          <w:sz w:val="22"/>
        </w:rPr>
      </w:pPr>
    </w:p>
    <w:p w14:paraId="47DD842E" w14:textId="01D9B5DD" w:rsidR="00036F77" w:rsidRDefault="00036F77">
      <w:pPr>
        <w:rPr>
          <w:rFonts w:ascii="Arial" w:hAnsi="Arial"/>
          <w:sz w:val="22"/>
        </w:rPr>
      </w:pPr>
      <w:r>
        <w:rPr>
          <w:rFonts w:ascii="Arial" w:hAnsi="Arial"/>
          <w:sz w:val="22"/>
        </w:rPr>
        <w:br w:type="page"/>
      </w:r>
    </w:p>
    <w:p w14:paraId="18228188" w14:textId="77777777" w:rsidR="00D03F95" w:rsidRDefault="00D03F95">
      <w:pPr>
        <w:rPr>
          <w:rFonts w:ascii="Arial" w:hAnsi="Arial"/>
          <w:sz w:val="22"/>
        </w:rPr>
      </w:pPr>
    </w:p>
    <w:p w14:paraId="609FC89E" w14:textId="55B41C6F" w:rsidR="0076409D" w:rsidRDefault="00D03F95">
      <w:pPr>
        <w:rPr>
          <w:rFonts w:ascii="Arial" w:hAnsi="Arial"/>
          <w:sz w:val="22"/>
        </w:rPr>
      </w:pPr>
      <w:r>
        <w:rPr>
          <w:rFonts w:ascii="Arial" w:hAnsi="Arial"/>
          <w:noProof/>
          <w:sz w:val="22"/>
        </w:rPr>
        <w:drawing>
          <wp:anchor distT="0" distB="0" distL="114300" distR="114300" simplePos="0" relativeHeight="251678720" behindDoc="0" locked="0" layoutInCell="1" allowOverlap="1" wp14:anchorId="7ECFF241" wp14:editId="19829EFD">
            <wp:simplePos x="0" y="0"/>
            <wp:positionH relativeFrom="margin">
              <wp:align>center</wp:align>
            </wp:positionH>
            <wp:positionV relativeFrom="margin">
              <wp:align>top</wp:align>
            </wp:positionV>
            <wp:extent cx="5822315" cy="4270375"/>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teSetDose.png"/>
                    <pic:cNvPicPr/>
                  </pic:nvPicPr>
                  <pic:blipFill>
                    <a:blip r:embed="rId21">
                      <a:extLst>
                        <a:ext uri="{28A0092B-C50C-407E-A947-70E740481C1C}">
                          <a14:useLocalDpi xmlns:a14="http://schemas.microsoft.com/office/drawing/2010/main" val="0"/>
                        </a:ext>
                      </a:extLst>
                    </a:blip>
                    <a:stretch>
                      <a:fillRect/>
                    </a:stretch>
                  </pic:blipFill>
                  <pic:spPr>
                    <a:xfrm>
                      <a:off x="0" y="0"/>
                      <a:ext cx="5822315" cy="4270375"/>
                    </a:xfrm>
                    <a:prstGeom prst="rect">
                      <a:avLst/>
                    </a:prstGeom>
                  </pic:spPr>
                </pic:pic>
              </a:graphicData>
            </a:graphic>
          </wp:anchor>
        </w:drawing>
      </w:r>
    </w:p>
    <w:p w14:paraId="124C3072" w14:textId="77777777" w:rsidR="00D03F95" w:rsidRDefault="00D03F95">
      <w:pPr>
        <w:rPr>
          <w:rFonts w:ascii="Arial" w:hAnsi="Arial"/>
          <w:sz w:val="22"/>
        </w:rPr>
      </w:pPr>
    </w:p>
    <w:p w14:paraId="431A11FF" w14:textId="77777777" w:rsidR="00036F77" w:rsidRDefault="00036F77">
      <w:pPr>
        <w:rPr>
          <w:rFonts w:ascii="Arial" w:hAnsi="Arial"/>
          <w:sz w:val="22"/>
        </w:rPr>
      </w:pPr>
    </w:p>
    <w:p w14:paraId="5A31456B" w14:textId="77777777" w:rsidR="00036F77" w:rsidRDefault="00036F77">
      <w:pPr>
        <w:rPr>
          <w:rFonts w:ascii="Arial" w:hAnsi="Arial"/>
          <w:sz w:val="22"/>
        </w:rPr>
      </w:pPr>
    </w:p>
    <w:p w14:paraId="2F40F549" w14:textId="77777777" w:rsidR="00036F77" w:rsidRDefault="00036F77">
      <w:pPr>
        <w:rPr>
          <w:rFonts w:ascii="Arial" w:hAnsi="Arial"/>
          <w:sz w:val="22"/>
        </w:rPr>
      </w:pPr>
    </w:p>
    <w:p w14:paraId="6A0EBC12" w14:textId="77777777" w:rsidR="00036F77" w:rsidRDefault="00036F77">
      <w:pPr>
        <w:rPr>
          <w:rFonts w:ascii="Arial" w:hAnsi="Arial"/>
          <w:sz w:val="22"/>
        </w:rPr>
      </w:pPr>
    </w:p>
    <w:p w14:paraId="5251F47A" w14:textId="77777777" w:rsidR="00036F77" w:rsidRDefault="00036F77">
      <w:pPr>
        <w:rPr>
          <w:rFonts w:ascii="Arial" w:hAnsi="Arial"/>
          <w:sz w:val="22"/>
        </w:rPr>
      </w:pPr>
    </w:p>
    <w:p w14:paraId="2D1CC26A" w14:textId="77777777" w:rsidR="00036F77" w:rsidRDefault="00036F77">
      <w:pPr>
        <w:rPr>
          <w:rFonts w:ascii="Arial" w:hAnsi="Arial"/>
          <w:sz w:val="22"/>
        </w:rPr>
      </w:pPr>
    </w:p>
    <w:p w14:paraId="435B2B08" w14:textId="77777777" w:rsidR="00036F77" w:rsidRDefault="00036F77">
      <w:pPr>
        <w:rPr>
          <w:rFonts w:ascii="Arial" w:hAnsi="Arial"/>
          <w:sz w:val="22"/>
        </w:rPr>
      </w:pPr>
    </w:p>
    <w:p w14:paraId="1B8EB989" w14:textId="77777777" w:rsidR="00036F77" w:rsidRDefault="00036F77">
      <w:pPr>
        <w:rPr>
          <w:rFonts w:ascii="Arial" w:hAnsi="Arial"/>
          <w:sz w:val="22"/>
        </w:rPr>
      </w:pPr>
    </w:p>
    <w:p w14:paraId="4D707843" w14:textId="77777777" w:rsidR="00036F77" w:rsidRDefault="00036F77">
      <w:pPr>
        <w:rPr>
          <w:rFonts w:ascii="Arial" w:hAnsi="Arial"/>
          <w:sz w:val="22"/>
        </w:rPr>
      </w:pPr>
    </w:p>
    <w:p w14:paraId="6EC284B8" w14:textId="77777777" w:rsidR="00036F77" w:rsidRDefault="00036F77">
      <w:pPr>
        <w:rPr>
          <w:rFonts w:ascii="Arial" w:hAnsi="Arial"/>
          <w:sz w:val="22"/>
        </w:rPr>
      </w:pPr>
    </w:p>
    <w:p w14:paraId="376A73A4" w14:textId="77777777" w:rsidR="00036F77" w:rsidRDefault="00036F77">
      <w:pPr>
        <w:rPr>
          <w:rFonts w:ascii="Arial" w:hAnsi="Arial"/>
          <w:sz w:val="22"/>
        </w:rPr>
      </w:pPr>
    </w:p>
    <w:p w14:paraId="09E32A88" w14:textId="77777777" w:rsidR="00036F77" w:rsidRDefault="00036F77">
      <w:pPr>
        <w:rPr>
          <w:rFonts w:ascii="Arial" w:hAnsi="Arial"/>
          <w:sz w:val="22"/>
        </w:rPr>
      </w:pPr>
    </w:p>
    <w:p w14:paraId="6AE34F9D" w14:textId="77777777" w:rsidR="00036F77" w:rsidRDefault="00036F77">
      <w:pPr>
        <w:rPr>
          <w:rFonts w:ascii="Arial" w:hAnsi="Arial"/>
          <w:sz w:val="22"/>
        </w:rPr>
      </w:pPr>
    </w:p>
    <w:p w14:paraId="2D721A52" w14:textId="77777777" w:rsidR="00036F77" w:rsidRDefault="00036F77">
      <w:pPr>
        <w:rPr>
          <w:rFonts w:ascii="Arial" w:hAnsi="Arial"/>
          <w:sz w:val="22"/>
        </w:rPr>
      </w:pPr>
    </w:p>
    <w:p w14:paraId="0D687F01" w14:textId="77777777" w:rsidR="00036F77" w:rsidRDefault="00036F77">
      <w:pPr>
        <w:rPr>
          <w:rFonts w:ascii="Arial" w:hAnsi="Arial"/>
          <w:sz w:val="22"/>
        </w:rPr>
      </w:pPr>
    </w:p>
    <w:p w14:paraId="7CDCFA37" w14:textId="77777777" w:rsidR="00036F77" w:rsidRDefault="00036F77">
      <w:pPr>
        <w:rPr>
          <w:rFonts w:ascii="Arial" w:hAnsi="Arial"/>
          <w:sz w:val="22"/>
        </w:rPr>
      </w:pPr>
    </w:p>
    <w:p w14:paraId="4477FA4E" w14:textId="77777777" w:rsidR="00036F77" w:rsidRDefault="00036F77">
      <w:pPr>
        <w:rPr>
          <w:rFonts w:ascii="Arial" w:hAnsi="Arial"/>
          <w:sz w:val="22"/>
        </w:rPr>
      </w:pPr>
    </w:p>
    <w:p w14:paraId="49CA5295" w14:textId="77777777" w:rsidR="00036F77" w:rsidRDefault="00036F77">
      <w:pPr>
        <w:rPr>
          <w:rFonts w:ascii="Arial" w:hAnsi="Arial"/>
          <w:sz w:val="22"/>
        </w:rPr>
      </w:pPr>
    </w:p>
    <w:p w14:paraId="71CF0C92" w14:textId="77777777" w:rsidR="00036F77" w:rsidRDefault="00036F77">
      <w:pPr>
        <w:rPr>
          <w:rFonts w:ascii="Arial" w:hAnsi="Arial"/>
          <w:sz w:val="22"/>
        </w:rPr>
      </w:pPr>
    </w:p>
    <w:p w14:paraId="2F223334" w14:textId="77777777" w:rsidR="00036F77" w:rsidRDefault="00036F77">
      <w:pPr>
        <w:rPr>
          <w:rFonts w:ascii="Arial" w:hAnsi="Arial"/>
          <w:sz w:val="22"/>
        </w:rPr>
      </w:pPr>
    </w:p>
    <w:p w14:paraId="4E131699" w14:textId="77777777" w:rsidR="00036F77" w:rsidRDefault="00036F77">
      <w:pPr>
        <w:rPr>
          <w:rFonts w:ascii="Arial" w:hAnsi="Arial"/>
          <w:sz w:val="22"/>
        </w:rPr>
      </w:pPr>
    </w:p>
    <w:p w14:paraId="03C7D514" w14:textId="77777777" w:rsidR="0056181F" w:rsidRDefault="0056181F">
      <w:pPr>
        <w:rPr>
          <w:rFonts w:ascii="Arial" w:hAnsi="Arial"/>
          <w:sz w:val="22"/>
        </w:rPr>
      </w:pPr>
    </w:p>
    <w:p w14:paraId="24460150" w14:textId="77777777" w:rsidR="0056181F" w:rsidRDefault="0056181F">
      <w:pPr>
        <w:rPr>
          <w:rFonts w:ascii="Arial" w:hAnsi="Arial"/>
          <w:sz w:val="22"/>
        </w:rPr>
      </w:pPr>
    </w:p>
    <w:p w14:paraId="2CAD1183" w14:textId="77777777" w:rsidR="0056181F" w:rsidRDefault="0056181F">
      <w:pPr>
        <w:rPr>
          <w:rFonts w:ascii="Arial" w:hAnsi="Arial"/>
          <w:sz w:val="22"/>
        </w:rPr>
      </w:pPr>
    </w:p>
    <w:p w14:paraId="068591F4" w14:textId="77777777" w:rsidR="0056181F" w:rsidRDefault="0056181F">
      <w:pPr>
        <w:rPr>
          <w:rFonts w:ascii="Arial" w:hAnsi="Arial"/>
          <w:sz w:val="22"/>
        </w:rPr>
      </w:pPr>
    </w:p>
    <w:p w14:paraId="4D3CFC6E" w14:textId="77777777" w:rsidR="0056181F" w:rsidRDefault="0056181F">
      <w:pPr>
        <w:rPr>
          <w:rFonts w:ascii="Arial" w:hAnsi="Arial"/>
          <w:sz w:val="22"/>
        </w:rPr>
      </w:pPr>
    </w:p>
    <w:p w14:paraId="0FEB39DE" w14:textId="07E24C51" w:rsidR="00D03F95" w:rsidRDefault="00D03F95" w:rsidP="0056181F">
      <w:pPr>
        <w:ind w:left="720"/>
        <w:rPr>
          <w:rFonts w:ascii="Arial" w:hAnsi="Arial"/>
          <w:sz w:val="22"/>
        </w:rPr>
      </w:pPr>
      <w:r>
        <w:rPr>
          <w:rFonts w:ascii="Arial" w:hAnsi="Arial"/>
          <w:sz w:val="22"/>
        </w:rPr>
        <w:t>The next step is to apply the dosage of the compounds for the plate. There are two ways to create dose response plates in the system.</w:t>
      </w:r>
    </w:p>
    <w:p w14:paraId="37ACEA0B" w14:textId="77777777" w:rsidR="0056181F" w:rsidRDefault="0056181F" w:rsidP="0056181F">
      <w:pPr>
        <w:ind w:left="720"/>
        <w:rPr>
          <w:rFonts w:ascii="Arial" w:hAnsi="Arial"/>
          <w:sz w:val="22"/>
        </w:rPr>
      </w:pPr>
    </w:p>
    <w:p w14:paraId="44CD0269" w14:textId="6DF61FB4" w:rsidR="00D03F95" w:rsidRPr="0056181F" w:rsidRDefault="00D03F95" w:rsidP="0056181F">
      <w:pPr>
        <w:pStyle w:val="ListParagraph"/>
        <w:numPr>
          <w:ilvl w:val="0"/>
          <w:numId w:val="37"/>
        </w:numPr>
        <w:rPr>
          <w:rFonts w:ascii="Arial" w:hAnsi="Arial"/>
          <w:sz w:val="22"/>
        </w:rPr>
      </w:pPr>
      <w:r w:rsidRPr="0056181F">
        <w:rPr>
          <w:rFonts w:ascii="Arial" w:hAnsi="Arial"/>
          <w:sz w:val="22"/>
        </w:rPr>
        <w:t>Multiple plates each plate with diluted compounds</w:t>
      </w:r>
    </w:p>
    <w:p w14:paraId="523247B7" w14:textId="77777777" w:rsidR="00D03F95" w:rsidRDefault="00D03F95" w:rsidP="0056181F">
      <w:pPr>
        <w:ind w:left="720"/>
        <w:rPr>
          <w:rFonts w:ascii="Arial" w:hAnsi="Arial"/>
          <w:sz w:val="22"/>
        </w:rPr>
      </w:pPr>
    </w:p>
    <w:p w14:paraId="162B2FA2" w14:textId="515B88E0" w:rsidR="00D03F95" w:rsidRPr="0056181F" w:rsidRDefault="00D03F95" w:rsidP="0056181F">
      <w:pPr>
        <w:pStyle w:val="ListParagraph"/>
        <w:numPr>
          <w:ilvl w:val="0"/>
          <w:numId w:val="38"/>
        </w:numPr>
        <w:rPr>
          <w:rFonts w:ascii="Arial" w:hAnsi="Arial"/>
          <w:sz w:val="22"/>
        </w:rPr>
      </w:pPr>
      <w:r w:rsidRPr="0056181F">
        <w:rPr>
          <w:rFonts w:ascii="Arial" w:hAnsi="Arial"/>
          <w:sz w:val="22"/>
        </w:rPr>
        <w:t>The scientist selects the number of plates.</w:t>
      </w:r>
    </w:p>
    <w:p w14:paraId="11CF1B6B" w14:textId="0B5925A7" w:rsidR="00D03F95" w:rsidRPr="0056181F" w:rsidRDefault="00D03F95" w:rsidP="0056181F">
      <w:pPr>
        <w:pStyle w:val="ListParagraph"/>
        <w:numPr>
          <w:ilvl w:val="0"/>
          <w:numId w:val="38"/>
        </w:numPr>
        <w:rPr>
          <w:rFonts w:ascii="Arial" w:hAnsi="Arial"/>
          <w:sz w:val="22"/>
        </w:rPr>
      </w:pPr>
      <w:r w:rsidRPr="0056181F">
        <w:rPr>
          <w:rFonts w:ascii="Arial" w:hAnsi="Arial"/>
          <w:sz w:val="22"/>
        </w:rPr>
        <w:t>Then selects the initial concentration.</w:t>
      </w:r>
    </w:p>
    <w:p w14:paraId="63C0B27C" w14:textId="17649A41" w:rsidR="00D03F95" w:rsidRPr="0056181F" w:rsidRDefault="00D03F95" w:rsidP="0056181F">
      <w:pPr>
        <w:pStyle w:val="ListParagraph"/>
        <w:numPr>
          <w:ilvl w:val="0"/>
          <w:numId w:val="38"/>
        </w:numPr>
        <w:rPr>
          <w:rFonts w:ascii="Arial" w:hAnsi="Arial"/>
          <w:sz w:val="22"/>
        </w:rPr>
      </w:pPr>
      <w:r w:rsidRPr="0056181F">
        <w:rPr>
          <w:rFonts w:ascii="Arial" w:hAnsi="Arial"/>
          <w:sz w:val="22"/>
        </w:rPr>
        <w:t>Then specifies a dilution factor.</w:t>
      </w:r>
    </w:p>
    <w:p w14:paraId="06F0A81E" w14:textId="140D34D0" w:rsidR="00D03F95" w:rsidRPr="0056181F" w:rsidRDefault="00D03F95" w:rsidP="0056181F">
      <w:pPr>
        <w:pStyle w:val="ListParagraph"/>
        <w:numPr>
          <w:ilvl w:val="0"/>
          <w:numId w:val="38"/>
        </w:numPr>
        <w:rPr>
          <w:rFonts w:ascii="Arial" w:hAnsi="Arial"/>
          <w:sz w:val="22"/>
        </w:rPr>
      </w:pPr>
      <w:r w:rsidRPr="0056181F">
        <w:rPr>
          <w:rFonts w:ascii="Arial" w:hAnsi="Arial"/>
          <w:sz w:val="22"/>
        </w:rPr>
        <w:t>The system generates plate</w:t>
      </w:r>
      <w:r w:rsidR="00860608" w:rsidRPr="0056181F">
        <w:rPr>
          <w:rFonts w:ascii="Arial" w:hAnsi="Arial"/>
          <w:sz w:val="22"/>
        </w:rPr>
        <w:t>s</w:t>
      </w:r>
      <w:r w:rsidRPr="0056181F">
        <w:rPr>
          <w:rFonts w:ascii="Arial" w:hAnsi="Arial"/>
          <w:sz w:val="22"/>
        </w:rPr>
        <w:t xml:space="preserve"> with different concentrations of compounds on each plate</w:t>
      </w:r>
    </w:p>
    <w:p w14:paraId="3C5DD5A8" w14:textId="2AF7E6A4" w:rsidR="00D66AC5" w:rsidRPr="0056181F" w:rsidRDefault="00D66AC5" w:rsidP="0056181F">
      <w:pPr>
        <w:pStyle w:val="ListParagraph"/>
        <w:numPr>
          <w:ilvl w:val="0"/>
          <w:numId w:val="38"/>
        </w:numPr>
        <w:rPr>
          <w:rFonts w:ascii="Arial" w:hAnsi="Arial"/>
          <w:sz w:val="22"/>
        </w:rPr>
      </w:pPr>
      <w:r w:rsidRPr="0056181F">
        <w:rPr>
          <w:rFonts w:ascii="Arial" w:hAnsi="Arial"/>
          <w:sz w:val="22"/>
        </w:rPr>
        <w:t xml:space="preserve">The system will generate a unique ID for the </w:t>
      </w:r>
      <w:proofErr w:type="gramStart"/>
      <w:r w:rsidRPr="0056181F">
        <w:rPr>
          <w:rFonts w:ascii="Arial" w:hAnsi="Arial"/>
          <w:sz w:val="22"/>
        </w:rPr>
        <w:t>plates,</w:t>
      </w:r>
      <w:proofErr w:type="gramEnd"/>
      <w:r w:rsidRPr="0056181F">
        <w:rPr>
          <w:rFonts w:ascii="Arial" w:hAnsi="Arial"/>
          <w:sz w:val="22"/>
        </w:rPr>
        <w:t xml:space="preserve"> the scientist may override this to match any barcode ID that the physical plate may pos</w:t>
      </w:r>
      <w:r w:rsidR="006C7C37" w:rsidRPr="0056181F">
        <w:rPr>
          <w:rFonts w:ascii="Arial" w:hAnsi="Arial"/>
          <w:sz w:val="22"/>
        </w:rPr>
        <w:t>s</w:t>
      </w:r>
      <w:r w:rsidRPr="0056181F">
        <w:rPr>
          <w:rFonts w:ascii="Arial" w:hAnsi="Arial"/>
          <w:sz w:val="22"/>
        </w:rPr>
        <w:t>ess.</w:t>
      </w:r>
    </w:p>
    <w:p w14:paraId="5B8073C5" w14:textId="77777777" w:rsidR="00D03F95" w:rsidRDefault="00D03F95" w:rsidP="0056181F">
      <w:pPr>
        <w:ind w:left="720"/>
        <w:rPr>
          <w:rFonts w:ascii="Arial" w:hAnsi="Arial"/>
          <w:sz w:val="22"/>
        </w:rPr>
      </w:pPr>
    </w:p>
    <w:p w14:paraId="0F966E8F" w14:textId="5E0020F5" w:rsidR="00D03F95" w:rsidRPr="0056181F" w:rsidRDefault="00D03F95" w:rsidP="0056181F">
      <w:pPr>
        <w:pStyle w:val="ListParagraph"/>
        <w:numPr>
          <w:ilvl w:val="0"/>
          <w:numId w:val="37"/>
        </w:numPr>
        <w:rPr>
          <w:rFonts w:ascii="Arial" w:hAnsi="Arial"/>
          <w:sz w:val="22"/>
        </w:rPr>
      </w:pPr>
      <w:r w:rsidRPr="0056181F">
        <w:rPr>
          <w:rFonts w:ascii="Arial" w:hAnsi="Arial"/>
          <w:sz w:val="22"/>
        </w:rPr>
        <w:t>Single plate with multiple concentrations of comp</w:t>
      </w:r>
      <w:r w:rsidR="00D66AC5" w:rsidRPr="0056181F">
        <w:rPr>
          <w:rFonts w:ascii="Arial" w:hAnsi="Arial"/>
          <w:sz w:val="22"/>
        </w:rPr>
        <w:t>o</w:t>
      </w:r>
      <w:r w:rsidRPr="0056181F">
        <w:rPr>
          <w:rFonts w:ascii="Arial" w:hAnsi="Arial"/>
          <w:sz w:val="22"/>
        </w:rPr>
        <w:t>unds.</w:t>
      </w:r>
    </w:p>
    <w:p w14:paraId="3D5675B6" w14:textId="36CC9B3A" w:rsidR="00D03F95" w:rsidRPr="0056181F" w:rsidRDefault="00D03F95" w:rsidP="0056181F">
      <w:pPr>
        <w:pStyle w:val="ListParagraph"/>
        <w:numPr>
          <w:ilvl w:val="0"/>
          <w:numId w:val="39"/>
        </w:numPr>
        <w:rPr>
          <w:rFonts w:ascii="Arial" w:hAnsi="Arial"/>
          <w:sz w:val="22"/>
        </w:rPr>
      </w:pPr>
      <w:r w:rsidRPr="0056181F">
        <w:rPr>
          <w:rFonts w:ascii="Arial" w:hAnsi="Arial"/>
          <w:sz w:val="22"/>
        </w:rPr>
        <w:t>The scientist can choose an initial does and no dilution factor</w:t>
      </w:r>
    </w:p>
    <w:p w14:paraId="38EEA8C0" w14:textId="3D0D6111" w:rsidR="00D03F95" w:rsidRPr="0056181F" w:rsidRDefault="00D03F95" w:rsidP="0056181F">
      <w:pPr>
        <w:pStyle w:val="ListParagraph"/>
        <w:numPr>
          <w:ilvl w:val="0"/>
          <w:numId w:val="39"/>
        </w:numPr>
        <w:rPr>
          <w:rFonts w:ascii="Arial" w:hAnsi="Arial"/>
          <w:sz w:val="22"/>
        </w:rPr>
      </w:pPr>
      <w:r w:rsidRPr="0056181F">
        <w:rPr>
          <w:rFonts w:ascii="Arial" w:hAnsi="Arial"/>
          <w:sz w:val="22"/>
        </w:rPr>
        <w:t>The scientist can then select “Adjust on Plate”</w:t>
      </w:r>
      <w:r w:rsidR="00D66AC5" w:rsidRPr="0056181F">
        <w:rPr>
          <w:rFonts w:ascii="Arial" w:hAnsi="Arial"/>
          <w:sz w:val="22"/>
        </w:rPr>
        <w:t xml:space="preserve"> to access the Plate Dose Editor</w:t>
      </w:r>
    </w:p>
    <w:p w14:paraId="5AA006F6" w14:textId="77777777" w:rsidR="00D66AC5" w:rsidRDefault="00D66AC5">
      <w:pPr>
        <w:rPr>
          <w:rFonts w:ascii="Arial" w:hAnsi="Arial"/>
          <w:sz w:val="22"/>
        </w:rPr>
      </w:pPr>
    </w:p>
    <w:p w14:paraId="273807B3" w14:textId="77777777" w:rsidR="00D66AC5" w:rsidRDefault="00D66AC5">
      <w:pPr>
        <w:rPr>
          <w:rFonts w:ascii="Arial" w:hAnsi="Arial"/>
          <w:sz w:val="22"/>
        </w:rPr>
      </w:pPr>
    </w:p>
    <w:p w14:paraId="672E5196" w14:textId="2B8C1B18" w:rsidR="00D66AC5" w:rsidRDefault="00D66AC5">
      <w:pPr>
        <w:rPr>
          <w:rFonts w:ascii="Arial" w:hAnsi="Arial"/>
          <w:sz w:val="22"/>
        </w:rPr>
      </w:pPr>
      <w:r>
        <w:rPr>
          <w:rFonts w:ascii="Arial" w:hAnsi="Arial"/>
          <w:sz w:val="22"/>
        </w:rPr>
        <w:br w:type="page"/>
      </w:r>
    </w:p>
    <w:p w14:paraId="38F842FB" w14:textId="77777777" w:rsidR="00D03F95" w:rsidRDefault="00D03F95">
      <w:pPr>
        <w:rPr>
          <w:rFonts w:ascii="Arial" w:hAnsi="Arial"/>
          <w:sz w:val="22"/>
        </w:rPr>
      </w:pPr>
    </w:p>
    <w:p w14:paraId="490AE2D1" w14:textId="0DB56460" w:rsidR="00D66AC5" w:rsidRDefault="00D66AC5">
      <w:pPr>
        <w:rPr>
          <w:rFonts w:ascii="Arial" w:hAnsi="Arial"/>
          <w:sz w:val="22"/>
        </w:rPr>
      </w:pPr>
      <w:r>
        <w:rPr>
          <w:rFonts w:ascii="Arial" w:hAnsi="Arial"/>
          <w:noProof/>
          <w:sz w:val="22"/>
        </w:rPr>
        <w:drawing>
          <wp:anchor distT="0" distB="0" distL="114300" distR="114300" simplePos="0" relativeHeight="251679744" behindDoc="0" locked="0" layoutInCell="1" allowOverlap="1" wp14:anchorId="3FCA7F8C" wp14:editId="119B05E9">
            <wp:simplePos x="0" y="0"/>
            <wp:positionH relativeFrom="margin">
              <wp:align>center</wp:align>
            </wp:positionH>
            <wp:positionV relativeFrom="margin">
              <wp:align>top</wp:align>
            </wp:positionV>
            <wp:extent cx="6297295" cy="3517900"/>
            <wp:effectExtent l="0" t="0" r="1905" b="1270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se Editor.png"/>
                    <pic:cNvPicPr/>
                  </pic:nvPicPr>
                  <pic:blipFill>
                    <a:blip r:embed="rId22">
                      <a:extLst>
                        <a:ext uri="{28A0092B-C50C-407E-A947-70E740481C1C}">
                          <a14:useLocalDpi xmlns:a14="http://schemas.microsoft.com/office/drawing/2010/main" val="0"/>
                        </a:ext>
                      </a:extLst>
                    </a:blip>
                    <a:stretch>
                      <a:fillRect/>
                    </a:stretch>
                  </pic:blipFill>
                  <pic:spPr>
                    <a:xfrm>
                      <a:off x="0" y="0"/>
                      <a:ext cx="6297295" cy="3517900"/>
                    </a:xfrm>
                    <a:prstGeom prst="rect">
                      <a:avLst/>
                    </a:prstGeom>
                  </pic:spPr>
                </pic:pic>
              </a:graphicData>
            </a:graphic>
          </wp:anchor>
        </w:drawing>
      </w:r>
    </w:p>
    <w:p w14:paraId="41AC4218" w14:textId="5D128F55" w:rsidR="00D66AC5" w:rsidRPr="0056181F" w:rsidRDefault="00D66AC5" w:rsidP="0056181F">
      <w:pPr>
        <w:pStyle w:val="ListParagraph"/>
        <w:numPr>
          <w:ilvl w:val="0"/>
          <w:numId w:val="40"/>
        </w:numPr>
        <w:rPr>
          <w:rFonts w:ascii="Arial" w:hAnsi="Arial"/>
          <w:sz w:val="22"/>
        </w:rPr>
      </w:pPr>
      <w:r w:rsidRPr="0056181F">
        <w:rPr>
          <w:rFonts w:ascii="Arial" w:hAnsi="Arial"/>
          <w:sz w:val="22"/>
        </w:rPr>
        <w:t>Using the plate dose editor the scientist can alter the concentration of each compound by changing the dosage value on each compound.</w:t>
      </w:r>
    </w:p>
    <w:p w14:paraId="45519AEC" w14:textId="77777777" w:rsidR="00D66AC5" w:rsidRDefault="00D66AC5">
      <w:pPr>
        <w:rPr>
          <w:rFonts w:ascii="Arial" w:hAnsi="Arial"/>
          <w:sz w:val="22"/>
        </w:rPr>
      </w:pPr>
    </w:p>
    <w:p w14:paraId="66B13017" w14:textId="77777777" w:rsidR="00D66AC5" w:rsidRDefault="00D66AC5">
      <w:pPr>
        <w:rPr>
          <w:rFonts w:ascii="Arial" w:hAnsi="Arial"/>
          <w:sz w:val="22"/>
        </w:rPr>
      </w:pPr>
    </w:p>
    <w:p w14:paraId="087073AE" w14:textId="203AB4C8" w:rsidR="00D66AC5" w:rsidRDefault="00D66AC5">
      <w:pPr>
        <w:rPr>
          <w:rFonts w:ascii="Arial" w:hAnsi="Arial"/>
          <w:sz w:val="22"/>
        </w:rPr>
      </w:pPr>
      <w:r>
        <w:rPr>
          <w:rFonts w:ascii="Arial" w:hAnsi="Arial"/>
          <w:noProof/>
          <w:sz w:val="22"/>
        </w:rPr>
        <w:lastRenderedPageBreak/>
        <w:drawing>
          <wp:inline distT="0" distB="0" distL="0" distR="0" wp14:anchorId="0736251E" wp14:editId="399222F5">
            <wp:extent cx="6629400" cy="576961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ExportPlateSets.png"/>
                    <pic:cNvPicPr/>
                  </pic:nvPicPr>
                  <pic:blipFill>
                    <a:blip r:embed="rId23">
                      <a:extLst>
                        <a:ext uri="{28A0092B-C50C-407E-A947-70E740481C1C}">
                          <a14:useLocalDpi xmlns:a14="http://schemas.microsoft.com/office/drawing/2010/main" val="0"/>
                        </a:ext>
                      </a:extLst>
                    </a:blip>
                    <a:stretch>
                      <a:fillRect/>
                    </a:stretch>
                  </pic:blipFill>
                  <pic:spPr>
                    <a:xfrm>
                      <a:off x="0" y="0"/>
                      <a:ext cx="6629400" cy="5769610"/>
                    </a:xfrm>
                    <a:prstGeom prst="rect">
                      <a:avLst/>
                    </a:prstGeom>
                  </pic:spPr>
                </pic:pic>
              </a:graphicData>
            </a:graphic>
          </wp:inline>
        </w:drawing>
      </w:r>
    </w:p>
    <w:p w14:paraId="02D87885" w14:textId="77777777" w:rsidR="0056181F" w:rsidRDefault="0056181F">
      <w:pPr>
        <w:rPr>
          <w:rFonts w:ascii="Arial" w:hAnsi="Arial"/>
          <w:sz w:val="22"/>
        </w:rPr>
      </w:pPr>
    </w:p>
    <w:p w14:paraId="2C11A7C4" w14:textId="2CF1E310" w:rsidR="00D66AC5" w:rsidRDefault="00D66AC5">
      <w:pPr>
        <w:rPr>
          <w:rFonts w:ascii="Arial" w:hAnsi="Arial"/>
          <w:sz w:val="22"/>
        </w:rPr>
      </w:pPr>
      <w:r>
        <w:rPr>
          <w:rFonts w:ascii="Arial" w:hAnsi="Arial"/>
          <w:sz w:val="22"/>
        </w:rPr>
        <w:t xml:space="preserve">Plate Sets can be exported </w:t>
      </w:r>
      <w:r w:rsidR="00366591">
        <w:rPr>
          <w:rFonts w:ascii="Arial" w:hAnsi="Arial"/>
          <w:sz w:val="22"/>
        </w:rPr>
        <w:t>from the experiment manager into various formats.</w:t>
      </w:r>
    </w:p>
    <w:p w14:paraId="3C7F20AA" w14:textId="1C74190E" w:rsidR="00366591" w:rsidRDefault="00366591">
      <w:pPr>
        <w:rPr>
          <w:rFonts w:ascii="Arial" w:hAnsi="Arial"/>
          <w:sz w:val="22"/>
        </w:rPr>
      </w:pPr>
      <w:r>
        <w:rPr>
          <w:rFonts w:ascii="Arial" w:hAnsi="Arial"/>
          <w:sz w:val="22"/>
        </w:rPr>
        <w:t>This will allow the scientist to create the physical plate to the specification created in the system.</w:t>
      </w:r>
    </w:p>
    <w:p w14:paraId="56A0A066" w14:textId="77777777" w:rsidR="00366591" w:rsidRDefault="00366591">
      <w:pPr>
        <w:rPr>
          <w:rFonts w:ascii="Arial" w:hAnsi="Arial"/>
          <w:sz w:val="22"/>
        </w:rPr>
      </w:pPr>
    </w:p>
    <w:p w14:paraId="6B363CBF" w14:textId="77777777" w:rsidR="00366591" w:rsidRDefault="00366591">
      <w:pPr>
        <w:rPr>
          <w:rFonts w:ascii="Arial" w:hAnsi="Arial"/>
          <w:sz w:val="22"/>
        </w:rPr>
      </w:pPr>
    </w:p>
    <w:p w14:paraId="1AC56778" w14:textId="22CCC173" w:rsidR="00366591" w:rsidRDefault="00366591">
      <w:pPr>
        <w:rPr>
          <w:rFonts w:ascii="Arial" w:hAnsi="Arial"/>
          <w:sz w:val="22"/>
        </w:rPr>
      </w:pPr>
      <w:r>
        <w:rPr>
          <w:rFonts w:ascii="Arial" w:hAnsi="Arial"/>
          <w:noProof/>
          <w:sz w:val="22"/>
        </w:rPr>
        <w:lastRenderedPageBreak/>
        <w:drawing>
          <wp:inline distT="0" distB="0" distL="0" distR="0" wp14:anchorId="24261266" wp14:editId="1F8C3EC5">
            <wp:extent cx="6178896" cy="416424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ing.png"/>
                    <pic:cNvPicPr/>
                  </pic:nvPicPr>
                  <pic:blipFill>
                    <a:blip r:embed="rId24">
                      <a:extLst>
                        <a:ext uri="{28A0092B-C50C-407E-A947-70E740481C1C}">
                          <a14:useLocalDpi xmlns:a14="http://schemas.microsoft.com/office/drawing/2010/main" val="0"/>
                        </a:ext>
                      </a:extLst>
                    </a:blip>
                    <a:stretch>
                      <a:fillRect/>
                    </a:stretch>
                  </pic:blipFill>
                  <pic:spPr>
                    <a:xfrm>
                      <a:off x="0" y="0"/>
                      <a:ext cx="6179102" cy="4164384"/>
                    </a:xfrm>
                    <a:prstGeom prst="rect">
                      <a:avLst/>
                    </a:prstGeom>
                  </pic:spPr>
                </pic:pic>
              </a:graphicData>
            </a:graphic>
          </wp:inline>
        </w:drawing>
      </w:r>
    </w:p>
    <w:p w14:paraId="7383A594" w14:textId="77777777" w:rsidR="00366591" w:rsidRDefault="00366591">
      <w:pPr>
        <w:rPr>
          <w:rFonts w:ascii="Arial" w:hAnsi="Arial"/>
          <w:sz w:val="22"/>
        </w:rPr>
      </w:pPr>
    </w:p>
    <w:p w14:paraId="3653D50A" w14:textId="77777777" w:rsidR="00D66AC5" w:rsidRDefault="00D66AC5">
      <w:pPr>
        <w:rPr>
          <w:rFonts w:ascii="Arial" w:hAnsi="Arial"/>
          <w:sz w:val="22"/>
        </w:rPr>
      </w:pPr>
    </w:p>
    <w:p w14:paraId="6250C9E8" w14:textId="2F4BFC38" w:rsidR="00366591" w:rsidRDefault="00366591" w:rsidP="0056181F">
      <w:pPr>
        <w:ind w:left="720"/>
        <w:rPr>
          <w:rFonts w:ascii="Arial" w:hAnsi="Arial"/>
          <w:sz w:val="22"/>
        </w:rPr>
      </w:pPr>
      <w:r>
        <w:rPr>
          <w:rFonts w:ascii="Arial" w:hAnsi="Arial"/>
          <w:sz w:val="22"/>
        </w:rPr>
        <w:t>Information regarding the Physical plate inventory on hand is also stored within the system. Scientists may order more plates through external links.</w:t>
      </w:r>
    </w:p>
    <w:p w14:paraId="0AE17573" w14:textId="77777777" w:rsidR="006B6204" w:rsidRDefault="006B6204">
      <w:pPr>
        <w:rPr>
          <w:rFonts w:ascii="Arial" w:hAnsi="Arial"/>
          <w:sz w:val="22"/>
        </w:rPr>
      </w:pPr>
    </w:p>
    <w:p w14:paraId="3687F8E1" w14:textId="3371A333" w:rsidR="0076409D" w:rsidRDefault="0076409D" w:rsidP="0076409D">
      <w:pPr>
        <w:pStyle w:val="Heading3"/>
      </w:pPr>
      <w:bookmarkStart w:id="62" w:name="_Toc287000892"/>
      <w:r>
        <w:t>Open Issues / Questions Plate Management</w:t>
      </w:r>
      <w:bookmarkEnd w:id="62"/>
    </w:p>
    <w:tbl>
      <w:tblPr>
        <w:tblpPr w:leftFromText="180" w:rightFromText="180" w:vertAnchor="text" w:tblpX="828" w:tblpY="1"/>
        <w:tblOverlap w:val="never"/>
        <w:tblW w:w="9000"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450"/>
        <w:gridCol w:w="3510"/>
        <w:gridCol w:w="5040"/>
      </w:tblGrid>
      <w:tr w:rsidR="0076409D" w14:paraId="4DA05259" w14:textId="77777777" w:rsidTr="00DA25D7">
        <w:trPr>
          <w:cantSplit/>
          <w:tblHeader/>
        </w:trPr>
        <w:tc>
          <w:tcPr>
            <w:tcW w:w="45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1963A04A" w14:textId="77777777" w:rsidR="0076409D" w:rsidRDefault="0076409D" w:rsidP="00DA25D7">
            <w:pPr>
              <w:pStyle w:val="TableTitle"/>
            </w:pPr>
            <w:r>
              <w:rPr>
                <w:noProof w:val="0"/>
              </w:rPr>
              <w:t>#</w:t>
            </w:r>
            <w:r>
              <w:t xml:space="preserve"> </w:t>
            </w:r>
          </w:p>
        </w:tc>
        <w:tc>
          <w:tcPr>
            <w:tcW w:w="351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1E08F47A" w14:textId="77777777" w:rsidR="0076409D" w:rsidRDefault="0076409D" w:rsidP="00DA25D7">
            <w:pPr>
              <w:pStyle w:val="TableTitle"/>
            </w:pPr>
            <w:r>
              <w:t>Description</w:t>
            </w:r>
          </w:p>
        </w:tc>
        <w:tc>
          <w:tcPr>
            <w:tcW w:w="504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5897ABA2" w14:textId="77777777" w:rsidR="0076409D" w:rsidRDefault="0076409D" w:rsidP="00DA25D7">
            <w:pPr>
              <w:pStyle w:val="TableTitle"/>
            </w:pPr>
            <w:r>
              <w:t>NOtes</w:t>
            </w:r>
          </w:p>
        </w:tc>
      </w:tr>
      <w:tr w:rsidR="0076409D" w14:paraId="7F5A0AE7" w14:textId="77777777" w:rsidTr="00DA25D7">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6113289A" w14:textId="08178C02" w:rsidR="0076409D" w:rsidRDefault="00366591" w:rsidP="00DA25D7">
            <w:pPr>
              <w:pStyle w:val="TableText"/>
              <w:rPr>
                <w:sz w:val="18"/>
              </w:rPr>
            </w:pPr>
            <w:r>
              <w:rPr>
                <w:sz w:val="18"/>
              </w:rPr>
              <w:t>1</w:t>
            </w:r>
          </w:p>
        </w:tc>
        <w:tc>
          <w:tcPr>
            <w:tcW w:w="3510" w:type="dxa"/>
            <w:tcBorders>
              <w:top w:val="single" w:sz="8" w:space="0" w:color="808080"/>
              <w:left w:val="single" w:sz="8" w:space="0" w:color="808080"/>
              <w:bottom w:val="single" w:sz="8" w:space="0" w:color="808080"/>
              <w:right w:val="single" w:sz="8" w:space="0" w:color="808080"/>
            </w:tcBorders>
          </w:tcPr>
          <w:p w14:paraId="37098572" w14:textId="010AAFF3" w:rsidR="0076409D" w:rsidRDefault="0076409D" w:rsidP="00DA25D7">
            <w:pPr>
              <w:pStyle w:val="TableText"/>
            </w:pPr>
            <w:r>
              <w:t>Ability to create plates of any dimension.</w:t>
            </w:r>
            <w:r w:rsidR="00DA25D7">
              <w:t xml:space="preserve"> </w:t>
            </w:r>
            <w:proofErr w:type="gramStart"/>
            <w:r w:rsidR="00DA25D7">
              <w:t>does</w:t>
            </w:r>
            <w:proofErr w:type="gramEnd"/>
            <w:r w:rsidR="00DA25D7">
              <w:t xml:space="preserve"> not account for non-rectangular (e.g., round) plates or 3d plates.</w:t>
            </w:r>
          </w:p>
        </w:tc>
        <w:tc>
          <w:tcPr>
            <w:tcW w:w="5040" w:type="dxa"/>
            <w:tcBorders>
              <w:top w:val="single" w:sz="8" w:space="0" w:color="808080"/>
              <w:left w:val="single" w:sz="8" w:space="0" w:color="808080"/>
              <w:bottom w:val="single" w:sz="8" w:space="0" w:color="808080"/>
              <w:right w:val="single" w:sz="8" w:space="0" w:color="808080"/>
            </w:tcBorders>
          </w:tcPr>
          <w:p w14:paraId="035136AB" w14:textId="77777777" w:rsidR="0076409D" w:rsidRDefault="0076409D" w:rsidP="00DA25D7">
            <w:pPr>
              <w:pStyle w:val="TableText"/>
            </w:pPr>
          </w:p>
          <w:p w14:paraId="5DAADFD6" w14:textId="4B61ACA2" w:rsidR="0076409D" w:rsidRDefault="006774A0" w:rsidP="00DA25D7">
            <w:pPr>
              <w:pStyle w:val="TableText"/>
            </w:pPr>
            <w:r>
              <w:t>Robert confirmed, this is NOT required</w:t>
            </w:r>
          </w:p>
        </w:tc>
      </w:tr>
      <w:tr w:rsidR="00DA25D7" w14:paraId="32FAF932" w14:textId="77777777" w:rsidTr="00DA25D7">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32E07424" w14:textId="4422EBCF" w:rsidR="00DA25D7" w:rsidRDefault="00366591" w:rsidP="00DA25D7">
            <w:pPr>
              <w:pStyle w:val="TableText"/>
              <w:rPr>
                <w:sz w:val="18"/>
              </w:rPr>
            </w:pPr>
            <w:r>
              <w:rPr>
                <w:sz w:val="18"/>
              </w:rPr>
              <w:t>2</w:t>
            </w:r>
          </w:p>
        </w:tc>
        <w:tc>
          <w:tcPr>
            <w:tcW w:w="3510" w:type="dxa"/>
            <w:tcBorders>
              <w:top w:val="single" w:sz="8" w:space="0" w:color="808080"/>
              <w:left w:val="single" w:sz="8" w:space="0" w:color="808080"/>
              <w:bottom w:val="single" w:sz="8" w:space="0" w:color="808080"/>
              <w:right w:val="single" w:sz="8" w:space="0" w:color="808080"/>
            </w:tcBorders>
          </w:tcPr>
          <w:p w14:paraId="67D447F1" w14:textId="77777777" w:rsidR="00DA25D7" w:rsidRDefault="00DA25D7" w:rsidP="00DA25D7">
            <w:pPr>
              <w:pStyle w:val="TableText"/>
            </w:pPr>
            <w:r>
              <w:t>Exporting plate specs. Is there a standard format? Do we need to handle with different parsers tied to equipment type?</w:t>
            </w:r>
          </w:p>
        </w:tc>
        <w:tc>
          <w:tcPr>
            <w:tcW w:w="5040" w:type="dxa"/>
            <w:tcBorders>
              <w:top w:val="single" w:sz="8" w:space="0" w:color="808080"/>
              <w:left w:val="single" w:sz="8" w:space="0" w:color="808080"/>
              <w:bottom w:val="single" w:sz="8" w:space="0" w:color="808080"/>
              <w:right w:val="single" w:sz="8" w:space="0" w:color="808080"/>
            </w:tcBorders>
          </w:tcPr>
          <w:p w14:paraId="55D8D199" w14:textId="77777777" w:rsidR="00DA25D7" w:rsidRDefault="00DA25D7" w:rsidP="00DA25D7">
            <w:pPr>
              <w:pStyle w:val="TableText"/>
            </w:pPr>
          </w:p>
          <w:p w14:paraId="79EDCDBE" w14:textId="77777777" w:rsidR="00DA25D7" w:rsidRDefault="00DA25D7" w:rsidP="00DA25D7">
            <w:pPr>
              <w:pStyle w:val="TableText"/>
            </w:pPr>
          </w:p>
        </w:tc>
      </w:tr>
      <w:tr w:rsidR="00366591" w14:paraId="2A4C61CF" w14:textId="77777777" w:rsidTr="00DA25D7">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3C6141EB" w14:textId="17B7462E" w:rsidR="00366591" w:rsidRDefault="00366591" w:rsidP="00DA25D7">
            <w:pPr>
              <w:pStyle w:val="TableText"/>
              <w:rPr>
                <w:sz w:val="18"/>
              </w:rPr>
            </w:pPr>
            <w:r>
              <w:rPr>
                <w:sz w:val="18"/>
              </w:rPr>
              <w:t>3</w:t>
            </w:r>
          </w:p>
        </w:tc>
        <w:tc>
          <w:tcPr>
            <w:tcW w:w="3510" w:type="dxa"/>
            <w:tcBorders>
              <w:top w:val="single" w:sz="8" w:space="0" w:color="808080"/>
              <w:left w:val="single" w:sz="8" w:space="0" w:color="808080"/>
              <w:bottom w:val="single" w:sz="8" w:space="0" w:color="808080"/>
              <w:right w:val="single" w:sz="8" w:space="0" w:color="808080"/>
            </w:tcBorders>
          </w:tcPr>
          <w:p w14:paraId="7A2AB3E7" w14:textId="772D5999" w:rsidR="00366591" w:rsidRDefault="00366591" w:rsidP="00DA25D7">
            <w:pPr>
              <w:pStyle w:val="TableText"/>
            </w:pPr>
            <w:r>
              <w:rPr>
                <w:rStyle w:val="CommentReference"/>
              </w:rPr>
              <w:t/>
            </w:r>
            <w:r>
              <w:t xml:space="preserve">We should consider having </w:t>
            </w:r>
            <w:proofErr w:type="gramStart"/>
            <w:r>
              <w:t>add</w:t>
            </w:r>
            <w:proofErr w:type="gramEnd"/>
            <w:r>
              <w:t xml:space="preserve"> plate set wizard to produce a </w:t>
            </w:r>
            <w:proofErr w:type="spellStart"/>
            <w:r>
              <w:t>json</w:t>
            </w:r>
            <w:proofErr w:type="spellEnd"/>
            <w:r>
              <w:t xml:space="preserve"> document server side. </w:t>
            </w:r>
            <w:proofErr w:type="gramStart"/>
            <w:r>
              <w:t>then</w:t>
            </w:r>
            <w:proofErr w:type="gramEnd"/>
            <w:r>
              <w:t xml:space="preserve"> the import wizard and the add new plate wizard would both use the same call to populate the database</w:t>
            </w:r>
          </w:p>
        </w:tc>
        <w:tc>
          <w:tcPr>
            <w:tcW w:w="5040" w:type="dxa"/>
            <w:tcBorders>
              <w:top w:val="single" w:sz="8" w:space="0" w:color="808080"/>
              <w:left w:val="single" w:sz="8" w:space="0" w:color="808080"/>
              <w:bottom w:val="single" w:sz="8" w:space="0" w:color="808080"/>
              <w:right w:val="single" w:sz="8" w:space="0" w:color="808080"/>
            </w:tcBorders>
          </w:tcPr>
          <w:p w14:paraId="0926A31E" w14:textId="21D34C14" w:rsidR="00366591" w:rsidRDefault="00366591" w:rsidP="00DA25D7">
            <w:pPr>
              <w:pStyle w:val="TableText"/>
            </w:pPr>
          </w:p>
        </w:tc>
      </w:tr>
      <w:tr w:rsidR="00366591" w14:paraId="2861B979" w14:textId="77777777" w:rsidTr="00DA25D7">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0AF7FE44" w14:textId="1EB231C9" w:rsidR="00366591" w:rsidRDefault="00575E91" w:rsidP="00DA25D7">
            <w:pPr>
              <w:pStyle w:val="TableText"/>
              <w:rPr>
                <w:sz w:val="18"/>
              </w:rPr>
            </w:pPr>
            <w:r>
              <w:rPr>
                <w:sz w:val="18"/>
              </w:rPr>
              <w:t>4</w:t>
            </w:r>
          </w:p>
        </w:tc>
        <w:tc>
          <w:tcPr>
            <w:tcW w:w="3510" w:type="dxa"/>
            <w:tcBorders>
              <w:top w:val="single" w:sz="8" w:space="0" w:color="808080"/>
              <w:left w:val="single" w:sz="8" w:space="0" w:color="808080"/>
              <w:bottom w:val="single" w:sz="8" w:space="0" w:color="808080"/>
              <w:right w:val="single" w:sz="8" w:space="0" w:color="808080"/>
            </w:tcBorders>
          </w:tcPr>
          <w:p w14:paraId="66E21D84" w14:textId="29A89A39" w:rsidR="00366591" w:rsidRPr="00575E91" w:rsidRDefault="00575E91" w:rsidP="006774A0">
            <w:pPr>
              <w:pStyle w:val="CommentText"/>
              <w:rPr>
                <w:rFonts w:ascii="Arial" w:hAnsi="Arial" w:cs="Arial"/>
              </w:rPr>
            </w:pPr>
            <w:r w:rsidRPr="00575E91">
              <w:rPr>
                <w:rFonts w:ascii="Arial" w:hAnsi="Arial" w:cs="Arial"/>
              </w:rPr>
              <w:t>Concept of  “Direction” for doses. Is this something we need to record for templates?</w:t>
            </w:r>
          </w:p>
        </w:tc>
        <w:tc>
          <w:tcPr>
            <w:tcW w:w="5040" w:type="dxa"/>
            <w:tcBorders>
              <w:top w:val="single" w:sz="8" w:space="0" w:color="808080"/>
              <w:left w:val="single" w:sz="8" w:space="0" w:color="808080"/>
              <w:bottom w:val="single" w:sz="8" w:space="0" w:color="808080"/>
              <w:right w:val="single" w:sz="8" w:space="0" w:color="808080"/>
            </w:tcBorders>
          </w:tcPr>
          <w:p w14:paraId="0B932E3E" w14:textId="77777777" w:rsidR="00366591" w:rsidRDefault="00366591" w:rsidP="00DA25D7">
            <w:pPr>
              <w:pStyle w:val="TableText"/>
            </w:pPr>
          </w:p>
        </w:tc>
      </w:tr>
    </w:tbl>
    <w:p w14:paraId="7178B128" w14:textId="66B1ADEC" w:rsidR="00C4101E" w:rsidRDefault="00DA25D7" w:rsidP="0056181F">
      <w:pPr>
        <w:pStyle w:val="BodyText"/>
      </w:pPr>
      <w:r>
        <w:br w:type="textWrapping" w:clear="all"/>
      </w:r>
    </w:p>
    <w:p w14:paraId="3B0F2133" w14:textId="7A7AF9D2" w:rsidR="00C4101E" w:rsidRDefault="001B2821" w:rsidP="00E00D4C">
      <w:pPr>
        <w:pStyle w:val="Heading2"/>
      </w:pPr>
      <w:bookmarkStart w:id="63" w:name="_Toc287000893"/>
      <w:r>
        <w:t>Experiment Man</w:t>
      </w:r>
      <w:r w:rsidR="0076409D">
        <w:t>agement</w:t>
      </w:r>
      <w:r>
        <w:t xml:space="preserve"> Requirements</w:t>
      </w:r>
      <w:bookmarkEnd w:id="63"/>
    </w:p>
    <w:p w14:paraId="1E2E21D0" w14:textId="77777777" w:rsidR="001B2821" w:rsidRDefault="001B2821" w:rsidP="001B2821">
      <w:pPr>
        <w:pStyle w:val="BodyText"/>
      </w:pPr>
    </w:p>
    <w:p w14:paraId="6AD3F0A4" w14:textId="5FC3B9BD" w:rsidR="001B2821" w:rsidRDefault="001B2821" w:rsidP="001B2821">
      <w:pPr>
        <w:pStyle w:val="Heading3"/>
      </w:pPr>
      <w:bookmarkStart w:id="64" w:name="_Toc287000894"/>
      <w:r>
        <w:t>Overview</w:t>
      </w:r>
      <w:bookmarkEnd w:id="64"/>
    </w:p>
    <w:p w14:paraId="015700A3" w14:textId="35196F43" w:rsidR="00CC0391" w:rsidRPr="00CC0391" w:rsidRDefault="00CC0391" w:rsidP="00B551B5">
      <w:pPr>
        <w:pStyle w:val="BodyText"/>
      </w:pPr>
      <w:r>
        <w:t>Experiments ca</w:t>
      </w:r>
      <w:r w:rsidR="00B551B5">
        <w:t>n be created and deleted by an a</w:t>
      </w:r>
      <w:r>
        <w:t>dministrative user.</w:t>
      </w:r>
      <w:r w:rsidR="00B551B5">
        <w:t xml:space="preserve"> An experiment is identified with a unique name. A description of the experiment can also be included. An administrative user can also create teams of scientists for an experiment.</w:t>
      </w:r>
    </w:p>
    <w:p w14:paraId="709CF17D" w14:textId="75208ABB" w:rsidR="00CC0391" w:rsidRDefault="00CC0391" w:rsidP="00CC0391">
      <w:pPr>
        <w:pStyle w:val="BodyText"/>
      </w:pPr>
      <w:r>
        <w:t xml:space="preserve">Experiments may use a single of a set of filled plates. </w:t>
      </w:r>
      <w:r w:rsidR="00B551B5">
        <w:t>The plates used in an experiment can be listed. A team member can add new plates to an experiment.</w:t>
      </w:r>
    </w:p>
    <w:p w14:paraId="7C770B96" w14:textId="0A5C0ED5" w:rsidR="00B551B5" w:rsidRDefault="00B551B5" w:rsidP="00CC0391">
      <w:pPr>
        <w:pStyle w:val="BodyText"/>
      </w:pPr>
      <w:r>
        <w:t>Plates have a status:</w:t>
      </w:r>
    </w:p>
    <w:p w14:paraId="7E0469CE" w14:textId="3797EF29" w:rsidR="00B551B5" w:rsidRDefault="006B6204" w:rsidP="00B551B5">
      <w:pPr>
        <w:pStyle w:val="BodyText"/>
        <w:numPr>
          <w:ilvl w:val="0"/>
          <w:numId w:val="26"/>
        </w:numPr>
        <w:rPr>
          <w:ins w:id="65" w:author="Alex" w:date="2015-02-25T09:17:00Z"/>
        </w:rPr>
      </w:pPr>
      <w:ins w:id="66" w:author="Alex" w:date="2015-02-25T09:17:00Z">
        <w:r>
          <w:rPr>
            <w:b/>
          </w:rPr>
          <w:t>Creating</w:t>
        </w:r>
      </w:ins>
      <w:r w:rsidR="00B551B5">
        <w:t>– a plate in this state is in the process of being defined (see plate management)</w:t>
      </w:r>
    </w:p>
    <w:p w14:paraId="67F82B53" w14:textId="36A2EC10" w:rsidR="006B6204" w:rsidRDefault="006B6204" w:rsidP="00DA25D7">
      <w:pPr>
        <w:pStyle w:val="BodyText"/>
        <w:numPr>
          <w:ilvl w:val="1"/>
          <w:numId w:val="26"/>
        </w:numPr>
        <w:rPr>
          <w:ins w:id="67" w:author="Alex" w:date="2015-02-25T09:17:00Z"/>
        </w:rPr>
      </w:pPr>
      <w:ins w:id="68" w:author="Alex" w:date="2015-02-25T09:17:00Z">
        <w:r>
          <w:t>Shared plates that have not been allocated can be started by clicked not started. Note that all shared plates have a common ‘Ready to Test’ and Tested state.</w:t>
        </w:r>
      </w:ins>
    </w:p>
    <w:p w14:paraId="08B1B2C3" w14:textId="7B022D7B" w:rsidR="00B551B5" w:rsidRDefault="00B551B5" w:rsidP="00B551B5">
      <w:pPr>
        <w:pStyle w:val="BodyText"/>
        <w:numPr>
          <w:ilvl w:val="0"/>
          <w:numId w:val="26"/>
        </w:numPr>
      </w:pPr>
      <w:r w:rsidRPr="00B551B5">
        <w:rPr>
          <w:b/>
        </w:rPr>
        <w:t>Ready to test</w:t>
      </w:r>
      <w:r>
        <w:t xml:space="preserve"> – a plate in this state is filled and is ready to be tested.</w:t>
      </w:r>
    </w:p>
    <w:p w14:paraId="4F191633" w14:textId="5AC23110" w:rsidR="00B551B5" w:rsidRDefault="00B551B5" w:rsidP="00B551B5">
      <w:pPr>
        <w:pStyle w:val="BodyText"/>
        <w:numPr>
          <w:ilvl w:val="0"/>
          <w:numId w:val="26"/>
        </w:numPr>
      </w:pPr>
      <w:r w:rsidRPr="00B551B5">
        <w:rPr>
          <w:b/>
        </w:rPr>
        <w:t>Tested</w:t>
      </w:r>
      <w:r>
        <w:t xml:space="preserve"> – a plate in this state has been tested and results are pending.</w:t>
      </w:r>
    </w:p>
    <w:p w14:paraId="28438685" w14:textId="02627BA5" w:rsidR="00B551B5" w:rsidRDefault="00B551B5" w:rsidP="00B551B5">
      <w:pPr>
        <w:pStyle w:val="BodyText"/>
        <w:rPr>
          <w:b/>
        </w:rPr>
      </w:pPr>
      <w:r>
        <w:rPr>
          <w:b/>
        </w:rPr>
        <w:t>Plates also have an Analysis status:</w:t>
      </w:r>
    </w:p>
    <w:p w14:paraId="7EE3C0A5" w14:textId="385B630F" w:rsidR="00B551B5" w:rsidRPr="005E3F3E" w:rsidRDefault="005E3F3E" w:rsidP="005E3F3E">
      <w:pPr>
        <w:pStyle w:val="BodyText"/>
        <w:numPr>
          <w:ilvl w:val="0"/>
          <w:numId w:val="27"/>
        </w:numPr>
      </w:pPr>
      <w:r w:rsidRPr="005E3F3E">
        <w:rPr>
          <w:b/>
        </w:rPr>
        <w:t>Available</w:t>
      </w:r>
      <w:r w:rsidR="00B551B5" w:rsidRPr="005E3F3E">
        <w:t xml:space="preserve"> – Test results are available. When the available link is pressed the user is directed to the results analysis for that plate.</w:t>
      </w:r>
    </w:p>
    <w:p w14:paraId="36717A1B" w14:textId="45400FF5" w:rsidR="00B551B5" w:rsidRPr="005E3F3E" w:rsidRDefault="00B551B5" w:rsidP="005E3F3E">
      <w:pPr>
        <w:pStyle w:val="BodyText"/>
        <w:numPr>
          <w:ilvl w:val="0"/>
          <w:numId w:val="27"/>
        </w:numPr>
      </w:pPr>
      <w:r w:rsidRPr="005E3F3E">
        <w:rPr>
          <w:b/>
        </w:rPr>
        <w:t>Send to Device</w:t>
      </w:r>
      <w:r w:rsidRPr="005E3F3E">
        <w:t xml:space="preserve"> – Plates can be assigned to a specific device for </w:t>
      </w:r>
      <w:r w:rsidR="00CD2ED0" w:rsidRPr="005E3F3E">
        <w:t>testing</w:t>
      </w:r>
      <w:r w:rsidRPr="005E3F3E">
        <w:t>. When the send to device link is pressed the user may select the test equipment that the plate is to be send to.</w:t>
      </w:r>
    </w:p>
    <w:p w14:paraId="7B6A6821" w14:textId="7989FD54" w:rsidR="00B551B5" w:rsidRDefault="00B551B5" w:rsidP="005E3F3E">
      <w:pPr>
        <w:pStyle w:val="BodyText"/>
        <w:numPr>
          <w:ilvl w:val="0"/>
          <w:numId w:val="27"/>
        </w:numPr>
        <w:rPr>
          <w:ins w:id="69" w:author="Alex" w:date="2015-02-25T09:17:00Z"/>
        </w:rPr>
      </w:pPr>
      <w:r w:rsidRPr="005E3F3E">
        <w:rPr>
          <w:b/>
        </w:rPr>
        <w:t>In testing</w:t>
      </w:r>
      <w:r w:rsidRPr="005E3F3E">
        <w:t xml:space="preserve"> – When a plate is sent to a device for testing its status changes to in testing</w:t>
      </w:r>
      <w:r w:rsidR="005E3F3E" w:rsidRPr="005E3F3E">
        <w:t>.</w:t>
      </w:r>
    </w:p>
    <w:p w14:paraId="5102AE4B" w14:textId="6FC52731" w:rsidR="006B6204" w:rsidRPr="005E3F3E" w:rsidRDefault="006B6204" w:rsidP="006B6204">
      <w:pPr>
        <w:pStyle w:val="BodyText"/>
        <w:numPr>
          <w:ilvl w:val="0"/>
          <w:numId w:val="27"/>
        </w:numPr>
      </w:pPr>
      <w:proofErr w:type="gramStart"/>
      <w:ins w:id="70" w:author="Alex" w:date="2015-02-25T09:17:00Z">
        <w:r w:rsidRPr="00DA25D7">
          <w:rPr>
            <w:b/>
          </w:rPr>
          <w:t>n</w:t>
        </w:r>
        <w:proofErr w:type="gramEnd"/>
        <w:r w:rsidRPr="00DA25D7">
          <w:rPr>
            <w:b/>
          </w:rPr>
          <w:t>/a</w:t>
        </w:r>
        <w:r>
          <w:t xml:space="preserve"> – the plate can also have no analysis state.</w:t>
        </w:r>
      </w:ins>
    </w:p>
    <w:p w14:paraId="2CA84BC9" w14:textId="77777777" w:rsidR="00B551B5" w:rsidRDefault="00B551B5" w:rsidP="00B551B5">
      <w:pPr>
        <w:pStyle w:val="BodyText"/>
        <w:rPr>
          <w:b/>
        </w:rPr>
      </w:pPr>
    </w:p>
    <w:p w14:paraId="0C4E85CA" w14:textId="77777777" w:rsidR="00B551B5" w:rsidRDefault="00B551B5" w:rsidP="00B551B5">
      <w:pPr>
        <w:pStyle w:val="BodyText"/>
        <w:rPr>
          <w:b/>
        </w:rPr>
      </w:pPr>
    </w:p>
    <w:p w14:paraId="4413B469" w14:textId="77777777" w:rsidR="00B551B5" w:rsidRPr="00CC0391" w:rsidRDefault="00B551B5" w:rsidP="00B551B5">
      <w:pPr>
        <w:pStyle w:val="BodyText"/>
      </w:pPr>
    </w:p>
    <w:p w14:paraId="72B972BB" w14:textId="5088C919" w:rsidR="001B2821" w:rsidRDefault="001B2821">
      <w:pPr>
        <w:rPr>
          <w:rFonts w:ascii="Arial" w:hAnsi="Arial"/>
          <w:sz w:val="22"/>
        </w:rPr>
      </w:pPr>
      <w:r>
        <w:br w:type="page"/>
      </w:r>
    </w:p>
    <w:p w14:paraId="2A97A9B0" w14:textId="77777777" w:rsidR="001B2821" w:rsidRDefault="001B2821" w:rsidP="001B2821">
      <w:pPr>
        <w:pStyle w:val="BodyText"/>
      </w:pPr>
    </w:p>
    <w:p w14:paraId="4F735F6D" w14:textId="28510939" w:rsidR="001B2821" w:rsidRDefault="001B2821" w:rsidP="001B2821">
      <w:pPr>
        <w:pStyle w:val="Heading3"/>
      </w:pPr>
      <w:bookmarkStart w:id="71" w:name="_Toc287000895"/>
      <w:r>
        <w:t>Sample Screens / Story Board</w:t>
      </w:r>
      <w:bookmarkEnd w:id="71"/>
    </w:p>
    <w:p w14:paraId="5ACEDBCF" w14:textId="491D21F3" w:rsidR="001B2821" w:rsidRPr="0056181F" w:rsidRDefault="00295A99" w:rsidP="0056181F">
      <w:pPr>
        <w:pStyle w:val="BodyText"/>
        <w:ind w:left="0"/>
        <w:rPr>
          <w:b/>
        </w:rPr>
      </w:pPr>
      <w:r>
        <w:br w:type="page"/>
      </w:r>
    </w:p>
    <w:p w14:paraId="1451C025" w14:textId="13602BCE" w:rsidR="00B95DD4" w:rsidRDefault="00B95DD4" w:rsidP="00B95DD4">
      <w:pPr>
        <w:pStyle w:val="Heading3"/>
      </w:pPr>
      <w:bookmarkStart w:id="72" w:name="_Toc287000896"/>
      <w:r>
        <w:lastRenderedPageBreak/>
        <w:t>Open Issues / Questions Experiment Management</w:t>
      </w:r>
      <w:bookmarkEnd w:id="72"/>
    </w:p>
    <w:tbl>
      <w:tblPr>
        <w:tblW w:w="9000" w:type="dxa"/>
        <w:tblInd w:w="82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450"/>
        <w:gridCol w:w="3510"/>
        <w:gridCol w:w="5040"/>
      </w:tblGrid>
      <w:tr w:rsidR="00B95DD4" w14:paraId="38D4329D" w14:textId="77777777" w:rsidTr="00B95DD4">
        <w:trPr>
          <w:cantSplit/>
          <w:tblHeader/>
        </w:trPr>
        <w:tc>
          <w:tcPr>
            <w:tcW w:w="45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1F44F4BB" w14:textId="77777777" w:rsidR="00B95DD4" w:rsidRDefault="00B95DD4" w:rsidP="00B95DD4">
            <w:pPr>
              <w:pStyle w:val="TableTitle"/>
            </w:pPr>
            <w:r>
              <w:rPr>
                <w:noProof w:val="0"/>
              </w:rPr>
              <w:t>#</w:t>
            </w:r>
            <w:r>
              <w:t xml:space="preserve"> </w:t>
            </w:r>
          </w:p>
        </w:tc>
        <w:tc>
          <w:tcPr>
            <w:tcW w:w="351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336D60A2" w14:textId="77777777" w:rsidR="00B95DD4" w:rsidRDefault="00B95DD4" w:rsidP="00B95DD4">
            <w:pPr>
              <w:pStyle w:val="TableTitle"/>
            </w:pPr>
            <w:r>
              <w:t>Description</w:t>
            </w:r>
          </w:p>
        </w:tc>
        <w:tc>
          <w:tcPr>
            <w:tcW w:w="504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0620F142" w14:textId="77777777" w:rsidR="00B95DD4" w:rsidRDefault="00B95DD4" w:rsidP="00B95DD4">
            <w:pPr>
              <w:pStyle w:val="TableTitle"/>
            </w:pPr>
            <w:r>
              <w:t>NOtes</w:t>
            </w:r>
          </w:p>
        </w:tc>
      </w:tr>
      <w:tr w:rsidR="00B95DD4" w14:paraId="72E12995" w14:textId="77777777" w:rsidTr="00B95DD4">
        <w:trPr>
          <w:cantSplit/>
        </w:trPr>
        <w:tc>
          <w:tcPr>
            <w:tcW w:w="450" w:type="dxa"/>
            <w:tcBorders>
              <w:top w:val="single" w:sz="8" w:space="0" w:color="808080"/>
              <w:left w:val="single" w:sz="12" w:space="0" w:color="000000"/>
              <w:bottom w:val="single" w:sz="8" w:space="0" w:color="808080"/>
              <w:right w:val="single" w:sz="8" w:space="0" w:color="808080"/>
            </w:tcBorders>
          </w:tcPr>
          <w:p w14:paraId="3FA68F5F" w14:textId="77777777" w:rsidR="00B95DD4" w:rsidRDefault="00B95DD4" w:rsidP="00B95DD4">
            <w:pPr>
              <w:pStyle w:val="TableText"/>
              <w:rPr>
                <w:sz w:val="18"/>
              </w:rPr>
            </w:pPr>
            <w:r>
              <w:rPr>
                <w:sz w:val="18"/>
              </w:rPr>
              <w:t>1</w:t>
            </w:r>
          </w:p>
        </w:tc>
        <w:tc>
          <w:tcPr>
            <w:tcW w:w="3510" w:type="dxa"/>
            <w:tcBorders>
              <w:top w:val="single" w:sz="8" w:space="0" w:color="808080"/>
              <w:left w:val="single" w:sz="8" w:space="0" w:color="808080"/>
              <w:bottom w:val="single" w:sz="8" w:space="0" w:color="808080"/>
              <w:right w:val="single" w:sz="8" w:space="0" w:color="808080"/>
            </w:tcBorders>
          </w:tcPr>
          <w:p w14:paraId="19BFC831" w14:textId="477AED52" w:rsidR="00B95DD4" w:rsidRDefault="00B95DD4" w:rsidP="00B95DD4">
            <w:pPr>
              <w:pStyle w:val="TableText"/>
            </w:pPr>
            <w:r>
              <w:t>Adding Compounds. Is there a need to do this in a bulk import?</w:t>
            </w:r>
          </w:p>
        </w:tc>
        <w:tc>
          <w:tcPr>
            <w:tcW w:w="5040" w:type="dxa"/>
            <w:tcBorders>
              <w:top w:val="single" w:sz="8" w:space="0" w:color="808080"/>
              <w:left w:val="single" w:sz="8" w:space="0" w:color="808080"/>
              <w:bottom w:val="single" w:sz="8" w:space="0" w:color="808080"/>
              <w:right w:val="single" w:sz="8" w:space="0" w:color="808080"/>
            </w:tcBorders>
          </w:tcPr>
          <w:p w14:paraId="6D6FBE37" w14:textId="77777777" w:rsidR="00B95DD4" w:rsidRDefault="00B95DD4" w:rsidP="00B95DD4">
            <w:pPr>
              <w:pStyle w:val="TableText"/>
            </w:pPr>
          </w:p>
        </w:tc>
      </w:tr>
      <w:tr w:rsidR="00DA25D7" w14:paraId="24013FF1" w14:textId="77777777" w:rsidTr="00DA25D7">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58849DD4" w14:textId="77777777" w:rsidR="00DA25D7" w:rsidRDefault="00DA25D7" w:rsidP="00DA25D7">
            <w:pPr>
              <w:pStyle w:val="TableText"/>
              <w:rPr>
                <w:sz w:val="18"/>
              </w:rPr>
            </w:pPr>
            <w:r>
              <w:rPr>
                <w:sz w:val="18"/>
              </w:rPr>
              <w:t>2</w:t>
            </w:r>
          </w:p>
        </w:tc>
        <w:tc>
          <w:tcPr>
            <w:tcW w:w="3510" w:type="dxa"/>
            <w:tcBorders>
              <w:top w:val="single" w:sz="8" w:space="0" w:color="808080"/>
              <w:left w:val="single" w:sz="8" w:space="0" w:color="808080"/>
              <w:bottom w:val="single" w:sz="8" w:space="0" w:color="808080"/>
              <w:right w:val="single" w:sz="8" w:space="0" w:color="808080"/>
            </w:tcBorders>
          </w:tcPr>
          <w:p w14:paraId="72A7A049" w14:textId="46A51967" w:rsidR="00DA25D7" w:rsidRDefault="00DA25D7" w:rsidP="00DA25D7">
            <w:pPr>
              <w:pStyle w:val="TableText"/>
            </w:pPr>
            <w:proofErr w:type="gramStart"/>
            <w:r>
              <w:t>note</w:t>
            </w:r>
            <w:proofErr w:type="gramEnd"/>
            <w:r>
              <w:t xml:space="preserve"> adding a team member removes them from the list of available team members</w:t>
            </w:r>
          </w:p>
        </w:tc>
        <w:tc>
          <w:tcPr>
            <w:tcW w:w="5040" w:type="dxa"/>
            <w:tcBorders>
              <w:top w:val="single" w:sz="8" w:space="0" w:color="808080"/>
              <w:left w:val="single" w:sz="8" w:space="0" w:color="808080"/>
              <w:bottom w:val="single" w:sz="8" w:space="0" w:color="808080"/>
              <w:right w:val="single" w:sz="8" w:space="0" w:color="808080"/>
            </w:tcBorders>
          </w:tcPr>
          <w:p w14:paraId="23BCFB4B" w14:textId="1A3A0783" w:rsidR="00DA25D7" w:rsidRDefault="00DA25D7" w:rsidP="00DA25D7">
            <w:pPr>
              <w:pStyle w:val="TableText"/>
            </w:pPr>
          </w:p>
        </w:tc>
      </w:tr>
      <w:tr w:rsidR="006B6204" w14:paraId="4F47A3F7" w14:textId="77777777" w:rsidTr="00B95DD4">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43051EA8" w14:textId="2A3A50C9" w:rsidR="006B6204" w:rsidRDefault="00DA25D7" w:rsidP="00B95DD4">
            <w:pPr>
              <w:pStyle w:val="TableText"/>
              <w:rPr>
                <w:sz w:val="18"/>
              </w:rPr>
            </w:pPr>
            <w:r>
              <w:rPr>
                <w:sz w:val="18"/>
              </w:rPr>
              <w:t>3</w:t>
            </w:r>
          </w:p>
        </w:tc>
        <w:tc>
          <w:tcPr>
            <w:tcW w:w="3510" w:type="dxa"/>
            <w:tcBorders>
              <w:top w:val="single" w:sz="8" w:space="0" w:color="808080"/>
              <w:left w:val="single" w:sz="8" w:space="0" w:color="808080"/>
              <w:bottom w:val="single" w:sz="8" w:space="0" w:color="808080"/>
              <w:right w:val="single" w:sz="8" w:space="0" w:color="808080"/>
            </w:tcBorders>
          </w:tcPr>
          <w:p w14:paraId="3675F1AB" w14:textId="4202EFAC" w:rsidR="006B6204" w:rsidRDefault="006B6204" w:rsidP="00B95DD4">
            <w:pPr>
              <w:pStyle w:val="TableText"/>
            </w:pPr>
            <w:ins w:id="73" w:author="Alex" w:date="2015-02-25T09:18:00Z">
              <w:r>
                <w:t xml:space="preserve">Might need </w:t>
              </w:r>
              <w:proofErr w:type="spellStart"/>
              <w:r>
                <w:t>Need</w:t>
              </w:r>
              <w:proofErr w:type="spellEnd"/>
              <w:r>
                <w:t xml:space="preserve"> a separate role and management view for ‘mark as prepared’.</w:t>
              </w:r>
            </w:ins>
          </w:p>
        </w:tc>
        <w:tc>
          <w:tcPr>
            <w:tcW w:w="5040" w:type="dxa"/>
            <w:tcBorders>
              <w:top w:val="single" w:sz="8" w:space="0" w:color="808080"/>
              <w:left w:val="single" w:sz="8" w:space="0" w:color="808080"/>
              <w:bottom w:val="single" w:sz="8" w:space="0" w:color="808080"/>
              <w:right w:val="single" w:sz="8" w:space="0" w:color="808080"/>
            </w:tcBorders>
          </w:tcPr>
          <w:p w14:paraId="65C4F068" w14:textId="05B17D98" w:rsidR="006B6204" w:rsidRDefault="006B6204" w:rsidP="00B95DD4">
            <w:pPr>
              <w:pStyle w:val="TableText"/>
            </w:pPr>
            <w:proofErr w:type="gramStart"/>
            <w:ins w:id="74" w:author="Alex" w:date="2015-02-25T09:18:00Z">
              <w:r>
                <w:t>e</w:t>
              </w:r>
              <w:proofErr w:type="gramEnd"/>
              <w:r>
                <w:t>.g., this is where a lab assistant could mark plates as prepared and the status is updated to the project.</w:t>
              </w:r>
            </w:ins>
          </w:p>
        </w:tc>
      </w:tr>
    </w:tbl>
    <w:p w14:paraId="4C80A585" w14:textId="27C51622" w:rsidR="00B95DD4" w:rsidRDefault="00B95DD4" w:rsidP="001B2821">
      <w:pPr>
        <w:pStyle w:val="BodyText"/>
      </w:pPr>
    </w:p>
    <w:p w14:paraId="4EEEE806" w14:textId="77777777" w:rsidR="00B95DD4" w:rsidRDefault="00B95DD4">
      <w:pPr>
        <w:rPr>
          <w:rFonts w:ascii="Arial" w:hAnsi="Arial"/>
          <w:sz w:val="22"/>
        </w:rPr>
      </w:pPr>
      <w:r>
        <w:br w:type="page"/>
      </w:r>
    </w:p>
    <w:p w14:paraId="074972C8" w14:textId="77777777" w:rsidR="001B2821" w:rsidRPr="001B2821" w:rsidRDefault="001B2821" w:rsidP="001B2821">
      <w:pPr>
        <w:pStyle w:val="BodyText"/>
      </w:pPr>
    </w:p>
    <w:p w14:paraId="3B8E94F4" w14:textId="25F433C0" w:rsidR="00C4101E" w:rsidRDefault="00B95DD4" w:rsidP="00E00D4C">
      <w:pPr>
        <w:pStyle w:val="Heading2"/>
      </w:pPr>
      <w:bookmarkStart w:id="75" w:name="_Toc287000897"/>
      <w:bookmarkEnd w:id="57"/>
      <w:r>
        <w:t>Results Analysis</w:t>
      </w:r>
      <w:r w:rsidR="00B31CA3">
        <w:t xml:space="preserve"> Requirements</w:t>
      </w:r>
      <w:bookmarkEnd w:id="75"/>
    </w:p>
    <w:p w14:paraId="69630E74" w14:textId="77777777" w:rsidR="00B95DD4" w:rsidRDefault="00B95DD4" w:rsidP="00B95DD4">
      <w:pPr>
        <w:pStyle w:val="BodyText"/>
      </w:pPr>
    </w:p>
    <w:p w14:paraId="182E6A8F" w14:textId="47BAB170" w:rsidR="00B95DD4" w:rsidRDefault="00B95DD4" w:rsidP="00B95DD4">
      <w:pPr>
        <w:pStyle w:val="Heading3"/>
      </w:pPr>
      <w:bookmarkStart w:id="76" w:name="_Toc287000898"/>
      <w:r>
        <w:t>Overview</w:t>
      </w:r>
      <w:bookmarkEnd w:id="76"/>
    </w:p>
    <w:p w14:paraId="28A6BFCB" w14:textId="77777777" w:rsidR="00E5372D" w:rsidRDefault="00E5372D" w:rsidP="00E5372D">
      <w:pPr>
        <w:pStyle w:val="BodyText"/>
        <w:ind w:left="0"/>
      </w:pPr>
    </w:p>
    <w:p w14:paraId="20189DB9" w14:textId="733E446D" w:rsidR="00E5372D" w:rsidRDefault="00E5372D" w:rsidP="00E5372D">
      <w:pPr>
        <w:pStyle w:val="BodyText"/>
      </w:pPr>
      <w:r>
        <w:t xml:space="preserve">A plate will be analyzed by a machine - which will generate a structured text file as output. The user will upload the structured text file into the web application and select an appropriate parser to convert it into a result set. The results for the uploaded plates will be displayed to the user for validation in the form of a heat map. </w:t>
      </w:r>
    </w:p>
    <w:p w14:paraId="7C4174FB" w14:textId="27A48F6D" w:rsidR="00E5372D" w:rsidRDefault="00E5372D" w:rsidP="00E5372D">
      <w:pPr>
        <w:pStyle w:val="BodyText"/>
      </w:pPr>
      <w:r>
        <w:t xml:space="preserve">While reviewing the results as a heat map the user will be able to </w:t>
      </w:r>
      <w:r w:rsidR="00EF6D90">
        <w:t>read</w:t>
      </w:r>
      <w:r>
        <w:t xml:space="preserve"> information about,</w:t>
      </w:r>
    </w:p>
    <w:p w14:paraId="7631AFA0" w14:textId="1B9C8D50" w:rsidR="00E5372D" w:rsidRDefault="00E5372D" w:rsidP="00E5372D">
      <w:pPr>
        <w:pStyle w:val="BodyText"/>
        <w:numPr>
          <w:ilvl w:val="0"/>
          <w:numId w:val="28"/>
        </w:numPr>
      </w:pPr>
      <w:r>
        <w:t>The results values.</w:t>
      </w:r>
    </w:p>
    <w:p w14:paraId="14140AFA" w14:textId="791494B5" w:rsidR="00E5372D" w:rsidRDefault="00E5372D" w:rsidP="00E5372D">
      <w:pPr>
        <w:pStyle w:val="BodyText"/>
        <w:numPr>
          <w:ilvl w:val="0"/>
          <w:numId w:val="28"/>
        </w:numPr>
      </w:pPr>
      <w:r>
        <w:t xml:space="preserve">The concentration </w:t>
      </w:r>
      <w:r w:rsidR="00181FF0">
        <w:t xml:space="preserve">of </w:t>
      </w:r>
      <w:r>
        <w:t>compounds in the wells.</w:t>
      </w:r>
    </w:p>
    <w:p w14:paraId="2599ED8D" w14:textId="0286FC3B" w:rsidR="00181FF0" w:rsidRDefault="00181FF0" w:rsidP="00E5372D">
      <w:pPr>
        <w:pStyle w:val="BodyText"/>
        <w:numPr>
          <w:ilvl w:val="0"/>
          <w:numId w:val="28"/>
        </w:numPr>
      </w:pPr>
      <w:r>
        <w:t>The compounds in the wells.</w:t>
      </w:r>
    </w:p>
    <w:p w14:paraId="7F5E3254" w14:textId="4C465DDB" w:rsidR="00E5372D" w:rsidRDefault="00E5372D" w:rsidP="00E5372D">
      <w:pPr>
        <w:pStyle w:val="BodyText"/>
        <w:numPr>
          <w:ilvl w:val="0"/>
          <w:numId w:val="28"/>
        </w:numPr>
      </w:pPr>
      <w:r>
        <w:t>What type of well’s are which (</w:t>
      </w:r>
      <w:r w:rsidR="00181FF0">
        <w:t xml:space="preserve">ex. </w:t>
      </w:r>
      <w:r>
        <w:t>EXP, POS, NEG).</w:t>
      </w:r>
    </w:p>
    <w:p w14:paraId="0EC8B003" w14:textId="44152AA5" w:rsidR="00B95DD4" w:rsidRDefault="00B95DD4" w:rsidP="00B95DD4">
      <w:pPr>
        <w:pStyle w:val="Heading3"/>
      </w:pPr>
      <w:bookmarkStart w:id="77" w:name="_Toc287000899"/>
      <w:r>
        <w:t>Sample Screens / Story Boards</w:t>
      </w:r>
      <w:bookmarkEnd w:id="77"/>
    </w:p>
    <w:p w14:paraId="03FEB662" w14:textId="77777777" w:rsidR="00572287" w:rsidRDefault="00572287" w:rsidP="00572287">
      <w:pPr>
        <w:pStyle w:val="BodyText"/>
      </w:pPr>
    </w:p>
    <w:p w14:paraId="5DA7844C" w14:textId="4B5D2B4E" w:rsidR="00572287" w:rsidRPr="00572287" w:rsidRDefault="00572287" w:rsidP="00572287">
      <w:pPr>
        <w:pStyle w:val="BodyText"/>
      </w:pPr>
      <w:r>
        <w:t>Step 1 – Select a file and an algorithm to upload.</w:t>
      </w:r>
    </w:p>
    <w:p w14:paraId="0F9EF82C" w14:textId="63A35B2D" w:rsidR="00EF6D90" w:rsidRDefault="00572287" w:rsidP="00EF6D90">
      <w:pPr>
        <w:pStyle w:val="BodyText"/>
      </w:pPr>
      <w:r>
        <w:rPr>
          <w:noProof/>
        </w:rPr>
        <w:drawing>
          <wp:inline distT="0" distB="0" distL="0" distR="0" wp14:anchorId="4F4FC33F" wp14:editId="32B6DFDD">
            <wp:extent cx="3106420" cy="1652675"/>
            <wp:effectExtent l="0" t="0" r="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06976" cy="1652971"/>
                    </a:xfrm>
                    <a:prstGeom prst="rect">
                      <a:avLst/>
                    </a:prstGeom>
                    <a:noFill/>
                    <a:ln>
                      <a:noFill/>
                    </a:ln>
                  </pic:spPr>
                </pic:pic>
              </a:graphicData>
            </a:graphic>
          </wp:inline>
        </w:drawing>
      </w:r>
      <w:r w:rsidRPr="00572287">
        <w:t xml:space="preserve"> </w:t>
      </w:r>
    </w:p>
    <w:p w14:paraId="2F0C3FF7" w14:textId="30BDC77D" w:rsidR="00572287" w:rsidRDefault="004D3DC2" w:rsidP="00EF6D90">
      <w:pPr>
        <w:pStyle w:val="BodyText"/>
      </w:pPr>
      <w:r>
        <w:rPr>
          <w:noProof/>
        </w:rPr>
        <mc:AlternateContent>
          <mc:Choice Requires="wpg">
            <w:drawing>
              <wp:anchor distT="0" distB="0" distL="114300" distR="114300" simplePos="0" relativeHeight="251674624" behindDoc="0" locked="0" layoutInCell="1" allowOverlap="1" wp14:anchorId="13A09177" wp14:editId="7B9AC592">
                <wp:simplePos x="0" y="0"/>
                <wp:positionH relativeFrom="column">
                  <wp:posOffset>593725</wp:posOffset>
                </wp:positionH>
                <wp:positionV relativeFrom="paragraph">
                  <wp:posOffset>226695</wp:posOffset>
                </wp:positionV>
                <wp:extent cx="3799840" cy="2380615"/>
                <wp:effectExtent l="0" t="0" r="10160" b="6985"/>
                <wp:wrapThrough wrapText="bothSides">
                  <wp:wrapPolygon edited="0">
                    <wp:start x="0" y="0"/>
                    <wp:lineTo x="0" y="21433"/>
                    <wp:lineTo x="21513" y="21433"/>
                    <wp:lineTo x="21513" y="0"/>
                    <wp:lineTo x="0" y="0"/>
                  </wp:wrapPolygon>
                </wp:wrapThrough>
                <wp:docPr id="35" name="Group 35"/>
                <wp:cNvGraphicFramePr/>
                <a:graphic xmlns:a="http://schemas.openxmlformats.org/drawingml/2006/main">
                  <a:graphicData uri="http://schemas.microsoft.com/office/word/2010/wordprocessingGroup">
                    <wpg:wgp>
                      <wpg:cNvGrpSpPr/>
                      <wpg:grpSpPr>
                        <a:xfrm>
                          <a:off x="0" y="0"/>
                          <a:ext cx="3799840" cy="2380615"/>
                          <a:chOff x="0" y="0"/>
                          <a:chExt cx="3799840" cy="2380615"/>
                        </a:xfrm>
                      </wpg:grpSpPr>
                      <wpg:grpSp>
                        <wpg:cNvPr id="30" name="Group 30"/>
                        <wpg:cNvGrpSpPr/>
                        <wpg:grpSpPr>
                          <a:xfrm>
                            <a:off x="0" y="0"/>
                            <a:ext cx="3799840" cy="2380615"/>
                            <a:chOff x="0" y="0"/>
                            <a:chExt cx="3799840" cy="2380615"/>
                          </a:xfrm>
                        </wpg:grpSpPr>
                        <pic:pic xmlns:pic="http://schemas.openxmlformats.org/drawingml/2006/picture">
                          <pic:nvPicPr>
                            <pic:cNvPr id="20" name="Picture 4"/>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99840" cy="2380615"/>
                            </a:xfrm>
                            <a:prstGeom prst="rect">
                              <a:avLst/>
                            </a:prstGeom>
                            <a:noFill/>
                            <a:ln>
                              <a:noFill/>
                            </a:ln>
                          </pic:spPr>
                        </pic:pic>
                        <pic:pic xmlns:pic="http://schemas.openxmlformats.org/drawingml/2006/picture">
                          <pic:nvPicPr>
                            <pic:cNvPr id="27" name="Picture 6"/>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118745" y="831215"/>
                              <a:ext cx="1090930" cy="996315"/>
                            </a:xfrm>
                            <a:prstGeom prst="rect">
                              <a:avLst/>
                            </a:prstGeom>
                            <a:noFill/>
                            <a:ln>
                              <a:noFill/>
                            </a:ln>
                          </pic:spPr>
                        </pic:pic>
                        <pic:pic xmlns:pic="http://schemas.openxmlformats.org/drawingml/2006/picture">
                          <pic:nvPicPr>
                            <pic:cNvPr id="28" name="Picture 6"/>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1306195" y="831215"/>
                              <a:ext cx="1090930" cy="996315"/>
                            </a:xfrm>
                            <a:prstGeom prst="rect">
                              <a:avLst/>
                            </a:prstGeom>
                            <a:noFill/>
                            <a:ln>
                              <a:noFill/>
                            </a:ln>
                          </pic:spPr>
                        </pic:pic>
                        <pic:pic xmlns:pic="http://schemas.openxmlformats.org/drawingml/2006/picture">
                          <pic:nvPicPr>
                            <pic:cNvPr id="29" name="Picture 6"/>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2493645" y="831215"/>
                              <a:ext cx="1090930" cy="996315"/>
                            </a:xfrm>
                            <a:prstGeom prst="rect">
                              <a:avLst/>
                            </a:prstGeom>
                            <a:noFill/>
                            <a:ln>
                              <a:noFill/>
                            </a:ln>
                          </pic:spPr>
                        </pic:pic>
                      </wpg:grpSp>
                      <wpg:grpSp>
                        <wpg:cNvPr id="34" name="Group 34"/>
                        <wpg:cNvGrpSpPr/>
                        <wpg:grpSpPr>
                          <a:xfrm>
                            <a:off x="356235" y="1906270"/>
                            <a:ext cx="3087370" cy="237490"/>
                            <a:chOff x="0" y="0"/>
                            <a:chExt cx="3087370" cy="237490"/>
                          </a:xfrm>
                        </wpg:grpSpPr>
                        <wps:wsp>
                          <wps:cNvPr id="31" name="Text Box 31"/>
                          <wps:cNvSpPr txBox="1"/>
                          <wps:spPr>
                            <a:xfrm>
                              <a:off x="0" y="0"/>
                              <a:ext cx="712470" cy="2374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7BFB7F6" w14:textId="6B7068AE" w:rsidR="006B4D58" w:rsidRPr="00572287" w:rsidRDefault="006B4D58">
                                <w:pPr>
                                  <w:rPr>
                                    <w:sz w:val="16"/>
                                    <w:szCs w:val="16"/>
                                  </w:rPr>
                                </w:pPr>
                                <w:r w:rsidRPr="00572287">
                                  <w:rPr>
                                    <w:sz w:val="16"/>
                                    <w:szCs w:val="16"/>
                                  </w:rPr>
                                  <w:t>Plate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Text Box 32"/>
                          <wps:cNvSpPr txBox="1"/>
                          <wps:spPr>
                            <a:xfrm>
                              <a:off x="1187450" y="0"/>
                              <a:ext cx="712470" cy="2374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9137F7" w14:textId="726F4C83" w:rsidR="006B4D58" w:rsidRPr="00572287" w:rsidRDefault="006B4D58" w:rsidP="00572287">
                                <w:pPr>
                                  <w:rPr>
                                    <w:sz w:val="16"/>
                                    <w:szCs w:val="16"/>
                                  </w:rPr>
                                </w:pPr>
                                <w:r w:rsidRPr="00572287">
                                  <w:rPr>
                                    <w:sz w:val="16"/>
                                    <w:szCs w:val="16"/>
                                  </w:rPr>
                                  <w:t xml:space="preserve">Plate </w:t>
                                </w:r>
                                <w:r>
                                  <w:rPr>
                                    <w:sz w:val="16"/>
                                    <w:szCs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Text Box 33"/>
                          <wps:cNvSpPr txBox="1"/>
                          <wps:spPr>
                            <a:xfrm>
                              <a:off x="2374900" y="0"/>
                              <a:ext cx="712470" cy="2374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4073302" w14:textId="514BFA1E" w:rsidR="006B4D58" w:rsidRPr="00572287" w:rsidRDefault="006B4D58" w:rsidP="00572287">
                                <w:pPr>
                                  <w:rPr>
                                    <w:sz w:val="16"/>
                                    <w:szCs w:val="16"/>
                                  </w:rPr>
                                </w:pPr>
                                <w:r w:rsidRPr="00572287">
                                  <w:rPr>
                                    <w:sz w:val="16"/>
                                    <w:szCs w:val="16"/>
                                  </w:rPr>
                                  <w:t>P</w:t>
                                </w:r>
                                <w:r>
                                  <w:rPr>
                                    <w:sz w:val="16"/>
                                    <w:szCs w:val="16"/>
                                  </w:rPr>
                                  <w:t>late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id="Group 35" o:spid="_x0000_s1026" style="position:absolute;left:0;text-align:left;margin-left:46.75pt;margin-top:17.85pt;width:299.2pt;height:187.45pt;z-index:251674624" coordsize="3799840,238061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">
                <v:group id="Group 30" o:spid="_x0000_s1027" style="position:absolute;width:3799840;height:2380615" coordsize="3799840,238061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poieesIAAADbAAAADwAA&#10;AAAAAAAAAAAAAACpAgAAZHJzL2Rvd25yZXYueG1sUEsFBgAAAAAEAAQA+gAAAJ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width:3799840;height:23806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T&#10;YC3AAAAA2wAAAA8AAABkcnMvZG93bnJldi54bWxET01rwkAQvQv9D8sUvEidGKGW1DUU0eJV2x56&#10;G7LTbGh2NmRXE/vr3YPQ4+N9r8vRterCfWi8aFjMM1AslTeN1Bo+P/ZPL6BCJDHUemENVw5Qbh4m&#10;ayqMH+TIl1OsVQqRUJAGG2NXIIbKsqMw9x1L4n587ygm2NdoehpSuGsxz7JndNRIarDU8dZy9Xs6&#10;Ow271V+3fHetdauIOFt+4374Qq2nj+PbK6jIY/wX390HoyFP69OX9ANwcwM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5NgLcAAAADbAAAADwAAAAAAAAAAAAAAAACcAgAAZHJz&#10;L2Rvd25yZXYueG1sUEsFBgAAAAAEAAQA9wAAAIkDAAAAAA==&#10;">
                    <v:imagedata r:id="rId28" o:title=""/>
                    <v:path arrowok="t"/>
                  </v:shape>
                  <v:shape id="Picture 6" o:spid="_x0000_s1029" type="#_x0000_t75" style="position:absolute;left:118745;top:831215;width:1090930;height:9963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Bk&#10;XN/EAAAA2wAAAA8AAABkcnMvZG93bnJldi54bWxEj1FrwkAQhN8L/Q/HCn0RvRjESvQiVRBKkdKm&#10;/oAltyYxd3shd2r67z2h0Mdhdr7ZWW8Ga8SVet84VjCbJiCIS6cbrhQcf/aTJQgfkDUax6Tglzxs&#10;8uenNWba3fibrkWoRISwz1BBHUKXSenLmiz6qeuIo3dyvcUQZV9J3eMtwq2RaZIspMWGY0ONHe1q&#10;KtviYuMbtt2mRfG5Wx5MEmbmPP6af1yUehkNbysQgYbwf/yXftcK0ld4bIkAkPkd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CBkXN/EAAAA2wAAAA8AAAAAAAAAAAAAAAAAnAIA&#10;AGRycy9kb3ducmV2LnhtbFBLBQYAAAAABAAEAPcAAACNAwAAAAA=&#10;">
                    <v:imagedata r:id="rId29" o:title=""/>
                    <v:path arrowok="t"/>
                  </v:shape>
                  <v:shape id="Picture 6" o:spid="_x0000_s1030" type="#_x0000_t75" style="position:absolute;left:1306195;top:831215;width:1090930;height:9963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H7&#10;yK3EAAAA2wAAAA8AAABkcnMvZG93bnJldi54bWxEj9FqwkAQRd8L/YdlCn0pdWOQItFVVBCKFGnT&#10;fsCQHZPo7mzIrhr/vvMg+DjcuWfOzJeDd+pCfWwDGxiPMlDEVbAt1wb+frfvU1AxIVt0gcnAjSIs&#10;F89PcyxsuPIPXcpUK4FwLNBAk1JXaB2rhjzGUeiIJTuE3mOSsa+17fEqcO90nmUf2mPLcqHBjjYN&#10;Vafy7EXDn9Z5We430y+XpbE7vn1PdmdjXl+G1QxUoiE9lu/tT2sgF1n5RQCgF/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FH7yK3EAAAA2wAAAA8AAAAAAAAAAAAAAAAAnAIA&#10;AGRycy9kb3ducmV2LnhtbFBLBQYAAAAABAAEAPcAAACNAwAAAAA=&#10;">
                    <v:imagedata r:id="rId30" o:title=""/>
                    <v:path arrowok="t"/>
                  </v:shape>
                  <v:shape id="Picture 6" o:spid="_x0000_s1031" type="#_x0000_t75" style="position:absolute;left:2493645;top:831215;width:1090930;height:9963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63&#10;bTbEAAAA2wAAAA8AAABkcnMvZG93bnJldi54bWxEj1FrwkAQhN8L/odjBV+KXgxSNHqKFQoiUtro&#10;D1hyaxK92wu5U+O/94RCH4fZ+WZnseqsETdqfe1YwXiUgCAunK65VHA8fA2nIHxA1mgck4IHeVgt&#10;e28LzLS78y/d8lCKCGGfoYIqhCaT0hcVWfQj1xBH7+RaiyHKtpS6xXuEWyPTJPmQFmuODRU2tKmo&#10;uORXG9+wl880z783071Jwtic338mu6tSg363noMI1IX/47/0VitIZ/DaEgEgl0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D63bTbEAAAA2wAAAA8AAAAAAAAAAAAAAAAAnAIA&#10;AGRycy9kb3ducmV2LnhtbFBLBQYAAAAABAAEAPcAAACNAwAAAAA=&#10;">
                    <v:imagedata r:id="rId31" o:title=""/>
                    <v:path arrowok="t"/>
                  </v:shape>
                </v:group>
                <v:group id="Group 34" o:spid="_x0000_s1032" style="position:absolute;left:356235;top:1906270;width:3087370;height:237490" coordsize="3087370,23749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Zs5h5xAAAANsAAAAP&#10;AAAAAAAAAAAAAAAAAKkCAABkcnMvZG93bnJldi54bWxQSwUGAAAAAAQABAD6AAAAmgMAAAAA&#10;">
                  <v:shapetype id="_x0000_t202" coordsize="21600,21600" o:spt="202" path="m0,0l0,21600,21600,21600,21600,0xe">
                    <v:stroke joinstyle="miter"/>
                    <v:path gradientshapeok="t" o:connecttype="rect"/>
                  </v:shapetype>
                  <v:shape id="Text Box 31" o:spid="_x0000_s1033" type="#_x0000_t202" style="position:absolute;width:712470;height:2374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eSwCwgAA&#10;ANsAAAAPAAAAZHJzL2Rvd25yZXYueG1sRI9Pi8IwFMTvgt8hPMHbmqiraDWKKAt7WvEveHs0z7bY&#10;vJQma7vffrOw4HGYmd8wy3VrS/Gk2heONQwHCgRx6kzBmYbz6eNtBsIHZIOlY9LwQx7Wq25niYlx&#10;DR/oeQyZiBD2CWrIQ6gSKX2ak0U/cBVx9O6uthiirDNpamwi3JZypNRUWiw4LuRY0Tan9HH8thou&#10;X/fb9V3ts52dVI1rlWQ7l1r3e+1mASJQG17h//an0TAewt+X+APk6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h5LALCAAAA2wAAAA8AAAAAAAAAAAAAAAAAlwIAAGRycy9kb3du&#10;cmV2LnhtbFBLBQYAAAAABAAEAPUAAACGAwAAAAA=&#10;" filled="f" stroked="f">
                    <v:textbox>
                      <w:txbxContent>
                        <w:p w14:paraId="27BFB7F6" w14:textId="6B7068AE" w:rsidR="006B4D58" w:rsidRPr="00572287" w:rsidRDefault="006B4D58">
                          <w:pPr>
                            <w:rPr>
                              <w:sz w:val="16"/>
                              <w:szCs w:val="16"/>
                            </w:rPr>
                          </w:pPr>
                          <w:r w:rsidRPr="00572287">
                            <w:rPr>
                              <w:sz w:val="16"/>
                              <w:szCs w:val="16"/>
                            </w:rPr>
                            <w:t>Plate 1</w:t>
                          </w:r>
                        </w:p>
                      </w:txbxContent>
                    </v:textbox>
                  </v:shape>
                  <v:shape id="Text Box 32" o:spid="_x0000_s1034" type="#_x0000_t202" style="position:absolute;left:1187450;width:712470;height:2374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q7J1xAAA&#10;ANsAAAAPAAAAZHJzL2Rvd25yZXYueG1sRI9Ba8JAFITvBf/D8gRvuqu2RdNsRJRCTy2mKnh7ZJ9J&#10;aPZtyG5N+u+7BaHHYWa+YdLNYBtxo87XjjXMZwoEceFMzaWG4+frdAXCB2SDjWPS8EMeNtnoIcXE&#10;uJ4PdMtDKSKEfYIaqhDaREpfVGTRz1xLHL2r6yyGKLtSmg77CLeNXCj1LC3WHBcqbGlXUfGVf1sN&#10;p/fr5fyoPsq9fWp7NyjJdi21noyH7QuIQEP4D9/bb0bDcgF/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KuydcQAAADbAAAADwAAAAAAAAAAAAAAAACXAgAAZHJzL2Rv&#10;d25yZXYueG1sUEsFBgAAAAAEAAQA9QAAAIgDAAAAAA==&#10;" filled="f" stroked="f">
                    <v:textbox>
                      <w:txbxContent>
                        <w:p w14:paraId="109137F7" w14:textId="726F4C83" w:rsidR="006B4D58" w:rsidRPr="00572287" w:rsidRDefault="006B4D58" w:rsidP="00572287">
                          <w:pPr>
                            <w:rPr>
                              <w:sz w:val="16"/>
                              <w:szCs w:val="16"/>
                            </w:rPr>
                          </w:pPr>
                          <w:r w:rsidRPr="00572287">
                            <w:rPr>
                              <w:sz w:val="16"/>
                              <w:szCs w:val="16"/>
                            </w:rPr>
                            <w:t xml:space="preserve">Plate </w:t>
                          </w:r>
                          <w:r>
                            <w:rPr>
                              <w:sz w:val="16"/>
                              <w:szCs w:val="16"/>
                            </w:rPr>
                            <w:t>2</w:t>
                          </w:r>
                        </w:p>
                      </w:txbxContent>
                    </v:textbox>
                  </v:shape>
                  <v:shape id="Text Box 33" o:spid="_x0000_s1035" type="#_x0000_t202" style="position:absolute;left:2374900;width:712470;height:2374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5xfuxAAA&#10;ANsAAAAPAAAAZHJzL2Rvd25yZXYueG1sRI9Ba8JAFITvBf/D8gRvuqu2RdNsRJRCTy2mKnh7ZJ9J&#10;aPZtyG5N+u+7BaHHYWa+YdLNYBtxo87XjjXMZwoEceFMzaWG4+frdAXCB2SDjWPS8EMeNtnoIcXE&#10;uJ4PdMtDKSKEfYIaqhDaREpfVGTRz1xLHL2r6yyGKLtSmg77CLeNXCj1LC3WHBcqbGlXUfGVf1sN&#10;p/fr5fyoPsq9fWp7NyjJdi21noyH7QuIQEP4D9/bb0bDcgl/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5+cX7sQAAADbAAAADwAAAAAAAAAAAAAAAACXAgAAZHJzL2Rv&#10;d25yZXYueG1sUEsFBgAAAAAEAAQA9QAAAIgDAAAAAA==&#10;" filled="f" stroked="f">
                    <v:textbox>
                      <w:txbxContent>
                        <w:p w14:paraId="64073302" w14:textId="514BFA1E" w:rsidR="006B4D58" w:rsidRPr="00572287" w:rsidRDefault="006B4D58" w:rsidP="00572287">
                          <w:pPr>
                            <w:rPr>
                              <w:sz w:val="16"/>
                              <w:szCs w:val="16"/>
                            </w:rPr>
                          </w:pPr>
                          <w:r w:rsidRPr="00572287">
                            <w:rPr>
                              <w:sz w:val="16"/>
                              <w:szCs w:val="16"/>
                            </w:rPr>
                            <w:t>P</w:t>
                          </w:r>
                          <w:r>
                            <w:rPr>
                              <w:sz w:val="16"/>
                              <w:szCs w:val="16"/>
                            </w:rPr>
                            <w:t>late 3</w:t>
                          </w:r>
                        </w:p>
                      </w:txbxContent>
                    </v:textbox>
                  </v:shape>
                </v:group>
                <w10:wrap type="through"/>
              </v:group>
            </w:pict>
          </mc:Fallback>
        </mc:AlternateContent>
      </w:r>
      <w:r w:rsidR="00572287">
        <w:t>Step 2 –</w:t>
      </w:r>
      <w:r w:rsidR="0070713D">
        <w:t xml:space="preserve"> Review the results and save them if they look appropriate.</w:t>
      </w:r>
    </w:p>
    <w:p w14:paraId="6FD29E32" w14:textId="77777777" w:rsidR="004D3DC2" w:rsidRDefault="004D3DC2" w:rsidP="00EF6D90">
      <w:pPr>
        <w:pStyle w:val="BodyText"/>
      </w:pPr>
    </w:p>
    <w:p w14:paraId="7B9A76F5" w14:textId="77777777" w:rsidR="004D3DC2" w:rsidRPr="00EF6D90" w:rsidRDefault="004D3DC2" w:rsidP="00EF6D90">
      <w:pPr>
        <w:pStyle w:val="BodyText"/>
      </w:pPr>
    </w:p>
    <w:p w14:paraId="6454B78E" w14:textId="42EA474A" w:rsidR="00572287" w:rsidRDefault="00572287" w:rsidP="00B95DD4">
      <w:pPr>
        <w:pStyle w:val="BodyText"/>
      </w:pPr>
    </w:p>
    <w:p w14:paraId="204E42BA" w14:textId="77777777" w:rsidR="00572287" w:rsidRDefault="00572287" w:rsidP="00B95DD4">
      <w:pPr>
        <w:pStyle w:val="BodyText"/>
      </w:pPr>
    </w:p>
    <w:p w14:paraId="7562A446" w14:textId="77777777" w:rsidR="00572287" w:rsidRDefault="00572287" w:rsidP="00B95DD4">
      <w:pPr>
        <w:pStyle w:val="BodyText"/>
      </w:pPr>
    </w:p>
    <w:p w14:paraId="6444FA71" w14:textId="5288B666" w:rsidR="00572287" w:rsidRDefault="00572287" w:rsidP="00B95DD4">
      <w:pPr>
        <w:pStyle w:val="BodyText"/>
      </w:pPr>
    </w:p>
    <w:p w14:paraId="59105196" w14:textId="77777777" w:rsidR="00572287" w:rsidRDefault="00572287" w:rsidP="003E0237">
      <w:pPr>
        <w:pStyle w:val="BodyText"/>
        <w:ind w:left="0"/>
      </w:pPr>
    </w:p>
    <w:p w14:paraId="60A35C7D" w14:textId="77777777" w:rsidR="00EF6D90" w:rsidRDefault="00EF6D90" w:rsidP="00B95DD4">
      <w:pPr>
        <w:pStyle w:val="BodyText"/>
      </w:pPr>
    </w:p>
    <w:p w14:paraId="71669A12" w14:textId="1CF8A69C" w:rsidR="00B95DD4" w:rsidRDefault="00B95DD4" w:rsidP="00B95DD4">
      <w:pPr>
        <w:pStyle w:val="Heading3"/>
      </w:pPr>
      <w:bookmarkStart w:id="78" w:name="_Toc287000900"/>
      <w:r>
        <w:t>Open Issues / Questions Results Analysis</w:t>
      </w:r>
      <w:bookmarkEnd w:id="78"/>
    </w:p>
    <w:p w14:paraId="1D4427DD" w14:textId="77777777" w:rsidR="00B95DD4" w:rsidRDefault="00B95DD4" w:rsidP="00B95DD4">
      <w:pPr>
        <w:pStyle w:val="BodyText"/>
      </w:pPr>
    </w:p>
    <w:tbl>
      <w:tblPr>
        <w:tblW w:w="9000" w:type="dxa"/>
        <w:tblInd w:w="82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450"/>
        <w:gridCol w:w="3510"/>
        <w:gridCol w:w="5040"/>
      </w:tblGrid>
      <w:tr w:rsidR="00B95DD4" w14:paraId="03A80F70" w14:textId="77777777" w:rsidTr="00B95DD4">
        <w:trPr>
          <w:cantSplit/>
          <w:tblHeader/>
        </w:trPr>
        <w:tc>
          <w:tcPr>
            <w:tcW w:w="45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2E673C64" w14:textId="77777777" w:rsidR="00B95DD4" w:rsidRDefault="00B95DD4" w:rsidP="00B95DD4">
            <w:pPr>
              <w:pStyle w:val="TableTitle"/>
            </w:pPr>
            <w:r>
              <w:rPr>
                <w:noProof w:val="0"/>
              </w:rPr>
              <w:t>#</w:t>
            </w:r>
            <w:r>
              <w:t xml:space="preserve"> </w:t>
            </w:r>
          </w:p>
        </w:tc>
        <w:tc>
          <w:tcPr>
            <w:tcW w:w="351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498486E5" w14:textId="77777777" w:rsidR="00B95DD4" w:rsidRDefault="00B95DD4" w:rsidP="00B95DD4">
            <w:pPr>
              <w:pStyle w:val="TableTitle"/>
            </w:pPr>
            <w:r>
              <w:t>Description</w:t>
            </w:r>
          </w:p>
        </w:tc>
        <w:tc>
          <w:tcPr>
            <w:tcW w:w="504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7C37CC5D" w14:textId="77777777" w:rsidR="00B95DD4" w:rsidRDefault="00B95DD4" w:rsidP="00B95DD4">
            <w:pPr>
              <w:pStyle w:val="TableTitle"/>
            </w:pPr>
            <w:r>
              <w:t>NOtes</w:t>
            </w:r>
          </w:p>
        </w:tc>
      </w:tr>
      <w:tr w:rsidR="00B95DD4" w14:paraId="14B6973E" w14:textId="77777777" w:rsidTr="00B95DD4">
        <w:trPr>
          <w:cantSplit/>
        </w:trPr>
        <w:tc>
          <w:tcPr>
            <w:tcW w:w="450" w:type="dxa"/>
            <w:tcBorders>
              <w:top w:val="single" w:sz="8" w:space="0" w:color="808080"/>
              <w:left w:val="single" w:sz="12" w:space="0" w:color="000000"/>
              <w:bottom w:val="single" w:sz="8" w:space="0" w:color="808080"/>
              <w:right w:val="single" w:sz="8" w:space="0" w:color="808080"/>
            </w:tcBorders>
          </w:tcPr>
          <w:p w14:paraId="6164F4B5" w14:textId="77777777" w:rsidR="00B95DD4" w:rsidRDefault="00B95DD4" w:rsidP="00B95DD4">
            <w:pPr>
              <w:pStyle w:val="TableText"/>
              <w:rPr>
                <w:sz w:val="18"/>
              </w:rPr>
            </w:pPr>
            <w:r>
              <w:rPr>
                <w:sz w:val="18"/>
              </w:rPr>
              <w:t>1</w:t>
            </w:r>
          </w:p>
        </w:tc>
        <w:tc>
          <w:tcPr>
            <w:tcW w:w="3510" w:type="dxa"/>
            <w:tcBorders>
              <w:top w:val="single" w:sz="8" w:space="0" w:color="808080"/>
              <w:left w:val="single" w:sz="8" w:space="0" w:color="808080"/>
              <w:bottom w:val="single" w:sz="8" w:space="0" w:color="808080"/>
              <w:right w:val="single" w:sz="8" w:space="0" w:color="808080"/>
            </w:tcBorders>
          </w:tcPr>
          <w:p w14:paraId="7556F2C2" w14:textId="7A360DF1" w:rsidR="00B95DD4" w:rsidRDefault="004D3DC2" w:rsidP="00BE270D">
            <w:pPr>
              <w:pStyle w:val="TableText"/>
            </w:pPr>
            <w:r>
              <w:t>When reviewing the result in the form of a heat map is there any work</w:t>
            </w:r>
            <w:r w:rsidR="00BE270D">
              <w:t xml:space="preserve">flow for processing the results beyond saving. </w:t>
            </w:r>
            <w:r w:rsidR="00873162">
              <w:t>For example -- i</w:t>
            </w:r>
            <w:r w:rsidR="00BE270D">
              <w:t xml:space="preserve">f a plate looks like it has issues should the system allow them to flag the plate as problematic, </w:t>
            </w:r>
            <w:proofErr w:type="spellStart"/>
            <w:r w:rsidR="00BE270D">
              <w:t>etc</w:t>
            </w:r>
            <w:proofErr w:type="spellEnd"/>
            <w:r w:rsidR="00BE270D">
              <w:t>?</w:t>
            </w:r>
          </w:p>
        </w:tc>
        <w:tc>
          <w:tcPr>
            <w:tcW w:w="5040" w:type="dxa"/>
            <w:tcBorders>
              <w:top w:val="single" w:sz="8" w:space="0" w:color="808080"/>
              <w:left w:val="single" w:sz="8" w:space="0" w:color="808080"/>
              <w:bottom w:val="single" w:sz="8" w:space="0" w:color="808080"/>
              <w:right w:val="single" w:sz="8" w:space="0" w:color="808080"/>
            </w:tcBorders>
          </w:tcPr>
          <w:p w14:paraId="23ABE681" w14:textId="77777777" w:rsidR="00B95DD4" w:rsidRDefault="00B95DD4" w:rsidP="00B95DD4">
            <w:pPr>
              <w:pStyle w:val="TableText"/>
            </w:pPr>
          </w:p>
        </w:tc>
      </w:tr>
      <w:tr w:rsidR="00B95DD4" w14:paraId="7F6C9B43" w14:textId="77777777" w:rsidTr="00B95DD4">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4BBA2A6D" w14:textId="696BC337" w:rsidR="00B95DD4" w:rsidRDefault="00B95DD4" w:rsidP="00B95DD4">
            <w:pPr>
              <w:pStyle w:val="TableText"/>
              <w:rPr>
                <w:sz w:val="18"/>
              </w:rPr>
            </w:pPr>
            <w:r>
              <w:rPr>
                <w:sz w:val="18"/>
              </w:rPr>
              <w:t>2</w:t>
            </w:r>
          </w:p>
        </w:tc>
        <w:tc>
          <w:tcPr>
            <w:tcW w:w="3510" w:type="dxa"/>
            <w:tcBorders>
              <w:top w:val="single" w:sz="8" w:space="0" w:color="808080"/>
              <w:left w:val="single" w:sz="8" w:space="0" w:color="808080"/>
              <w:bottom w:val="single" w:sz="8" w:space="0" w:color="808080"/>
              <w:right w:val="single" w:sz="8" w:space="0" w:color="808080"/>
            </w:tcBorders>
          </w:tcPr>
          <w:p w14:paraId="3FFA68BF" w14:textId="662CF3FD" w:rsidR="00B95DD4" w:rsidRDefault="00B95DD4" w:rsidP="00B95DD4">
            <w:pPr>
              <w:pStyle w:val="TableText"/>
            </w:pPr>
          </w:p>
        </w:tc>
        <w:tc>
          <w:tcPr>
            <w:tcW w:w="5040" w:type="dxa"/>
            <w:tcBorders>
              <w:top w:val="single" w:sz="8" w:space="0" w:color="808080"/>
              <w:left w:val="single" w:sz="8" w:space="0" w:color="808080"/>
              <w:bottom w:val="single" w:sz="8" w:space="0" w:color="808080"/>
              <w:right w:val="single" w:sz="8" w:space="0" w:color="808080"/>
            </w:tcBorders>
          </w:tcPr>
          <w:p w14:paraId="0491365D" w14:textId="77777777" w:rsidR="00B95DD4" w:rsidRDefault="00B95DD4" w:rsidP="00B95DD4">
            <w:pPr>
              <w:pStyle w:val="TableText"/>
            </w:pPr>
          </w:p>
          <w:p w14:paraId="51DF527E" w14:textId="77777777" w:rsidR="00B95DD4" w:rsidRDefault="00B95DD4" w:rsidP="00B95DD4">
            <w:pPr>
              <w:pStyle w:val="TableText"/>
            </w:pPr>
          </w:p>
        </w:tc>
      </w:tr>
      <w:tr w:rsidR="00B95DD4" w14:paraId="7366CB83" w14:textId="77777777" w:rsidTr="00B95DD4">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048D6456" w14:textId="3D15A437" w:rsidR="00B95DD4" w:rsidRDefault="00B95DD4" w:rsidP="00B95DD4">
            <w:pPr>
              <w:pStyle w:val="TableText"/>
              <w:rPr>
                <w:sz w:val="18"/>
              </w:rPr>
            </w:pPr>
            <w:r>
              <w:rPr>
                <w:sz w:val="18"/>
              </w:rPr>
              <w:t>3</w:t>
            </w:r>
          </w:p>
        </w:tc>
        <w:tc>
          <w:tcPr>
            <w:tcW w:w="3510" w:type="dxa"/>
            <w:tcBorders>
              <w:top w:val="single" w:sz="8" w:space="0" w:color="808080"/>
              <w:left w:val="single" w:sz="8" w:space="0" w:color="808080"/>
              <w:bottom w:val="single" w:sz="8" w:space="0" w:color="808080"/>
              <w:right w:val="single" w:sz="8" w:space="0" w:color="808080"/>
            </w:tcBorders>
          </w:tcPr>
          <w:p w14:paraId="3F4EE89F" w14:textId="024993B2" w:rsidR="00B95DD4" w:rsidRDefault="00B95DD4" w:rsidP="00B95DD4">
            <w:pPr>
              <w:pStyle w:val="TableText"/>
            </w:pPr>
          </w:p>
        </w:tc>
        <w:tc>
          <w:tcPr>
            <w:tcW w:w="5040" w:type="dxa"/>
            <w:tcBorders>
              <w:top w:val="single" w:sz="8" w:space="0" w:color="808080"/>
              <w:left w:val="single" w:sz="8" w:space="0" w:color="808080"/>
              <w:bottom w:val="single" w:sz="8" w:space="0" w:color="808080"/>
              <w:right w:val="single" w:sz="8" w:space="0" w:color="808080"/>
            </w:tcBorders>
          </w:tcPr>
          <w:p w14:paraId="513EEA23" w14:textId="77777777" w:rsidR="00B95DD4" w:rsidRDefault="00B95DD4" w:rsidP="00B95DD4">
            <w:pPr>
              <w:pStyle w:val="TableText"/>
            </w:pPr>
          </w:p>
          <w:p w14:paraId="75A91A67" w14:textId="77777777" w:rsidR="00B95DD4" w:rsidRDefault="00B95DD4" w:rsidP="00B95DD4">
            <w:pPr>
              <w:pStyle w:val="TableText"/>
            </w:pPr>
          </w:p>
        </w:tc>
      </w:tr>
    </w:tbl>
    <w:p w14:paraId="5ABA0BE5" w14:textId="77777777" w:rsidR="00B95DD4" w:rsidRDefault="00B95DD4" w:rsidP="00B95DD4">
      <w:pPr>
        <w:pStyle w:val="BodyText"/>
      </w:pPr>
    </w:p>
    <w:p w14:paraId="0B0D3405" w14:textId="05C4404C" w:rsidR="00B31CA3" w:rsidRDefault="00B31CA3">
      <w:pPr>
        <w:rPr>
          <w:rFonts w:ascii="Arial" w:hAnsi="Arial"/>
          <w:sz w:val="22"/>
        </w:rPr>
      </w:pPr>
      <w:r>
        <w:br w:type="page"/>
      </w:r>
    </w:p>
    <w:p w14:paraId="54E34447" w14:textId="77777777" w:rsidR="00B31CA3" w:rsidRPr="001B2821" w:rsidRDefault="00B31CA3" w:rsidP="00B31CA3">
      <w:pPr>
        <w:pStyle w:val="BodyText"/>
      </w:pPr>
    </w:p>
    <w:p w14:paraId="1491519A" w14:textId="455FB8A8" w:rsidR="00B31CA3" w:rsidRDefault="00B31CA3" w:rsidP="00B31CA3">
      <w:pPr>
        <w:pStyle w:val="Heading2"/>
      </w:pPr>
      <w:bookmarkStart w:id="79" w:name="_Toc287000901"/>
      <w:r>
        <w:t>Special Feature Proposals</w:t>
      </w:r>
      <w:bookmarkEnd w:id="79"/>
    </w:p>
    <w:p w14:paraId="5E4B12FA" w14:textId="77777777" w:rsidR="00B31CA3" w:rsidRDefault="00B31CA3" w:rsidP="00B95DD4">
      <w:pPr>
        <w:pStyle w:val="BodyText"/>
      </w:pPr>
    </w:p>
    <w:p w14:paraId="6405180A" w14:textId="488FFA7D" w:rsidR="00B31CA3" w:rsidRDefault="00B31CA3" w:rsidP="00B31CA3">
      <w:pPr>
        <w:pStyle w:val="Heading3"/>
      </w:pPr>
      <w:bookmarkStart w:id="80" w:name="_Toc287000902"/>
      <w:r>
        <w:t>Overview</w:t>
      </w:r>
      <w:bookmarkEnd w:id="80"/>
    </w:p>
    <w:p w14:paraId="327822DB" w14:textId="3E984DD1" w:rsidR="00B31CA3" w:rsidRDefault="00B31CA3" w:rsidP="00B31CA3">
      <w:r>
        <w:t>We have includes a few special features that we were considering implementing as part of the system.</w:t>
      </w:r>
    </w:p>
    <w:p w14:paraId="71254A17" w14:textId="77777777" w:rsidR="00B31CA3" w:rsidRDefault="00B31CA3" w:rsidP="00B31CA3">
      <w:pPr>
        <w:pStyle w:val="BodyText"/>
      </w:pPr>
    </w:p>
    <w:p w14:paraId="475270B8" w14:textId="77777777" w:rsidR="00B31CA3" w:rsidRDefault="00B31CA3" w:rsidP="00B31CA3">
      <w:pPr>
        <w:pStyle w:val="Heading3"/>
      </w:pPr>
      <w:bookmarkStart w:id="81" w:name="_Toc287000903"/>
      <w:r w:rsidRPr="00B31CA3">
        <w:t>Interactive Visualization</w:t>
      </w:r>
      <w:bookmarkEnd w:id="81"/>
    </w:p>
    <w:p w14:paraId="157CD9B7" w14:textId="40BB291F" w:rsidR="00B31CA3" w:rsidRDefault="00B31CA3" w:rsidP="00B31CA3">
      <w:pPr>
        <w:rPr>
          <w:rFonts w:ascii="Arial" w:hAnsi="Arial" w:cs="Arial"/>
          <w:sz w:val="22"/>
          <w:szCs w:val="22"/>
        </w:rPr>
      </w:pPr>
      <w:r w:rsidRPr="00B31CA3">
        <w:rPr>
          <w:rFonts w:ascii="Arial" w:hAnsi="Arial" w:cs="Arial"/>
          <w:sz w:val="22"/>
          <w:szCs w:val="22"/>
        </w:rPr>
        <w:t xml:space="preserve">Allow the user to remove plot points from an Experiment's results. They will see the raw data from the processing in a scatter plot where we fit a curve to the data. The user can select points in the UI and remove </w:t>
      </w:r>
      <w:proofErr w:type="gramStart"/>
      <w:r w:rsidRPr="00B31CA3">
        <w:rPr>
          <w:rFonts w:ascii="Arial" w:hAnsi="Arial" w:cs="Arial"/>
          <w:sz w:val="22"/>
          <w:szCs w:val="22"/>
        </w:rPr>
        <w:t>them which</w:t>
      </w:r>
      <w:proofErr w:type="gramEnd"/>
      <w:r w:rsidRPr="00B31CA3">
        <w:rPr>
          <w:rFonts w:ascii="Arial" w:hAnsi="Arial" w:cs="Arial"/>
          <w:sz w:val="22"/>
          <w:szCs w:val="22"/>
        </w:rPr>
        <w:t xml:space="preserve"> will cause the graph to render the curve line again.</w:t>
      </w:r>
    </w:p>
    <w:p w14:paraId="672561C7" w14:textId="77777777" w:rsidR="00B31CA3" w:rsidRPr="00B31CA3" w:rsidRDefault="00B31CA3" w:rsidP="00B31CA3">
      <w:pPr>
        <w:rPr>
          <w:rFonts w:ascii="Arial" w:hAnsi="Arial" w:cs="Arial"/>
          <w:sz w:val="22"/>
          <w:szCs w:val="22"/>
        </w:rPr>
      </w:pPr>
    </w:p>
    <w:p w14:paraId="71B90FC7" w14:textId="634CC9D2" w:rsidR="00B31CA3" w:rsidRDefault="00B31CA3" w:rsidP="00B31CA3">
      <w:pPr>
        <w:rPr>
          <w:rFonts w:ascii="Arial" w:hAnsi="Arial" w:cs="Arial"/>
          <w:color w:val="333333"/>
          <w:sz w:val="22"/>
          <w:szCs w:val="22"/>
        </w:rPr>
      </w:pPr>
      <w:r w:rsidRPr="00B31CA3">
        <w:rPr>
          <w:rFonts w:ascii="Arial" w:hAnsi="Arial" w:cs="Arial"/>
          <w:color w:val="333333"/>
          <w:sz w:val="22"/>
          <w:szCs w:val="22"/>
        </w:rPr>
        <w:t>We will track which points were removed and enable users to provide comments as to</w:t>
      </w:r>
      <w:r>
        <w:rPr>
          <w:rFonts w:ascii="Arial" w:hAnsi="Arial" w:cs="Arial"/>
          <w:color w:val="333333"/>
          <w:sz w:val="22"/>
          <w:szCs w:val="22"/>
        </w:rPr>
        <w:t xml:space="preserve"> why they were removed.</w:t>
      </w:r>
    </w:p>
    <w:p w14:paraId="43F684AD" w14:textId="77777777" w:rsidR="00B31CA3" w:rsidRPr="00B31CA3" w:rsidRDefault="00B31CA3" w:rsidP="00B31CA3">
      <w:pPr>
        <w:rPr>
          <w:rFonts w:ascii="Arial" w:hAnsi="Arial" w:cs="Arial"/>
          <w:color w:val="333333"/>
          <w:sz w:val="22"/>
          <w:szCs w:val="22"/>
        </w:rPr>
      </w:pPr>
    </w:p>
    <w:p w14:paraId="639F3E60" w14:textId="79FF78EB" w:rsidR="00B31CA3" w:rsidRDefault="00B31CA3" w:rsidP="00B31CA3">
      <w:pPr>
        <w:rPr>
          <w:rFonts w:ascii="Arial" w:hAnsi="Arial" w:cs="Arial"/>
          <w:color w:val="333333"/>
          <w:sz w:val="22"/>
          <w:szCs w:val="22"/>
        </w:rPr>
      </w:pPr>
      <w:r w:rsidRPr="00B31CA3">
        <w:rPr>
          <w:rFonts w:ascii="Arial" w:hAnsi="Arial" w:cs="Arial"/>
          <w:color w:val="333333"/>
          <w:sz w:val="22"/>
          <w:szCs w:val="22"/>
        </w:rPr>
        <w:t>When removing points, you</w:t>
      </w:r>
      <w:r>
        <w:rPr>
          <w:rFonts w:ascii="Arial" w:hAnsi="Arial" w:cs="Arial"/>
          <w:color w:val="333333"/>
          <w:sz w:val="22"/>
          <w:szCs w:val="22"/>
        </w:rPr>
        <w:t xml:space="preserve"> can offer a preview view. This</w:t>
      </w:r>
      <w:r w:rsidRPr="00B31CA3">
        <w:rPr>
          <w:rFonts w:ascii="Arial" w:hAnsi="Arial" w:cs="Arial"/>
          <w:color w:val="333333"/>
          <w:sz w:val="22"/>
          <w:szCs w:val="22"/>
        </w:rPr>
        <w:t xml:space="preserve"> would generate a new regression on the fly when certain point</w:t>
      </w:r>
      <w:r>
        <w:rPr>
          <w:rFonts w:ascii="Arial" w:hAnsi="Arial" w:cs="Arial"/>
          <w:color w:val="333333"/>
          <w:sz w:val="22"/>
          <w:szCs w:val="22"/>
        </w:rPr>
        <w:t xml:space="preserve">s </w:t>
      </w:r>
      <w:proofErr w:type="gramStart"/>
      <w:r>
        <w:rPr>
          <w:rFonts w:ascii="Arial" w:hAnsi="Arial" w:cs="Arial"/>
          <w:color w:val="333333"/>
          <w:sz w:val="22"/>
          <w:szCs w:val="22"/>
        </w:rPr>
        <w:t>are selected to be removed</w:t>
      </w:r>
      <w:proofErr w:type="gramEnd"/>
      <w:r>
        <w:rPr>
          <w:rFonts w:ascii="Arial" w:hAnsi="Arial" w:cs="Arial"/>
          <w:color w:val="333333"/>
          <w:sz w:val="22"/>
          <w:szCs w:val="22"/>
        </w:rPr>
        <w:t>. T</w:t>
      </w:r>
      <w:r w:rsidRPr="00B31CA3">
        <w:rPr>
          <w:rFonts w:ascii="Arial" w:hAnsi="Arial" w:cs="Arial"/>
          <w:color w:val="333333"/>
          <w:sz w:val="22"/>
          <w:szCs w:val="22"/>
        </w:rPr>
        <w:t>his can either be saved which would create the change and audit trail or the scientist could cancel changes.</w:t>
      </w:r>
    </w:p>
    <w:p w14:paraId="5B9E1576" w14:textId="77777777" w:rsidR="00CE11D2" w:rsidRDefault="00CE11D2" w:rsidP="00B31CA3">
      <w:pPr>
        <w:rPr>
          <w:rFonts w:ascii="Arial" w:hAnsi="Arial" w:cs="Arial"/>
          <w:color w:val="333333"/>
          <w:sz w:val="22"/>
          <w:szCs w:val="22"/>
        </w:rPr>
      </w:pPr>
    </w:p>
    <w:p w14:paraId="454C0569" w14:textId="10786E7B" w:rsidR="00CE11D2" w:rsidRDefault="00CE11D2" w:rsidP="00CE11D2">
      <w:pPr>
        <w:pStyle w:val="Heading4"/>
        <w:rPr>
          <w:rFonts w:ascii="Arial" w:hAnsi="Arial" w:cs="Arial"/>
        </w:rPr>
      </w:pPr>
      <w:r>
        <w:rPr>
          <w:rFonts w:ascii="Arial" w:hAnsi="Arial" w:cs="Arial"/>
        </w:rPr>
        <w:t xml:space="preserve"> </w:t>
      </w:r>
      <w:r w:rsidRPr="00CE11D2">
        <w:rPr>
          <w:rFonts w:ascii="Arial" w:hAnsi="Arial" w:cs="Arial"/>
        </w:rPr>
        <w:t>Sample Screens / Story Boards</w:t>
      </w:r>
    </w:p>
    <w:p w14:paraId="77331648" w14:textId="77777777" w:rsidR="00CE11D2" w:rsidRDefault="00CE11D2" w:rsidP="00CE11D2"/>
    <w:p w14:paraId="7DEAD1CC" w14:textId="624548A0" w:rsidR="00CE11D2" w:rsidRPr="00CE11D2" w:rsidRDefault="002C392E" w:rsidP="00CE11D2">
      <w:r>
        <w:rPr>
          <w:noProof/>
        </w:rPr>
        <w:drawing>
          <wp:inline distT="0" distB="0" distL="0" distR="0" wp14:anchorId="17001452" wp14:editId="25342E19">
            <wp:extent cx="5022044" cy="323405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veAnalysis1_Fotor.jpg"/>
                    <pic:cNvPicPr/>
                  </pic:nvPicPr>
                  <pic:blipFill>
                    <a:blip r:embed="rId32">
                      <a:extLst>
                        <a:ext uri="{28A0092B-C50C-407E-A947-70E740481C1C}">
                          <a14:useLocalDpi xmlns:a14="http://schemas.microsoft.com/office/drawing/2010/main" val="0"/>
                        </a:ext>
                      </a:extLst>
                    </a:blip>
                    <a:stretch>
                      <a:fillRect/>
                    </a:stretch>
                  </pic:blipFill>
                  <pic:spPr>
                    <a:xfrm>
                      <a:off x="0" y="0"/>
                      <a:ext cx="5024730" cy="3235784"/>
                    </a:xfrm>
                    <a:prstGeom prst="rect">
                      <a:avLst/>
                    </a:prstGeom>
                  </pic:spPr>
                </pic:pic>
              </a:graphicData>
            </a:graphic>
          </wp:inline>
        </w:drawing>
      </w:r>
    </w:p>
    <w:p w14:paraId="5D7F8A12" w14:textId="77777777" w:rsidR="00CE11D2" w:rsidRDefault="00CE11D2" w:rsidP="00B31CA3">
      <w:pPr>
        <w:rPr>
          <w:rFonts w:ascii="Arial" w:hAnsi="Arial" w:cs="Arial"/>
          <w:color w:val="333333"/>
          <w:sz w:val="22"/>
          <w:szCs w:val="22"/>
        </w:rPr>
      </w:pPr>
    </w:p>
    <w:p w14:paraId="5AAA2D87" w14:textId="77777777" w:rsidR="00CE11D2" w:rsidRDefault="00CE11D2" w:rsidP="00B31CA3">
      <w:pPr>
        <w:rPr>
          <w:rFonts w:ascii="Arial" w:hAnsi="Arial" w:cs="Arial"/>
          <w:color w:val="333333"/>
          <w:sz w:val="22"/>
          <w:szCs w:val="22"/>
        </w:rPr>
      </w:pPr>
    </w:p>
    <w:p w14:paraId="00E0BA5F" w14:textId="4B19AF7D" w:rsidR="00CE11D2" w:rsidRPr="00B31CA3" w:rsidRDefault="00CE11D2" w:rsidP="00B31CA3">
      <w:pPr>
        <w:rPr>
          <w:rFonts w:ascii="Arial" w:hAnsi="Arial" w:cs="Arial"/>
          <w:color w:val="333333"/>
          <w:sz w:val="22"/>
          <w:szCs w:val="22"/>
        </w:rPr>
      </w:pPr>
    </w:p>
    <w:p w14:paraId="73EE0F55" w14:textId="77777777" w:rsidR="00B31CA3" w:rsidRDefault="00B31CA3" w:rsidP="00B31CA3">
      <w:pPr>
        <w:pStyle w:val="BodyText"/>
      </w:pPr>
    </w:p>
    <w:p w14:paraId="45DE02A0" w14:textId="715FCBD0" w:rsidR="00B31CA3" w:rsidRPr="00B31CA3" w:rsidRDefault="002C392E" w:rsidP="00B31CA3">
      <w:pPr>
        <w:pStyle w:val="BodyText"/>
      </w:pPr>
      <w:r>
        <w:rPr>
          <w:noProof/>
        </w:rPr>
        <w:lastRenderedPageBreak/>
        <w:drawing>
          <wp:inline distT="0" distB="0" distL="0" distR="0" wp14:anchorId="031AE6A6" wp14:editId="12C12CF4">
            <wp:extent cx="6146800" cy="32245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veAnalysis2_Crop.jpg"/>
                    <pic:cNvPicPr/>
                  </pic:nvPicPr>
                  <pic:blipFill>
                    <a:blip r:embed="rId33">
                      <a:extLst>
                        <a:ext uri="{28A0092B-C50C-407E-A947-70E740481C1C}">
                          <a14:useLocalDpi xmlns:a14="http://schemas.microsoft.com/office/drawing/2010/main" val="0"/>
                        </a:ext>
                      </a:extLst>
                    </a:blip>
                    <a:stretch>
                      <a:fillRect/>
                    </a:stretch>
                  </pic:blipFill>
                  <pic:spPr>
                    <a:xfrm>
                      <a:off x="0" y="0"/>
                      <a:ext cx="6149053" cy="3225712"/>
                    </a:xfrm>
                    <a:prstGeom prst="rect">
                      <a:avLst/>
                    </a:prstGeom>
                  </pic:spPr>
                </pic:pic>
              </a:graphicData>
            </a:graphic>
          </wp:inline>
        </w:drawing>
      </w:r>
    </w:p>
    <w:p w14:paraId="2C919536" w14:textId="77777777" w:rsidR="00B31CA3" w:rsidRDefault="00B31CA3" w:rsidP="00B31CA3">
      <w:pPr>
        <w:pStyle w:val="BodyText"/>
      </w:pPr>
    </w:p>
    <w:p w14:paraId="08091CEE" w14:textId="770C4331" w:rsidR="002C392E" w:rsidRDefault="002C392E">
      <w:pPr>
        <w:rPr>
          <w:rFonts w:ascii="Arial" w:hAnsi="Arial"/>
          <w:sz w:val="22"/>
        </w:rPr>
      </w:pPr>
      <w:r>
        <w:br w:type="page"/>
      </w:r>
    </w:p>
    <w:p w14:paraId="2C7AAABC" w14:textId="77777777" w:rsidR="002C392E" w:rsidRDefault="002C392E" w:rsidP="00B31CA3">
      <w:pPr>
        <w:pStyle w:val="BodyText"/>
      </w:pPr>
    </w:p>
    <w:p w14:paraId="15247C38" w14:textId="1FEFA6C8" w:rsidR="002C392E" w:rsidRDefault="002C392E" w:rsidP="002C392E">
      <w:pPr>
        <w:pStyle w:val="Heading3"/>
      </w:pPr>
      <w:bookmarkStart w:id="82" w:name="_Toc287000904"/>
      <w:r>
        <w:t>Audit Trail</w:t>
      </w:r>
      <w:bookmarkEnd w:id="82"/>
    </w:p>
    <w:p w14:paraId="331D90D3" w14:textId="77777777" w:rsidR="002C392E" w:rsidRDefault="002C392E" w:rsidP="002C392E">
      <w:pPr>
        <w:rPr>
          <w:rFonts w:ascii="Arial" w:hAnsi="Arial"/>
          <w:sz w:val="22"/>
          <w:szCs w:val="22"/>
        </w:rPr>
      </w:pPr>
      <w:r w:rsidRPr="002C392E">
        <w:rPr>
          <w:rFonts w:ascii="Arial" w:hAnsi="Arial"/>
          <w:sz w:val="22"/>
          <w:szCs w:val="22"/>
        </w:rPr>
        <w:t>We could track whenever a Plate / Well / Dose / Experiment changes. This would allow users to know when something in the system has changed and may be necessary for internal reporting or perhaps regulatory agency requirements.</w:t>
      </w:r>
    </w:p>
    <w:p w14:paraId="7572F6EC" w14:textId="77777777" w:rsidR="002C392E" w:rsidRPr="002C392E" w:rsidRDefault="002C392E" w:rsidP="002C392E">
      <w:pPr>
        <w:rPr>
          <w:rFonts w:ascii="Arial" w:hAnsi="Arial"/>
          <w:sz w:val="22"/>
          <w:szCs w:val="22"/>
        </w:rPr>
      </w:pPr>
    </w:p>
    <w:p w14:paraId="1049ACB3" w14:textId="77777777" w:rsidR="002C392E" w:rsidRDefault="002C392E" w:rsidP="002C392E">
      <w:pPr>
        <w:rPr>
          <w:rFonts w:ascii="Arial" w:hAnsi="Arial"/>
          <w:sz w:val="22"/>
          <w:szCs w:val="22"/>
        </w:rPr>
      </w:pPr>
      <w:r w:rsidRPr="002C392E">
        <w:rPr>
          <w:rFonts w:ascii="Arial" w:hAnsi="Arial"/>
          <w:sz w:val="22"/>
          <w:szCs w:val="22"/>
        </w:rPr>
        <w:t xml:space="preserve">Assuming that we have some type of relational database, we should hook into the changes at the transaction level so the audit trail is captured in the same atomic operation as the data is changed. Note: there's a good library from Hibernate for this called </w:t>
      </w:r>
      <w:proofErr w:type="spellStart"/>
      <w:r w:rsidRPr="002C392E">
        <w:rPr>
          <w:rFonts w:ascii="Arial" w:hAnsi="Arial"/>
          <w:sz w:val="22"/>
          <w:szCs w:val="22"/>
        </w:rPr>
        <w:t>Envers</w:t>
      </w:r>
      <w:proofErr w:type="spellEnd"/>
      <w:r w:rsidRPr="002C392E">
        <w:rPr>
          <w:rFonts w:ascii="Arial" w:hAnsi="Arial"/>
          <w:sz w:val="22"/>
          <w:szCs w:val="22"/>
        </w:rPr>
        <w:t>.</w:t>
      </w:r>
    </w:p>
    <w:p w14:paraId="4BBAD917" w14:textId="77777777" w:rsidR="002C392E" w:rsidRDefault="002C392E" w:rsidP="002C392E">
      <w:pPr>
        <w:rPr>
          <w:rFonts w:ascii="Arial" w:hAnsi="Arial"/>
          <w:sz w:val="22"/>
          <w:szCs w:val="22"/>
        </w:rPr>
      </w:pPr>
    </w:p>
    <w:p w14:paraId="28EC7B74" w14:textId="1348C97D" w:rsidR="002C392E" w:rsidRDefault="002C392E" w:rsidP="002C392E">
      <w:pPr>
        <w:pStyle w:val="Heading4"/>
        <w:rPr>
          <w:rFonts w:ascii="Arial" w:hAnsi="Arial"/>
        </w:rPr>
      </w:pPr>
      <w:r w:rsidRPr="002C392E">
        <w:rPr>
          <w:rFonts w:ascii="Arial" w:hAnsi="Arial"/>
        </w:rPr>
        <w:t xml:space="preserve"> Sample Screens / Story Boards</w:t>
      </w:r>
    </w:p>
    <w:p w14:paraId="076F14C1" w14:textId="6A4FCF9A" w:rsidR="002C392E" w:rsidRDefault="002C392E">
      <w:r>
        <w:rPr>
          <w:noProof/>
        </w:rPr>
        <w:drawing>
          <wp:inline distT="0" distB="0" distL="0" distR="0" wp14:anchorId="12DC4893" wp14:editId="47E353A2">
            <wp:extent cx="6629400" cy="35604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ditLogs.png"/>
                    <pic:cNvPicPr/>
                  </pic:nvPicPr>
                  <pic:blipFill>
                    <a:blip r:embed="rId34">
                      <a:extLst>
                        <a:ext uri="{28A0092B-C50C-407E-A947-70E740481C1C}">
                          <a14:useLocalDpi xmlns:a14="http://schemas.microsoft.com/office/drawing/2010/main" val="0"/>
                        </a:ext>
                      </a:extLst>
                    </a:blip>
                    <a:stretch>
                      <a:fillRect/>
                    </a:stretch>
                  </pic:blipFill>
                  <pic:spPr>
                    <a:xfrm>
                      <a:off x="0" y="0"/>
                      <a:ext cx="6629400" cy="3560445"/>
                    </a:xfrm>
                    <a:prstGeom prst="rect">
                      <a:avLst/>
                    </a:prstGeom>
                  </pic:spPr>
                </pic:pic>
              </a:graphicData>
            </a:graphic>
          </wp:inline>
        </w:drawing>
      </w:r>
    </w:p>
    <w:p w14:paraId="6A668AA9" w14:textId="7AE275D1" w:rsidR="002C392E" w:rsidRDefault="002C392E">
      <w:r>
        <w:br w:type="page"/>
      </w:r>
    </w:p>
    <w:p w14:paraId="5E72DDA2" w14:textId="19500C80" w:rsidR="002C392E" w:rsidRDefault="002C392E" w:rsidP="002C392E">
      <w:pPr>
        <w:pStyle w:val="Heading3"/>
      </w:pPr>
      <w:bookmarkStart w:id="83" w:name="_Toc287000905"/>
      <w:r>
        <w:lastRenderedPageBreak/>
        <w:t>Four Eyes Protocol</w:t>
      </w:r>
      <w:bookmarkEnd w:id="83"/>
      <w:r>
        <w:t xml:space="preserve"> </w:t>
      </w:r>
    </w:p>
    <w:p w14:paraId="17CD1577" w14:textId="31BD28F5" w:rsidR="002C392E" w:rsidRPr="002C392E" w:rsidRDefault="002C392E" w:rsidP="002C392E">
      <w:pPr>
        <w:rPr>
          <w:rFonts w:ascii="Arial" w:hAnsi="Arial" w:cs="Arial"/>
          <w:sz w:val="22"/>
          <w:szCs w:val="22"/>
        </w:rPr>
      </w:pPr>
      <w:r w:rsidRPr="002C392E">
        <w:rPr>
          <w:rFonts w:ascii="Arial" w:hAnsi="Arial" w:cs="Arial"/>
          <w:color w:val="333333"/>
          <w:sz w:val="22"/>
          <w:szCs w:val="22"/>
          <w:shd w:val="clear" w:color="auto" w:fill="FFFFFF"/>
        </w:rPr>
        <w:t>Changes to experiment results or perhaps the plate configuration before an experiment should require a second person to review or approve the change. This would assume that we have an authentication model in place so we know which users own an Experiment and thus which users would be eligible to approve the change,</w:t>
      </w:r>
    </w:p>
    <w:p w14:paraId="5CCEDFDD" w14:textId="77777777" w:rsidR="002C392E" w:rsidRPr="002C392E" w:rsidRDefault="002C392E" w:rsidP="002C392E"/>
    <w:p w14:paraId="636FCA14" w14:textId="52A8521B" w:rsidR="002C392E" w:rsidRDefault="002C392E" w:rsidP="002C392E">
      <w:pPr>
        <w:pStyle w:val="Heading4"/>
        <w:rPr>
          <w:rFonts w:ascii="Arial" w:hAnsi="Arial"/>
          <w:sz w:val="26"/>
          <w:szCs w:val="26"/>
        </w:rPr>
      </w:pPr>
      <w:r w:rsidRPr="002C392E">
        <w:rPr>
          <w:rFonts w:ascii="Arial" w:hAnsi="Arial"/>
          <w:sz w:val="26"/>
          <w:szCs w:val="26"/>
        </w:rPr>
        <w:t xml:space="preserve"> Sample Screens / Story Boards</w:t>
      </w:r>
    </w:p>
    <w:p w14:paraId="41302D4D" w14:textId="77777777" w:rsidR="002C392E" w:rsidRPr="002C392E" w:rsidRDefault="002C392E" w:rsidP="002C392E"/>
    <w:p w14:paraId="5A2718BA" w14:textId="4E23E082" w:rsidR="002C392E" w:rsidRPr="002C392E" w:rsidRDefault="002C392E" w:rsidP="002C392E">
      <w:pPr>
        <w:rPr>
          <w:rFonts w:ascii="Arial" w:hAnsi="Arial"/>
          <w:sz w:val="22"/>
          <w:szCs w:val="22"/>
        </w:rPr>
      </w:pPr>
      <w:r>
        <w:rPr>
          <w:rFonts w:ascii="Arial" w:hAnsi="Arial"/>
          <w:noProof/>
          <w:sz w:val="22"/>
          <w:szCs w:val="22"/>
        </w:rPr>
        <w:drawing>
          <wp:inline distT="0" distB="0" distL="0" distR="0" wp14:anchorId="5168A960" wp14:editId="487EBD47">
            <wp:extent cx="6629400" cy="2876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reyesApproval.png"/>
                    <pic:cNvPicPr/>
                  </pic:nvPicPr>
                  <pic:blipFill>
                    <a:blip r:embed="rId35">
                      <a:extLst>
                        <a:ext uri="{28A0092B-C50C-407E-A947-70E740481C1C}">
                          <a14:useLocalDpi xmlns:a14="http://schemas.microsoft.com/office/drawing/2010/main" val="0"/>
                        </a:ext>
                      </a:extLst>
                    </a:blip>
                    <a:stretch>
                      <a:fillRect/>
                    </a:stretch>
                  </pic:blipFill>
                  <pic:spPr>
                    <a:xfrm>
                      <a:off x="0" y="0"/>
                      <a:ext cx="6629400" cy="2876550"/>
                    </a:xfrm>
                    <a:prstGeom prst="rect">
                      <a:avLst/>
                    </a:prstGeom>
                  </pic:spPr>
                </pic:pic>
              </a:graphicData>
            </a:graphic>
          </wp:inline>
        </w:drawing>
      </w:r>
    </w:p>
    <w:p w14:paraId="47DE19AD" w14:textId="77777777" w:rsidR="002C392E" w:rsidRPr="002C392E" w:rsidRDefault="002C392E" w:rsidP="002C392E">
      <w:pPr>
        <w:pStyle w:val="BodyText"/>
      </w:pPr>
    </w:p>
    <w:p w14:paraId="23E3DC38" w14:textId="77777777" w:rsidR="00456480" w:rsidRDefault="00456480">
      <w:pPr>
        <w:rPr>
          <w:rFonts w:ascii="Arial" w:hAnsi="Arial" w:cs="Arial"/>
          <w:b/>
          <w:bCs/>
          <w:sz w:val="26"/>
          <w:szCs w:val="26"/>
        </w:rPr>
      </w:pPr>
      <w:r>
        <w:br w:type="page"/>
      </w:r>
    </w:p>
    <w:p w14:paraId="5B5FA689" w14:textId="7DA818E2" w:rsidR="00456480" w:rsidRDefault="00456480" w:rsidP="00456480">
      <w:pPr>
        <w:pStyle w:val="Heading3"/>
      </w:pPr>
      <w:bookmarkStart w:id="84" w:name="_Toc287000906"/>
      <w:r>
        <w:lastRenderedPageBreak/>
        <w:t>Flexible Plate Template Editor</w:t>
      </w:r>
      <w:bookmarkEnd w:id="84"/>
    </w:p>
    <w:p w14:paraId="19086030" w14:textId="77777777" w:rsidR="00456480" w:rsidRDefault="00456480" w:rsidP="00456480">
      <w:pPr>
        <w:rPr>
          <w:rFonts w:ascii="Helvetica Neue" w:hAnsi="Helvetica Neue"/>
          <w:color w:val="333333"/>
          <w:shd w:val="clear" w:color="auto" w:fill="FFFFFF"/>
        </w:rPr>
      </w:pPr>
      <w:r w:rsidRPr="00456480">
        <w:rPr>
          <w:rFonts w:ascii="Helvetica Neue" w:hAnsi="Helvetica Neue"/>
          <w:color w:val="333333"/>
          <w:shd w:val="clear" w:color="auto" w:fill="FFFFFF"/>
        </w:rPr>
        <w:t xml:space="preserve">Plate templates can be saved and loaded so that they can be shared. The save file is a clear format (e.g., </w:t>
      </w:r>
      <w:proofErr w:type="spellStart"/>
      <w:r w:rsidRPr="00456480">
        <w:rPr>
          <w:rFonts w:ascii="Helvetica Neue" w:hAnsi="Helvetica Neue"/>
          <w:color w:val="333333"/>
          <w:shd w:val="clear" w:color="auto" w:fill="FFFFFF"/>
        </w:rPr>
        <w:t>csv</w:t>
      </w:r>
      <w:proofErr w:type="spellEnd"/>
      <w:r w:rsidRPr="00456480">
        <w:rPr>
          <w:rFonts w:ascii="Helvetica Neue" w:hAnsi="Helvetica Neue"/>
          <w:color w:val="333333"/>
          <w:shd w:val="clear" w:color="auto" w:fill="FFFFFF"/>
        </w:rPr>
        <w:t xml:space="preserve">) that could be edited directly with a text editor/excel. Alternatively the </w:t>
      </w:r>
      <w:proofErr w:type="spellStart"/>
      <w:r w:rsidRPr="00456480">
        <w:rPr>
          <w:rFonts w:ascii="Helvetica Neue" w:hAnsi="Helvetica Neue"/>
          <w:color w:val="333333"/>
          <w:shd w:val="clear" w:color="auto" w:fill="FFFFFF"/>
        </w:rPr>
        <w:t>webapp</w:t>
      </w:r>
      <w:proofErr w:type="spellEnd"/>
      <w:r w:rsidRPr="00456480">
        <w:rPr>
          <w:rFonts w:ascii="Helvetica Neue" w:hAnsi="Helvetica Neue"/>
          <w:color w:val="333333"/>
          <w:shd w:val="clear" w:color="auto" w:fill="FFFFFF"/>
        </w:rPr>
        <w:t xml:space="preserve"> interface can have a table that lets you design the plate.</w:t>
      </w:r>
    </w:p>
    <w:p w14:paraId="5B02DEB2" w14:textId="77777777" w:rsidR="00456480" w:rsidRDefault="00456480" w:rsidP="00456480">
      <w:pPr>
        <w:rPr>
          <w:rFonts w:ascii="Helvetica Neue" w:hAnsi="Helvetica Neue"/>
          <w:color w:val="333333"/>
          <w:shd w:val="clear" w:color="auto" w:fill="FFFFFF"/>
        </w:rPr>
      </w:pPr>
    </w:p>
    <w:p w14:paraId="0F40779A" w14:textId="22FBE571" w:rsidR="00456480" w:rsidRDefault="00456480" w:rsidP="00456480">
      <w:pPr>
        <w:pStyle w:val="Heading3"/>
      </w:pPr>
      <w:bookmarkStart w:id="85" w:name="_Toc287000907"/>
      <w:r>
        <w:t>Plate Sharing</w:t>
      </w:r>
      <w:bookmarkEnd w:id="85"/>
    </w:p>
    <w:p w14:paraId="7AB96CC8" w14:textId="77777777" w:rsidR="00456480" w:rsidRDefault="00456480" w:rsidP="00456480">
      <w:pPr>
        <w:rPr>
          <w:rFonts w:ascii="Helvetica Neue" w:hAnsi="Helvetica Neue"/>
          <w:color w:val="333333"/>
          <w:shd w:val="clear" w:color="auto" w:fill="FFFFFF"/>
        </w:rPr>
      </w:pPr>
      <w:r w:rsidRPr="00456480">
        <w:rPr>
          <w:rFonts w:ascii="Helvetica Neue" w:hAnsi="Helvetica Neue"/>
          <w:color w:val="333333"/>
          <w:shd w:val="clear" w:color="auto" w:fill="FFFFFF"/>
        </w:rPr>
        <w:t>In some cases a plate may need to be shared across multiple Experiments. This may be a cost or resource issue. In order to support this, we need to associate wells to an experiment and not assume that a plate belongs to a single Experiment.</w:t>
      </w:r>
    </w:p>
    <w:p w14:paraId="2FBD8427" w14:textId="77777777" w:rsidR="00456480" w:rsidRDefault="00456480" w:rsidP="00456480">
      <w:pPr>
        <w:rPr>
          <w:rFonts w:ascii="Helvetica Neue" w:hAnsi="Helvetica Neue"/>
          <w:color w:val="333333"/>
          <w:shd w:val="clear" w:color="auto" w:fill="FFFFFF"/>
        </w:rPr>
      </w:pPr>
    </w:p>
    <w:p w14:paraId="1A5C02B4" w14:textId="39F8BD02" w:rsidR="00456480" w:rsidRDefault="00456480" w:rsidP="00456480">
      <w:pPr>
        <w:pStyle w:val="Heading3"/>
      </w:pPr>
      <w:bookmarkStart w:id="86" w:name="_Toc287000908"/>
      <w:r>
        <w:t>Support Machine / Equipment File parsers</w:t>
      </w:r>
      <w:bookmarkEnd w:id="86"/>
    </w:p>
    <w:p w14:paraId="003C6FFE" w14:textId="77777777" w:rsidR="00456480" w:rsidRPr="00456480" w:rsidRDefault="00456480" w:rsidP="00456480">
      <w:pPr>
        <w:rPr>
          <w:rFonts w:ascii="Times" w:hAnsi="Times"/>
          <w:sz w:val="20"/>
          <w:szCs w:val="20"/>
        </w:rPr>
      </w:pPr>
      <w:r w:rsidRPr="00456480">
        <w:rPr>
          <w:rFonts w:ascii="Helvetica Neue" w:hAnsi="Helvetica Neue"/>
          <w:color w:val="333333"/>
          <w:shd w:val="clear" w:color="auto" w:fill="FFFFFF"/>
        </w:rPr>
        <w:t>If we are storing data regarding the equipment used for an experiment we could possibly have the ability to customize output file formats for the type of equipment. This could also apply to parsing the results files from different machine types.</w:t>
      </w:r>
    </w:p>
    <w:p w14:paraId="3119CC53" w14:textId="77777777" w:rsidR="00B31CA3" w:rsidRDefault="00B31CA3" w:rsidP="00456480">
      <w:pPr>
        <w:pStyle w:val="BodyText"/>
        <w:ind w:left="0"/>
      </w:pPr>
    </w:p>
    <w:p w14:paraId="45C05CA0" w14:textId="214F13D1" w:rsidR="00B31CA3" w:rsidRDefault="00B31CA3" w:rsidP="00B31CA3">
      <w:pPr>
        <w:pStyle w:val="Heading3"/>
      </w:pPr>
      <w:bookmarkStart w:id="87" w:name="_Toc287000909"/>
      <w:r>
        <w:t xml:space="preserve">Open Issues / Questions </w:t>
      </w:r>
      <w:r w:rsidR="00456480">
        <w:t>Special Features</w:t>
      </w:r>
      <w:bookmarkEnd w:id="87"/>
    </w:p>
    <w:p w14:paraId="7FAE431C" w14:textId="77777777" w:rsidR="00B31CA3" w:rsidRDefault="00B31CA3" w:rsidP="00B31CA3">
      <w:pPr>
        <w:pStyle w:val="BodyText"/>
      </w:pPr>
    </w:p>
    <w:tbl>
      <w:tblPr>
        <w:tblW w:w="9000" w:type="dxa"/>
        <w:tblInd w:w="828" w:type="dxa"/>
        <w:tblBorders>
          <w:top w:val="single" w:sz="12" w:space="0" w:color="000000"/>
          <w:left w:val="nil"/>
          <w:bottom w:val="single" w:sz="12" w:space="0" w:color="000000"/>
          <w:right w:val="nil"/>
          <w:insideH w:val="nil"/>
          <w:insideV w:val="nil"/>
        </w:tblBorders>
        <w:tblLayout w:type="fixed"/>
        <w:tblLook w:val="00A0" w:firstRow="1" w:lastRow="0" w:firstColumn="1" w:lastColumn="0" w:noHBand="0" w:noVBand="0"/>
      </w:tblPr>
      <w:tblGrid>
        <w:gridCol w:w="450"/>
        <w:gridCol w:w="3510"/>
        <w:gridCol w:w="5040"/>
      </w:tblGrid>
      <w:tr w:rsidR="00B31CA3" w14:paraId="32163DD9" w14:textId="77777777" w:rsidTr="00B31CA3">
        <w:trPr>
          <w:cantSplit/>
          <w:tblHeader/>
        </w:trPr>
        <w:tc>
          <w:tcPr>
            <w:tcW w:w="450" w:type="dxa"/>
            <w:tcBorders>
              <w:top w:val="single" w:sz="18" w:space="0" w:color="000000"/>
              <w:left w:val="single" w:sz="12" w:space="0" w:color="000000"/>
              <w:bottom w:val="double" w:sz="12" w:space="0" w:color="auto"/>
              <w:right w:val="single" w:sz="8" w:space="0" w:color="808080"/>
            </w:tcBorders>
            <w:shd w:val="clear" w:color="auto" w:fill="F3F3F3"/>
            <w:vAlign w:val="bottom"/>
          </w:tcPr>
          <w:p w14:paraId="5B5172F8" w14:textId="77777777" w:rsidR="00B31CA3" w:rsidRDefault="00B31CA3" w:rsidP="00B31CA3">
            <w:pPr>
              <w:pStyle w:val="TableTitle"/>
            </w:pPr>
            <w:r>
              <w:rPr>
                <w:noProof w:val="0"/>
              </w:rPr>
              <w:t>#</w:t>
            </w:r>
            <w:r>
              <w:t xml:space="preserve"> </w:t>
            </w:r>
          </w:p>
        </w:tc>
        <w:tc>
          <w:tcPr>
            <w:tcW w:w="351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5EB48037" w14:textId="77777777" w:rsidR="00B31CA3" w:rsidRDefault="00B31CA3" w:rsidP="00B31CA3">
            <w:pPr>
              <w:pStyle w:val="TableTitle"/>
            </w:pPr>
            <w:r>
              <w:t>Description</w:t>
            </w:r>
          </w:p>
        </w:tc>
        <w:tc>
          <w:tcPr>
            <w:tcW w:w="5040" w:type="dxa"/>
            <w:tcBorders>
              <w:top w:val="single" w:sz="18" w:space="0" w:color="000000"/>
              <w:left w:val="single" w:sz="8" w:space="0" w:color="808080"/>
              <w:bottom w:val="double" w:sz="12" w:space="0" w:color="auto"/>
              <w:right w:val="single" w:sz="8" w:space="0" w:color="808080"/>
            </w:tcBorders>
            <w:shd w:val="clear" w:color="auto" w:fill="F3F3F3"/>
            <w:vAlign w:val="bottom"/>
          </w:tcPr>
          <w:p w14:paraId="4DA79BF1" w14:textId="77777777" w:rsidR="00B31CA3" w:rsidRDefault="00B31CA3" w:rsidP="00B31CA3">
            <w:pPr>
              <w:pStyle w:val="TableTitle"/>
            </w:pPr>
            <w:r>
              <w:t>NOtes</w:t>
            </w:r>
          </w:p>
        </w:tc>
      </w:tr>
      <w:tr w:rsidR="00B31CA3" w14:paraId="16208411" w14:textId="77777777" w:rsidTr="00B31CA3">
        <w:trPr>
          <w:cantSplit/>
        </w:trPr>
        <w:tc>
          <w:tcPr>
            <w:tcW w:w="450" w:type="dxa"/>
            <w:tcBorders>
              <w:top w:val="single" w:sz="8" w:space="0" w:color="808080"/>
              <w:left w:val="single" w:sz="12" w:space="0" w:color="000000"/>
              <w:bottom w:val="single" w:sz="8" w:space="0" w:color="808080"/>
              <w:right w:val="single" w:sz="8" w:space="0" w:color="808080"/>
            </w:tcBorders>
          </w:tcPr>
          <w:p w14:paraId="1A4F8ABF" w14:textId="77777777" w:rsidR="00B31CA3" w:rsidRDefault="00B31CA3" w:rsidP="00B31CA3">
            <w:pPr>
              <w:pStyle w:val="TableText"/>
              <w:rPr>
                <w:sz w:val="18"/>
              </w:rPr>
            </w:pPr>
            <w:r>
              <w:rPr>
                <w:sz w:val="18"/>
              </w:rPr>
              <w:t>1</w:t>
            </w:r>
          </w:p>
        </w:tc>
        <w:tc>
          <w:tcPr>
            <w:tcW w:w="3510" w:type="dxa"/>
            <w:tcBorders>
              <w:top w:val="single" w:sz="8" w:space="0" w:color="808080"/>
              <w:left w:val="single" w:sz="8" w:space="0" w:color="808080"/>
              <w:bottom w:val="single" w:sz="8" w:space="0" w:color="808080"/>
              <w:right w:val="single" w:sz="8" w:space="0" w:color="808080"/>
            </w:tcBorders>
          </w:tcPr>
          <w:p w14:paraId="788A7DDA" w14:textId="730D5BEB" w:rsidR="00B31CA3" w:rsidRDefault="003E0237" w:rsidP="00B31CA3">
            <w:pPr>
              <w:pStyle w:val="TableText"/>
            </w:pPr>
            <w:r>
              <w:t xml:space="preserve">For the data analysis portion of this </w:t>
            </w:r>
            <w:r w:rsidR="00490D1B">
              <w:t>they are represented as scatter plots</w:t>
            </w:r>
            <w:r w:rsidR="00BE270D">
              <w:t xml:space="preserve">. What should the x and the </w:t>
            </w:r>
            <w:proofErr w:type="gramStart"/>
            <w:r w:rsidR="00BE270D">
              <w:t>y axis</w:t>
            </w:r>
            <w:proofErr w:type="gramEnd"/>
            <w:r w:rsidR="00BE270D">
              <w:t xml:space="preserve"> of the scatter plot be?</w:t>
            </w:r>
          </w:p>
          <w:p w14:paraId="740B046F" w14:textId="77777777" w:rsidR="00B31CA3" w:rsidRDefault="00B31CA3" w:rsidP="00B31CA3">
            <w:pPr>
              <w:pStyle w:val="TableText"/>
            </w:pPr>
          </w:p>
        </w:tc>
        <w:tc>
          <w:tcPr>
            <w:tcW w:w="5040" w:type="dxa"/>
            <w:tcBorders>
              <w:top w:val="single" w:sz="8" w:space="0" w:color="808080"/>
              <w:left w:val="single" w:sz="8" w:space="0" w:color="808080"/>
              <w:bottom w:val="single" w:sz="8" w:space="0" w:color="808080"/>
              <w:right w:val="single" w:sz="8" w:space="0" w:color="808080"/>
            </w:tcBorders>
          </w:tcPr>
          <w:p w14:paraId="65B61A6C" w14:textId="77777777" w:rsidR="00B31CA3" w:rsidRDefault="00B31CA3" w:rsidP="00B31CA3">
            <w:pPr>
              <w:pStyle w:val="TableText"/>
            </w:pPr>
          </w:p>
        </w:tc>
      </w:tr>
      <w:tr w:rsidR="00B31CA3" w14:paraId="0BEFA043" w14:textId="77777777" w:rsidTr="00B31CA3">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78774A0D" w14:textId="77777777" w:rsidR="00B31CA3" w:rsidRDefault="00B31CA3" w:rsidP="00B31CA3">
            <w:pPr>
              <w:pStyle w:val="TableText"/>
              <w:rPr>
                <w:sz w:val="18"/>
              </w:rPr>
            </w:pPr>
            <w:r>
              <w:rPr>
                <w:sz w:val="18"/>
              </w:rPr>
              <w:t>2</w:t>
            </w:r>
          </w:p>
        </w:tc>
        <w:tc>
          <w:tcPr>
            <w:tcW w:w="3510" w:type="dxa"/>
            <w:tcBorders>
              <w:top w:val="single" w:sz="8" w:space="0" w:color="808080"/>
              <w:left w:val="single" w:sz="8" w:space="0" w:color="808080"/>
              <w:bottom w:val="single" w:sz="8" w:space="0" w:color="808080"/>
              <w:right w:val="single" w:sz="8" w:space="0" w:color="808080"/>
            </w:tcBorders>
          </w:tcPr>
          <w:p w14:paraId="1360D8AD" w14:textId="5B508250" w:rsidR="00B31CA3" w:rsidRDefault="00BE270D" w:rsidP="00BE270D">
            <w:pPr>
              <w:pStyle w:val="TableText"/>
            </w:pPr>
            <w:r>
              <w:t xml:space="preserve">For the data analysis portion how should the result be </w:t>
            </w:r>
            <w:proofErr w:type="gramStart"/>
            <w:r>
              <w:t>filtered.</w:t>
            </w:r>
            <w:proofErr w:type="gramEnd"/>
            <w:r>
              <w:t xml:space="preserve"> Would people want to look at a specific compound across an entire experiment? Only look at a single plate at a time? Review all plates in an experiment?</w:t>
            </w:r>
          </w:p>
        </w:tc>
        <w:tc>
          <w:tcPr>
            <w:tcW w:w="5040" w:type="dxa"/>
            <w:tcBorders>
              <w:top w:val="single" w:sz="8" w:space="0" w:color="808080"/>
              <w:left w:val="single" w:sz="8" w:space="0" w:color="808080"/>
              <w:bottom w:val="single" w:sz="8" w:space="0" w:color="808080"/>
              <w:right w:val="single" w:sz="8" w:space="0" w:color="808080"/>
            </w:tcBorders>
          </w:tcPr>
          <w:p w14:paraId="05651362" w14:textId="77777777" w:rsidR="00B31CA3" w:rsidRDefault="00B31CA3" w:rsidP="00B31CA3">
            <w:pPr>
              <w:pStyle w:val="TableText"/>
            </w:pPr>
          </w:p>
          <w:p w14:paraId="11A5425D" w14:textId="77777777" w:rsidR="00B31CA3" w:rsidRDefault="00B31CA3" w:rsidP="00B31CA3">
            <w:pPr>
              <w:pStyle w:val="TableText"/>
            </w:pPr>
          </w:p>
        </w:tc>
      </w:tr>
      <w:tr w:rsidR="00B31CA3" w14:paraId="1BA78C76" w14:textId="77777777" w:rsidTr="00B31CA3">
        <w:trPr>
          <w:cantSplit/>
          <w:trHeight w:val="700"/>
        </w:trPr>
        <w:tc>
          <w:tcPr>
            <w:tcW w:w="450" w:type="dxa"/>
            <w:tcBorders>
              <w:top w:val="single" w:sz="8" w:space="0" w:color="808080"/>
              <w:left w:val="single" w:sz="12" w:space="0" w:color="000000"/>
              <w:bottom w:val="single" w:sz="8" w:space="0" w:color="808080"/>
              <w:right w:val="single" w:sz="8" w:space="0" w:color="808080"/>
            </w:tcBorders>
          </w:tcPr>
          <w:p w14:paraId="02E3DFD8" w14:textId="77777777" w:rsidR="00B31CA3" w:rsidRDefault="00B31CA3" w:rsidP="00B31CA3">
            <w:pPr>
              <w:pStyle w:val="TableText"/>
              <w:rPr>
                <w:sz w:val="18"/>
              </w:rPr>
            </w:pPr>
            <w:r>
              <w:rPr>
                <w:sz w:val="18"/>
              </w:rPr>
              <w:t>3</w:t>
            </w:r>
          </w:p>
        </w:tc>
        <w:tc>
          <w:tcPr>
            <w:tcW w:w="3510" w:type="dxa"/>
            <w:tcBorders>
              <w:top w:val="single" w:sz="8" w:space="0" w:color="808080"/>
              <w:left w:val="single" w:sz="8" w:space="0" w:color="808080"/>
              <w:bottom w:val="single" w:sz="8" w:space="0" w:color="808080"/>
              <w:right w:val="single" w:sz="8" w:space="0" w:color="808080"/>
            </w:tcBorders>
          </w:tcPr>
          <w:p w14:paraId="7B0F091A" w14:textId="77777777" w:rsidR="00B31CA3" w:rsidRDefault="00B31CA3" w:rsidP="00B31CA3">
            <w:pPr>
              <w:pStyle w:val="TableText"/>
            </w:pPr>
          </w:p>
        </w:tc>
        <w:tc>
          <w:tcPr>
            <w:tcW w:w="5040" w:type="dxa"/>
            <w:tcBorders>
              <w:top w:val="single" w:sz="8" w:space="0" w:color="808080"/>
              <w:left w:val="single" w:sz="8" w:space="0" w:color="808080"/>
              <w:bottom w:val="single" w:sz="8" w:space="0" w:color="808080"/>
              <w:right w:val="single" w:sz="8" w:space="0" w:color="808080"/>
            </w:tcBorders>
          </w:tcPr>
          <w:p w14:paraId="0ADD2E06" w14:textId="77777777" w:rsidR="00B31CA3" w:rsidRDefault="00B31CA3" w:rsidP="00B31CA3">
            <w:pPr>
              <w:pStyle w:val="TableText"/>
            </w:pPr>
          </w:p>
          <w:p w14:paraId="623B653C" w14:textId="77777777" w:rsidR="00B31CA3" w:rsidRDefault="00B31CA3" w:rsidP="00B31CA3">
            <w:pPr>
              <w:pStyle w:val="TableText"/>
            </w:pPr>
          </w:p>
        </w:tc>
      </w:tr>
    </w:tbl>
    <w:p w14:paraId="398B0F24" w14:textId="77777777" w:rsidR="00B31CA3" w:rsidRDefault="00B31CA3" w:rsidP="00B95DD4">
      <w:pPr>
        <w:pStyle w:val="BodyText"/>
      </w:pPr>
    </w:p>
    <w:p w14:paraId="5F2434DF" w14:textId="77777777" w:rsidR="00B31CA3" w:rsidRPr="00B95DD4" w:rsidRDefault="00B31CA3" w:rsidP="00B95DD4">
      <w:pPr>
        <w:pStyle w:val="BodyText"/>
      </w:pPr>
    </w:p>
    <w:p w14:paraId="19300C45" w14:textId="0A096E03" w:rsidR="00C4101E" w:rsidRDefault="00100E6F" w:rsidP="00100E6F">
      <w:pPr>
        <w:pStyle w:val="Heading1"/>
      </w:pPr>
      <w:bookmarkStart w:id="88" w:name="_Toc287000910"/>
      <w:bookmarkEnd w:id="58"/>
      <w:r>
        <w:lastRenderedPageBreak/>
        <w:t>High Level Design</w:t>
      </w:r>
      <w:bookmarkEnd w:id="88"/>
    </w:p>
    <w:p w14:paraId="26CE2EDA" w14:textId="77777777" w:rsidR="00100E6F" w:rsidRDefault="00100E6F" w:rsidP="006A0CE1">
      <w:pPr>
        <w:pStyle w:val="BodyText"/>
        <w:ind w:left="0"/>
      </w:pPr>
    </w:p>
    <w:p w14:paraId="606FD56E" w14:textId="13274F2B" w:rsidR="006B4D58" w:rsidRDefault="0005642B" w:rsidP="006A0CE1">
      <w:pPr>
        <w:pStyle w:val="Heading2"/>
      </w:pPr>
      <w:bookmarkStart w:id="89" w:name="_Toc287000911"/>
      <w:r>
        <w:t>Architecture</w:t>
      </w:r>
      <w:bookmarkEnd w:id="89"/>
    </w:p>
    <w:p w14:paraId="3D5BD97E" w14:textId="0E18F036" w:rsidR="006B4D58" w:rsidRDefault="006B4D58" w:rsidP="006B4D58">
      <w:pPr>
        <w:pStyle w:val="Heading3"/>
      </w:pPr>
      <w:bookmarkStart w:id="90" w:name="_Toc287000912"/>
      <w:r>
        <w:t>Introduction</w:t>
      </w:r>
      <w:bookmarkEnd w:id="90"/>
    </w:p>
    <w:p w14:paraId="5DD6F026" w14:textId="77777777" w:rsidR="006B4D58" w:rsidRDefault="006B4D58" w:rsidP="006B4D58">
      <w:pPr>
        <w:rPr>
          <w:rFonts w:ascii="Helvetica Neue" w:hAnsi="Helvetica Neue"/>
          <w:color w:val="333333"/>
          <w:shd w:val="clear" w:color="auto" w:fill="FFFFFF"/>
        </w:rPr>
      </w:pPr>
      <w:r w:rsidRPr="006B4D58">
        <w:rPr>
          <w:rFonts w:ascii="Helvetica Neue" w:hAnsi="Helvetica Neue"/>
          <w:color w:val="333333"/>
          <w:shd w:val="clear" w:color="auto" w:fill="FFFFFF"/>
        </w:rPr>
        <w:t>Our overall vision is to create a web application that can assist scientists with managing the data associated with their experiments. We have decided to develop our project as a Java web application. A web application will easily allow multiple users to access our program from whatever internet-capable device they have available, such a workstation or a mobile device. Our team has significant experience in the Java development environment, so choosing a Java-based framework was considered the most efficient choice.</w:t>
      </w:r>
    </w:p>
    <w:p w14:paraId="21285B94" w14:textId="77777777" w:rsidR="006B4D58" w:rsidRDefault="006B4D58" w:rsidP="006B4D58">
      <w:pPr>
        <w:rPr>
          <w:rFonts w:ascii="Helvetica Neue" w:hAnsi="Helvetica Neue"/>
          <w:color w:val="333333"/>
          <w:shd w:val="clear" w:color="auto" w:fill="FFFFFF"/>
        </w:rPr>
      </w:pPr>
    </w:p>
    <w:p w14:paraId="244DF830" w14:textId="03EFF7E0" w:rsidR="006B4D58" w:rsidRDefault="006B4D58" w:rsidP="006B4D58">
      <w:pPr>
        <w:pStyle w:val="Heading3"/>
        <w:numPr>
          <w:ilvl w:val="0"/>
          <w:numId w:val="0"/>
        </w:numPr>
        <w:ind w:left="720" w:hanging="720"/>
      </w:pPr>
      <w:r>
        <w:rPr>
          <w:noProof/>
        </w:rPr>
        <w:drawing>
          <wp:inline distT="0" distB="0" distL="0" distR="0" wp14:anchorId="3816924E" wp14:editId="1AB55A17">
            <wp:extent cx="4040717" cy="3316606"/>
            <wp:effectExtent l="0" t="0" r="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png"/>
                    <pic:cNvPicPr/>
                  </pic:nvPicPr>
                  <pic:blipFill>
                    <a:blip r:embed="rId36">
                      <a:extLst>
                        <a:ext uri="{28A0092B-C50C-407E-A947-70E740481C1C}">
                          <a14:useLocalDpi xmlns:a14="http://schemas.microsoft.com/office/drawing/2010/main" val="0"/>
                        </a:ext>
                      </a:extLst>
                    </a:blip>
                    <a:stretch>
                      <a:fillRect/>
                    </a:stretch>
                  </pic:blipFill>
                  <pic:spPr>
                    <a:xfrm>
                      <a:off x="0" y="0"/>
                      <a:ext cx="4042031" cy="3317685"/>
                    </a:xfrm>
                    <a:prstGeom prst="rect">
                      <a:avLst/>
                    </a:prstGeom>
                  </pic:spPr>
                </pic:pic>
              </a:graphicData>
            </a:graphic>
          </wp:inline>
        </w:drawing>
      </w:r>
    </w:p>
    <w:p w14:paraId="1B77B833" w14:textId="35FDEC93" w:rsidR="006A0CE1" w:rsidRPr="006A0CE1" w:rsidRDefault="006A0CE1" w:rsidP="006A0CE1">
      <w:pPr>
        <w:rPr>
          <w:rFonts w:ascii="Arial" w:hAnsi="Arial" w:cs="Arial"/>
          <w:b/>
          <w:bCs/>
          <w:sz w:val="26"/>
          <w:szCs w:val="26"/>
        </w:rPr>
      </w:pPr>
      <w:r w:rsidRPr="006A0CE1">
        <w:rPr>
          <w:rFonts w:ascii="Helvetica Neue" w:hAnsi="Helvetica Neue"/>
          <w:color w:val="333333"/>
          <w:shd w:val="clear" w:color="auto" w:fill="FFFFFF"/>
        </w:rPr>
        <w:t xml:space="preserve">As a standard web app, we expect to see a Model, View, and Controller. This pattern is represented in the diagram where the model is the database that stores all of the data for the plates and the associated experiments. The controller part is the REST web services that provide all of the operations necessary to create and modify experiment data. Finally, the presentation layer is implemented in a HTML and </w:t>
      </w:r>
      <w:proofErr w:type="spellStart"/>
      <w:r w:rsidRPr="006A0CE1">
        <w:rPr>
          <w:rFonts w:ascii="Helvetica Neue" w:hAnsi="Helvetica Neue"/>
          <w:color w:val="333333"/>
          <w:shd w:val="clear" w:color="auto" w:fill="FFFFFF"/>
        </w:rPr>
        <w:t>Javascript</w:t>
      </w:r>
      <w:proofErr w:type="spellEnd"/>
      <w:r w:rsidRPr="006A0CE1">
        <w:rPr>
          <w:rFonts w:ascii="Helvetica Neue" w:hAnsi="Helvetica Neue"/>
          <w:color w:val="333333"/>
          <w:shd w:val="clear" w:color="auto" w:fill="FFFFFF"/>
        </w:rPr>
        <w:t xml:space="preserve"> and interacts with the controllers though standard AJAX/HTTP calls.</w:t>
      </w:r>
    </w:p>
    <w:p w14:paraId="5AE22B6E" w14:textId="3A4DEBEA" w:rsidR="006A0CE1" w:rsidRDefault="006A0CE1">
      <w:pPr>
        <w:rPr>
          <w:rFonts w:ascii="Helvetica Neue" w:hAnsi="Helvetica Neue"/>
          <w:color w:val="333333"/>
          <w:shd w:val="clear" w:color="auto" w:fill="FFFFFF"/>
        </w:rPr>
      </w:pPr>
      <w:r>
        <w:rPr>
          <w:rFonts w:ascii="Helvetica Neue" w:hAnsi="Helvetica Neue"/>
          <w:color w:val="333333"/>
          <w:shd w:val="clear" w:color="auto" w:fill="FFFFFF"/>
        </w:rPr>
        <w:br w:type="page"/>
      </w:r>
    </w:p>
    <w:p w14:paraId="5A603564" w14:textId="77777777" w:rsidR="006A0CE1" w:rsidRDefault="006A0CE1" w:rsidP="006A0CE1">
      <w:pPr>
        <w:rPr>
          <w:rFonts w:ascii="Helvetica Neue" w:hAnsi="Helvetica Neue"/>
          <w:color w:val="333333"/>
          <w:shd w:val="clear" w:color="auto" w:fill="FFFFFF"/>
        </w:rPr>
      </w:pPr>
    </w:p>
    <w:p w14:paraId="3DD4BF54" w14:textId="04E37394" w:rsidR="006A0CE1" w:rsidRDefault="006A0CE1" w:rsidP="006A0CE1">
      <w:pPr>
        <w:pStyle w:val="Heading3"/>
      </w:pPr>
      <w:bookmarkStart w:id="91" w:name="_Toc287000913"/>
      <w:r>
        <w:t>Model</w:t>
      </w:r>
      <w:bookmarkEnd w:id="91"/>
    </w:p>
    <w:p w14:paraId="6EA50603" w14:textId="77777777" w:rsidR="006A0CE1" w:rsidRPr="006A0CE1" w:rsidRDefault="006A0CE1" w:rsidP="006A0CE1">
      <w:pPr>
        <w:shd w:val="clear" w:color="auto" w:fill="FFFFFF"/>
        <w:spacing w:after="240" w:line="256" w:lineRule="atLeast"/>
        <w:rPr>
          <w:rFonts w:ascii="Helvetica Neue" w:hAnsi="Helvetica Neue"/>
          <w:color w:val="333333"/>
        </w:rPr>
      </w:pPr>
      <w:r w:rsidRPr="006A0CE1">
        <w:rPr>
          <w:rFonts w:ascii="Helvetica Neue" w:hAnsi="Helvetica Neue"/>
          <w:color w:val="333333"/>
        </w:rPr>
        <w:t>The data components in the application are modeled as plain Java Beans. The beans are named using domain in accordance with domain specific terms in order to better associate the data models with real world tasks needed to be done by the domain experts.</w:t>
      </w:r>
    </w:p>
    <w:p w14:paraId="4BE482B9" w14:textId="77777777" w:rsidR="006A0CE1" w:rsidRDefault="006A0CE1" w:rsidP="006A0CE1">
      <w:pPr>
        <w:shd w:val="clear" w:color="auto" w:fill="FFFFFF"/>
        <w:spacing w:after="240" w:line="256" w:lineRule="atLeast"/>
        <w:rPr>
          <w:rFonts w:ascii="Helvetica Neue" w:hAnsi="Helvetica Neue"/>
          <w:color w:val="333333"/>
        </w:rPr>
      </w:pPr>
      <w:r w:rsidRPr="006A0CE1">
        <w:rPr>
          <w:rFonts w:ascii="Helvetica Neue" w:hAnsi="Helvetica Neue"/>
          <w:color w:val="333333"/>
        </w:rPr>
        <w:t>The domain model uses the standard JPA annotations in order to be able to create a declarative persistence layer for the application. While this persistence layer is primarily focused on a relational database implementation, it's not strictly required. It's conceivable for the customer to swap the persistence layer out at a future point in favor of another implementation without having to undertake a complete rewrite. This is the declarative nature of the persistence model. At best, it is loosely coupled to a relational database.</w:t>
      </w:r>
    </w:p>
    <w:p w14:paraId="37ED1ED0" w14:textId="77777777" w:rsidR="006A0CE1" w:rsidRDefault="006A0CE1" w:rsidP="006A0CE1">
      <w:pPr>
        <w:shd w:val="clear" w:color="auto" w:fill="FFFFFF"/>
        <w:spacing w:after="240" w:line="256" w:lineRule="atLeast"/>
        <w:rPr>
          <w:rFonts w:ascii="Helvetica Neue" w:hAnsi="Helvetica Neue"/>
          <w:color w:val="333333"/>
        </w:rPr>
      </w:pPr>
    </w:p>
    <w:p w14:paraId="080DA222" w14:textId="54FDDA07" w:rsidR="006A0CE1" w:rsidRDefault="006A0CE1" w:rsidP="006A0CE1">
      <w:pPr>
        <w:pStyle w:val="Heading3"/>
      </w:pPr>
      <w:bookmarkStart w:id="92" w:name="_Toc287000914"/>
      <w:r>
        <w:t>Controller</w:t>
      </w:r>
      <w:bookmarkEnd w:id="92"/>
    </w:p>
    <w:p w14:paraId="2E75C9F9" w14:textId="77777777" w:rsidR="006A0CE1" w:rsidRPr="006A0CE1" w:rsidRDefault="006A0CE1" w:rsidP="006A0CE1">
      <w:pPr>
        <w:shd w:val="clear" w:color="auto" w:fill="FFFFFF"/>
        <w:spacing w:after="240" w:line="256" w:lineRule="atLeast"/>
        <w:rPr>
          <w:rFonts w:ascii="Helvetica Neue" w:hAnsi="Helvetica Neue"/>
          <w:color w:val="333333"/>
        </w:rPr>
      </w:pPr>
      <w:r w:rsidRPr="006A0CE1">
        <w:rPr>
          <w:rFonts w:ascii="Helvetica Neue" w:hAnsi="Helvetica Neue"/>
          <w:color w:val="333333"/>
        </w:rPr>
        <w:t xml:space="preserve">The controller portion of the application is implemented via REST services. The service classes are implemented using the JAXRS standard specification. As such, they will run in any JAXRS compliant container. Furthermore, </w:t>
      </w:r>
      <w:proofErr w:type="gramStart"/>
      <w:r w:rsidRPr="006A0CE1">
        <w:rPr>
          <w:rFonts w:ascii="Helvetica Neue" w:hAnsi="Helvetica Neue"/>
          <w:color w:val="333333"/>
        </w:rPr>
        <w:t>the services can be exercised by any REST client capable of producing the documented JSON and sending it to the documented URI's</w:t>
      </w:r>
      <w:proofErr w:type="gramEnd"/>
      <w:r w:rsidRPr="006A0CE1">
        <w:rPr>
          <w:rFonts w:ascii="Helvetica Neue" w:hAnsi="Helvetica Neue"/>
          <w:color w:val="333333"/>
        </w:rPr>
        <w:t>.</w:t>
      </w:r>
    </w:p>
    <w:p w14:paraId="5704249F" w14:textId="1EC3D11B" w:rsidR="006A0CE1" w:rsidRPr="006A0CE1" w:rsidRDefault="006A0CE1" w:rsidP="006A0CE1">
      <w:pPr>
        <w:shd w:val="clear" w:color="auto" w:fill="FFFFFF"/>
        <w:spacing w:after="240" w:line="256" w:lineRule="atLeast"/>
        <w:rPr>
          <w:rFonts w:ascii="Helvetica Neue" w:hAnsi="Helvetica Neue"/>
          <w:color w:val="333333"/>
        </w:rPr>
      </w:pPr>
      <w:r w:rsidRPr="006A0CE1">
        <w:rPr>
          <w:rFonts w:ascii="Helvetica Neue" w:hAnsi="Helvetica Neue"/>
          <w:color w:val="333333"/>
        </w:rPr>
        <w:t>One added benefit of using the standard JAXRS annotations is that we can leverage the capabilities provided by one popular implementation (Apache CXF) in order to provide strongly typed client API's in order to assist with future integrations. Obviously future integrators are free to choose any library that suits their needs, but if they happen to choose Apache CXF or a similarly compatible library, then they can use our interfaces directly in order to generate dynamic proxies to invoke our services.</w:t>
      </w:r>
    </w:p>
    <w:p w14:paraId="589A9501" w14:textId="452AAC3E" w:rsidR="006A0CE1" w:rsidRDefault="006A0CE1" w:rsidP="006A0CE1">
      <w:pPr>
        <w:pStyle w:val="Heading3"/>
      </w:pPr>
      <w:bookmarkStart w:id="93" w:name="_Toc287000915"/>
      <w:r>
        <w:t>View</w:t>
      </w:r>
      <w:bookmarkEnd w:id="93"/>
    </w:p>
    <w:p w14:paraId="2FFFEC01" w14:textId="77777777" w:rsidR="006A0CE1" w:rsidRDefault="006A0CE1" w:rsidP="006A0CE1">
      <w:pPr>
        <w:rPr>
          <w:rFonts w:ascii="Helvetica Neue" w:hAnsi="Helvetica Neue"/>
          <w:color w:val="333333"/>
          <w:shd w:val="clear" w:color="auto" w:fill="FFFFFF"/>
        </w:rPr>
      </w:pPr>
      <w:r w:rsidRPr="006A0CE1">
        <w:rPr>
          <w:rFonts w:ascii="Helvetica Neue" w:hAnsi="Helvetica Neue"/>
          <w:color w:val="333333"/>
          <w:shd w:val="clear" w:color="auto" w:fill="FFFFFF"/>
        </w:rPr>
        <w:t>The view component of the application is an application based on Angular JS. This framework is an open source HTML 5 framework from Google. The application will have knowledge of the set of permissions in the application and render the UI accordingly. It will exercise the service components and allow the user to interact with the plates and experiment results. All of the interactions from the client to the server will be accomplished through the standard REST service interfaces.</w:t>
      </w:r>
    </w:p>
    <w:p w14:paraId="1877C0C3" w14:textId="77777777" w:rsidR="006A0CE1" w:rsidRPr="006A0CE1" w:rsidRDefault="006A0CE1" w:rsidP="006A0CE1">
      <w:pPr>
        <w:pStyle w:val="BodyText"/>
        <w:ind w:left="0"/>
      </w:pPr>
    </w:p>
    <w:p w14:paraId="07B38C45" w14:textId="0C503902" w:rsidR="006B4D58" w:rsidRDefault="006A0CE1" w:rsidP="006A0CE1">
      <w:pPr>
        <w:pStyle w:val="Heading3"/>
      </w:pPr>
      <w:bookmarkStart w:id="94" w:name="_Toc287000916"/>
      <w:r>
        <w:t>Components</w:t>
      </w:r>
      <w:bookmarkEnd w:id="94"/>
    </w:p>
    <w:p w14:paraId="5AE3B409" w14:textId="77777777" w:rsidR="006A0CE1" w:rsidRDefault="006A0CE1" w:rsidP="006A0CE1">
      <w:pPr>
        <w:rPr>
          <w:rFonts w:ascii="Helvetica Neue" w:hAnsi="Helvetica Neue"/>
          <w:color w:val="333333"/>
          <w:shd w:val="clear" w:color="auto" w:fill="FFFFFF"/>
        </w:rPr>
      </w:pPr>
      <w:r w:rsidRPr="006A0CE1">
        <w:rPr>
          <w:rFonts w:ascii="Helvetica Neue" w:hAnsi="Helvetica Neue"/>
          <w:color w:val="333333"/>
          <w:shd w:val="clear" w:color="auto" w:fill="FFFFFF"/>
        </w:rPr>
        <w:t xml:space="preserve">Both the front-end and back-end are design by contract. The REST services provide sufficient annotations and documentations to enable the implementations of a full application. The front-end will extract each of its service calls to a </w:t>
      </w:r>
      <w:proofErr w:type="gramStart"/>
      <w:r w:rsidRPr="006A0CE1">
        <w:rPr>
          <w:rFonts w:ascii="Helvetica Neue" w:hAnsi="Helvetica Neue"/>
          <w:color w:val="333333"/>
          <w:shd w:val="clear" w:color="auto" w:fill="FFFFFF"/>
        </w:rPr>
        <w:t>well defined</w:t>
      </w:r>
      <w:proofErr w:type="gramEnd"/>
      <w:r w:rsidRPr="006A0CE1">
        <w:rPr>
          <w:rFonts w:ascii="Helvetica Neue" w:hAnsi="Helvetica Neue"/>
          <w:color w:val="333333"/>
          <w:shd w:val="clear" w:color="auto" w:fill="FFFFFF"/>
        </w:rPr>
        <w:t xml:space="preserve"> service interface that could be swapped for a different implementation.</w:t>
      </w:r>
    </w:p>
    <w:p w14:paraId="6C7E9A67" w14:textId="77777777" w:rsidR="006A0CE1" w:rsidRDefault="006A0CE1" w:rsidP="006A0CE1">
      <w:pPr>
        <w:rPr>
          <w:rFonts w:ascii="Helvetica Neue" w:hAnsi="Helvetica Neue"/>
          <w:color w:val="333333"/>
          <w:shd w:val="clear" w:color="auto" w:fill="FFFFFF"/>
        </w:rPr>
      </w:pPr>
    </w:p>
    <w:p w14:paraId="4FF65927" w14:textId="47EB97CF" w:rsidR="006A0CE1" w:rsidRDefault="006A0CE1" w:rsidP="006A0CE1">
      <w:pPr>
        <w:pStyle w:val="Heading3"/>
      </w:pPr>
      <w:bookmarkStart w:id="95" w:name="_Toc287000917"/>
      <w:r>
        <w:lastRenderedPageBreak/>
        <w:t>Database</w:t>
      </w:r>
      <w:bookmarkEnd w:id="95"/>
    </w:p>
    <w:p w14:paraId="38C71133" w14:textId="77777777" w:rsidR="006A0CE1" w:rsidRDefault="006A0CE1" w:rsidP="006A0CE1">
      <w:pPr>
        <w:pStyle w:val="BodyText"/>
      </w:pPr>
    </w:p>
    <w:p w14:paraId="7C63597D" w14:textId="77777777" w:rsidR="006A0CE1" w:rsidRPr="006A0CE1" w:rsidRDefault="006A0CE1" w:rsidP="006A0CE1">
      <w:pPr>
        <w:shd w:val="clear" w:color="auto" w:fill="FFFFFF"/>
        <w:spacing w:after="240" w:line="256" w:lineRule="atLeast"/>
        <w:rPr>
          <w:rFonts w:ascii="Helvetica Neue" w:hAnsi="Helvetica Neue"/>
          <w:color w:val="333333"/>
        </w:rPr>
      </w:pPr>
      <w:r w:rsidRPr="006A0CE1">
        <w:rPr>
          <w:rFonts w:ascii="Helvetica Neue" w:hAnsi="Helvetica Neue"/>
          <w:color w:val="333333"/>
        </w:rPr>
        <w:t xml:space="preserve">The default database vendor is the H2 project. This is a SQL 92 compliant database that has wide support across major libraries like Hibernate and the Java Persistence Architecture. The key thing to consider with a database vendor is whether you're locked into the database vendor through some vendor specific API. Specifically, is there some touch point with the vendor where the host application is interacting with the DB host in an interface that is not part of a standard interface like JDBC or </w:t>
      </w:r>
      <w:proofErr w:type="gramStart"/>
      <w:r w:rsidRPr="006A0CE1">
        <w:rPr>
          <w:rFonts w:ascii="Helvetica Neue" w:hAnsi="Helvetica Neue"/>
          <w:color w:val="333333"/>
        </w:rPr>
        <w:t>JPA.</w:t>
      </w:r>
      <w:proofErr w:type="gramEnd"/>
    </w:p>
    <w:p w14:paraId="0A6D0FCB" w14:textId="77777777" w:rsidR="006A0CE1" w:rsidRPr="006A0CE1" w:rsidRDefault="006A0CE1" w:rsidP="006A0CE1">
      <w:pPr>
        <w:shd w:val="clear" w:color="auto" w:fill="FFFFFF"/>
        <w:spacing w:after="240" w:line="256" w:lineRule="atLeast"/>
        <w:rPr>
          <w:rFonts w:ascii="Helvetica Neue" w:hAnsi="Helvetica Neue"/>
          <w:color w:val="333333"/>
        </w:rPr>
      </w:pPr>
      <w:r w:rsidRPr="006A0CE1">
        <w:rPr>
          <w:rFonts w:ascii="Helvetica Neue" w:hAnsi="Helvetica Neue"/>
          <w:color w:val="333333"/>
        </w:rPr>
        <w:t>Being vendor agnostic is a key design principle with WE99. We'll avoid any vendor specific queries or other enhancements. No vendor specific SQL, no stored procedures, and no assumptions about the platform executing our queries. This vendor agnostic layer is provided largely for free via the Java Persistence Architecture API. We can encode our DB access into our entities via annotations and an abstract query language that has late binding to a vendor specific query language at running.</w:t>
      </w:r>
    </w:p>
    <w:p w14:paraId="15038A22" w14:textId="77777777" w:rsidR="006A0CE1" w:rsidRPr="006A0CE1" w:rsidRDefault="006A0CE1" w:rsidP="006A0CE1">
      <w:pPr>
        <w:shd w:val="clear" w:color="auto" w:fill="FFFFFF"/>
        <w:spacing w:after="240" w:line="256" w:lineRule="atLeast"/>
        <w:rPr>
          <w:rFonts w:ascii="Helvetica Neue" w:hAnsi="Helvetica Neue"/>
          <w:color w:val="333333"/>
        </w:rPr>
      </w:pPr>
      <w:r w:rsidRPr="006A0CE1">
        <w:rPr>
          <w:rFonts w:ascii="Helvetica Neue" w:hAnsi="Helvetica Neue"/>
          <w:color w:val="333333"/>
        </w:rPr>
        <w:t xml:space="preserve">The initial deployment of WE99 is designed to scale vertically as opposed to horizontally. This could change by rethinking the persistence layer to introduce an abstraction layer for JPA. This indirection would make it easier to swap out a traditional RDBMS with a </w:t>
      </w:r>
      <w:proofErr w:type="spellStart"/>
      <w:r w:rsidRPr="006A0CE1">
        <w:rPr>
          <w:rFonts w:ascii="Helvetica Neue" w:hAnsi="Helvetica Neue"/>
          <w:color w:val="333333"/>
        </w:rPr>
        <w:t>NoSQL</w:t>
      </w:r>
      <w:proofErr w:type="spellEnd"/>
      <w:r w:rsidRPr="006A0CE1">
        <w:rPr>
          <w:rFonts w:ascii="Helvetica Neue" w:hAnsi="Helvetica Neue"/>
          <w:color w:val="333333"/>
        </w:rPr>
        <w:t xml:space="preserve"> approach if needed. While there's still some work to do to support this, it's isolated to the service implementations and not part of the core interface with the presentation layer.</w:t>
      </w:r>
    </w:p>
    <w:p w14:paraId="342BC893" w14:textId="77777777" w:rsidR="006A0CE1" w:rsidRPr="006A0CE1" w:rsidRDefault="006A0CE1" w:rsidP="006A0CE1">
      <w:pPr>
        <w:pStyle w:val="BodyText"/>
      </w:pPr>
    </w:p>
    <w:p w14:paraId="51FDAFDB" w14:textId="77777777" w:rsidR="006A0CE1" w:rsidRDefault="006A0CE1" w:rsidP="006A0CE1">
      <w:pPr>
        <w:pStyle w:val="BodyText"/>
      </w:pPr>
    </w:p>
    <w:p w14:paraId="7CA7AA09" w14:textId="77777777" w:rsidR="006A0CE1" w:rsidRDefault="006A0CE1" w:rsidP="006A0CE1">
      <w:pPr>
        <w:pStyle w:val="BodyText"/>
      </w:pPr>
    </w:p>
    <w:p w14:paraId="473310D5" w14:textId="77777777" w:rsidR="006A0CE1" w:rsidRPr="006A0CE1" w:rsidRDefault="006A0CE1" w:rsidP="006A0CE1">
      <w:pPr>
        <w:pStyle w:val="BodyText"/>
      </w:pPr>
    </w:p>
    <w:p w14:paraId="63537E71" w14:textId="301A2367" w:rsidR="00C4101E" w:rsidRDefault="0005642B" w:rsidP="00100E6F">
      <w:pPr>
        <w:pStyle w:val="Heading1"/>
      </w:pPr>
      <w:bookmarkStart w:id="96" w:name="_Toc287000918"/>
      <w:r>
        <w:lastRenderedPageBreak/>
        <w:t>Project Planning and Estimating</w:t>
      </w:r>
      <w:bookmarkEnd w:id="96"/>
    </w:p>
    <w:p w14:paraId="3AA2D03E" w14:textId="131BB2B8" w:rsidR="0005642B" w:rsidRDefault="0005642B" w:rsidP="0005642B">
      <w:pPr>
        <w:pStyle w:val="Heading2"/>
      </w:pPr>
      <w:bookmarkStart w:id="97" w:name="_Toc287000919"/>
      <w:r>
        <w:t>Iterations</w:t>
      </w:r>
      <w:bookmarkEnd w:id="97"/>
    </w:p>
    <w:p w14:paraId="09728419" w14:textId="5639AD08" w:rsidR="0005642B" w:rsidRDefault="0005642B" w:rsidP="0005642B">
      <w:pPr>
        <w:pStyle w:val="Heading3"/>
      </w:pPr>
      <w:bookmarkStart w:id="98" w:name="_Toc287000920"/>
      <w:r>
        <w:t>Overview</w:t>
      </w:r>
      <w:bookmarkEnd w:id="98"/>
    </w:p>
    <w:p w14:paraId="09427972" w14:textId="033856E6" w:rsidR="0005642B" w:rsidRDefault="0005642B" w:rsidP="0005642B">
      <w:pPr>
        <w:pStyle w:val="BodyText"/>
      </w:pPr>
      <w:r>
        <w:t>We99 ha</w:t>
      </w:r>
      <w:r w:rsidR="00F747ED">
        <w:t>s planned the project based on the</w:t>
      </w:r>
      <w:r>
        <w:t xml:space="preserve"> Agile Methodology. The project is broken do</w:t>
      </w:r>
      <w:r w:rsidR="00F20B2E">
        <w:t>wn into Iterations</w:t>
      </w:r>
      <w:r w:rsidR="00F747ED">
        <w:t>. The We99 team has planned 10 i</w:t>
      </w:r>
      <w:r w:rsidR="00F20B2E">
        <w:t>teration</w:t>
      </w:r>
      <w:r w:rsidR="00F747ED">
        <w:t>s,</w:t>
      </w:r>
      <w:r w:rsidR="00F20B2E">
        <w:t xml:space="preserve"> each </w:t>
      </w:r>
      <w:r w:rsidR="00F747ED">
        <w:t xml:space="preserve">iteration being </w:t>
      </w:r>
      <w:r w:rsidR="00F20B2E">
        <w:t>1 week in duration. The iteration starts on the Thur</w:t>
      </w:r>
      <w:r w:rsidR="00F747ED">
        <w:t>sd</w:t>
      </w:r>
      <w:r w:rsidR="00F20B2E">
        <w:t>ay of each week and closes on the following Wednesday.</w:t>
      </w:r>
      <w:r>
        <w:t xml:space="preserve"> </w:t>
      </w:r>
      <w:proofErr w:type="gramStart"/>
      <w:r w:rsidR="00F747ED">
        <w:t xml:space="preserve">Every </w:t>
      </w:r>
      <w:r w:rsidR="00F20B2E">
        <w:t>iteration</w:t>
      </w:r>
      <w:proofErr w:type="gramEnd"/>
      <w:r w:rsidR="00F20B2E">
        <w:t xml:space="preserve"> the project team will be delivering several units of functionality defined by stories.</w:t>
      </w:r>
    </w:p>
    <w:p w14:paraId="0D02B9FC" w14:textId="77777777" w:rsidR="00F20B2E" w:rsidRDefault="00F20B2E" w:rsidP="0005642B">
      <w:pPr>
        <w:pStyle w:val="BodyText"/>
      </w:pPr>
    </w:p>
    <w:p w14:paraId="3A8D2660" w14:textId="5405FAC1" w:rsidR="00F20B2E" w:rsidRDefault="00F20B2E" w:rsidP="00F20B2E">
      <w:pPr>
        <w:pStyle w:val="Heading3"/>
      </w:pPr>
      <w:bookmarkStart w:id="99" w:name="_Toc287000921"/>
      <w:r>
        <w:t>Iteration Calendar</w:t>
      </w:r>
      <w:bookmarkEnd w:id="99"/>
    </w:p>
    <w:p w14:paraId="04719BB4" w14:textId="25D92DF5" w:rsidR="00F20B2E" w:rsidRDefault="00F20B2E" w:rsidP="00F20B2E">
      <w:pPr>
        <w:pStyle w:val="BodyText"/>
      </w:pPr>
      <w:r>
        <w:t>The table below specifies the iteration calendar for the We99 Team</w:t>
      </w:r>
    </w:p>
    <w:p w14:paraId="36F666F9" w14:textId="77777777" w:rsidR="00F20B2E" w:rsidRDefault="00F20B2E" w:rsidP="00F20B2E">
      <w:pPr>
        <w:pStyle w:val="BodyText"/>
      </w:pPr>
    </w:p>
    <w:tbl>
      <w:tblPr>
        <w:tblStyle w:val="TableGrid"/>
        <w:tblpPr w:leftFromText="180" w:rightFromText="180" w:vertAnchor="text" w:tblpX="648" w:tblpY="1"/>
        <w:tblOverlap w:val="never"/>
        <w:tblW w:w="0" w:type="auto"/>
        <w:tblLook w:val="04A0" w:firstRow="1" w:lastRow="0" w:firstColumn="1" w:lastColumn="0" w:noHBand="0" w:noVBand="1"/>
      </w:tblPr>
      <w:tblGrid>
        <w:gridCol w:w="1552"/>
        <w:gridCol w:w="2610"/>
        <w:gridCol w:w="2700"/>
        <w:gridCol w:w="3168"/>
      </w:tblGrid>
      <w:tr w:rsidR="00F747ED" w14:paraId="38132ACE" w14:textId="19357A85" w:rsidTr="00F747ED">
        <w:tc>
          <w:tcPr>
            <w:tcW w:w="1552" w:type="dxa"/>
          </w:tcPr>
          <w:p w14:paraId="755A9217" w14:textId="6B6198BE" w:rsidR="00F20B2E" w:rsidRPr="00F747ED" w:rsidRDefault="00F20B2E" w:rsidP="00F747ED">
            <w:pPr>
              <w:pStyle w:val="BodyText"/>
              <w:ind w:left="0"/>
              <w:jc w:val="center"/>
              <w:rPr>
                <w:b/>
              </w:rPr>
            </w:pPr>
            <w:r w:rsidRPr="00F747ED">
              <w:rPr>
                <w:b/>
              </w:rPr>
              <w:t>Iteration Number</w:t>
            </w:r>
          </w:p>
        </w:tc>
        <w:tc>
          <w:tcPr>
            <w:tcW w:w="2610" w:type="dxa"/>
          </w:tcPr>
          <w:p w14:paraId="2EA36601" w14:textId="2085272B" w:rsidR="00F20B2E" w:rsidRPr="00F747ED" w:rsidRDefault="00F20B2E" w:rsidP="00F747ED">
            <w:pPr>
              <w:pStyle w:val="BodyText"/>
              <w:ind w:left="0"/>
              <w:jc w:val="center"/>
              <w:rPr>
                <w:b/>
              </w:rPr>
            </w:pPr>
            <w:r w:rsidRPr="00F747ED">
              <w:rPr>
                <w:b/>
              </w:rPr>
              <w:t>Open Date</w:t>
            </w:r>
          </w:p>
        </w:tc>
        <w:tc>
          <w:tcPr>
            <w:tcW w:w="2700" w:type="dxa"/>
          </w:tcPr>
          <w:p w14:paraId="4D8D12B3" w14:textId="2F3C7064" w:rsidR="00F20B2E" w:rsidRPr="00F747ED" w:rsidRDefault="00F20B2E" w:rsidP="00F747ED">
            <w:pPr>
              <w:pStyle w:val="BodyText"/>
              <w:ind w:left="0"/>
              <w:jc w:val="center"/>
              <w:rPr>
                <w:b/>
              </w:rPr>
            </w:pPr>
            <w:r w:rsidRPr="00F747ED">
              <w:rPr>
                <w:b/>
              </w:rPr>
              <w:t>Close Date</w:t>
            </w:r>
          </w:p>
        </w:tc>
        <w:tc>
          <w:tcPr>
            <w:tcW w:w="3168" w:type="dxa"/>
          </w:tcPr>
          <w:p w14:paraId="33A9FCC9" w14:textId="3CB08904" w:rsidR="00F20B2E" w:rsidRPr="00F747ED" w:rsidRDefault="00F20B2E" w:rsidP="00F747ED">
            <w:pPr>
              <w:pStyle w:val="BodyText"/>
              <w:ind w:left="0"/>
              <w:jc w:val="center"/>
              <w:rPr>
                <w:b/>
              </w:rPr>
            </w:pPr>
            <w:r w:rsidRPr="00F747ED">
              <w:rPr>
                <w:b/>
              </w:rPr>
              <w:t>Notes</w:t>
            </w:r>
          </w:p>
        </w:tc>
      </w:tr>
      <w:tr w:rsidR="00F747ED" w14:paraId="12AFF99C" w14:textId="1B5374E7" w:rsidTr="00F747ED">
        <w:tc>
          <w:tcPr>
            <w:tcW w:w="1552" w:type="dxa"/>
          </w:tcPr>
          <w:p w14:paraId="525DE924" w14:textId="5B852C61" w:rsidR="00F20B2E" w:rsidRDefault="00F20B2E" w:rsidP="00F747ED">
            <w:pPr>
              <w:pStyle w:val="BodyText"/>
              <w:ind w:left="0"/>
              <w:jc w:val="center"/>
            </w:pPr>
            <w:r>
              <w:t>1</w:t>
            </w:r>
          </w:p>
        </w:tc>
        <w:tc>
          <w:tcPr>
            <w:tcW w:w="2610" w:type="dxa"/>
          </w:tcPr>
          <w:p w14:paraId="77C5EEC7" w14:textId="0C022C06" w:rsidR="00F20B2E" w:rsidRDefault="00F20B2E" w:rsidP="00F747ED">
            <w:pPr>
              <w:pStyle w:val="BodyText"/>
              <w:ind w:left="0"/>
            </w:pPr>
            <w:r>
              <w:t>March 5</w:t>
            </w:r>
            <w:r w:rsidRPr="00F20B2E">
              <w:rPr>
                <w:vertAlign w:val="superscript"/>
              </w:rPr>
              <w:t>th</w:t>
            </w:r>
            <w:r>
              <w:t xml:space="preserve"> 2015</w:t>
            </w:r>
          </w:p>
        </w:tc>
        <w:tc>
          <w:tcPr>
            <w:tcW w:w="2700" w:type="dxa"/>
          </w:tcPr>
          <w:p w14:paraId="7F664D4A" w14:textId="0BA4BBFC" w:rsidR="00F20B2E" w:rsidRDefault="00F20B2E" w:rsidP="00F747ED">
            <w:pPr>
              <w:pStyle w:val="BodyText"/>
              <w:ind w:left="0"/>
            </w:pPr>
            <w:r>
              <w:t>March 11</w:t>
            </w:r>
            <w:r w:rsidRPr="00F20B2E">
              <w:rPr>
                <w:vertAlign w:val="superscript"/>
              </w:rPr>
              <w:t>th</w:t>
            </w:r>
            <w:r>
              <w:t xml:space="preserve"> 2015</w:t>
            </w:r>
          </w:p>
        </w:tc>
        <w:tc>
          <w:tcPr>
            <w:tcW w:w="3168" w:type="dxa"/>
          </w:tcPr>
          <w:p w14:paraId="650047A0" w14:textId="77777777" w:rsidR="00F747ED" w:rsidRDefault="00F747ED" w:rsidP="00F747ED">
            <w:pPr>
              <w:pStyle w:val="BodyText"/>
              <w:ind w:left="0"/>
            </w:pPr>
            <w:r>
              <w:t>Milestone1</w:t>
            </w:r>
          </w:p>
          <w:p w14:paraId="6BB87923" w14:textId="56C8C2A1" w:rsidR="00F747ED" w:rsidRDefault="00F747ED" w:rsidP="00F747ED">
            <w:pPr>
              <w:pStyle w:val="BodyText"/>
              <w:ind w:left="0"/>
            </w:pPr>
            <w:r>
              <w:t>Presentation March 5th</w:t>
            </w:r>
          </w:p>
        </w:tc>
      </w:tr>
      <w:tr w:rsidR="00F747ED" w14:paraId="151A382A" w14:textId="1F0C2EE6" w:rsidTr="00F747ED">
        <w:tc>
          <w:tcPr>
            <w:tcW w:w="1552" w:type="dxa"/>
          </w:tcPr>
          <w:p w14:paraId="0407948A" w14:textId="7AD33BD8" w:rsidR="00F20B2E" w:rsidRDefault="00F20B2E" w:rsidP="00F747ED">
            <w:pPr>
              <w:pStyle w:val="BodyText"/>
              <w:ind w:left="0"/>
              <w:jc w:val="center"/>
            </w:pPr>
            <w:r>
              <w:t>2</w:t>
            </w:r>
          </w:p>
        </w:tc>
        <w:tc>
          <w:tcPr>
            <w:tcW w:w="2610" w:type="dxa"/>
          </w:tcPr>
          <w:p w14:paraId="31DA34D2" w14:textId="3FC6791F" w:rsidR="00F20B2E" w:rsidRDefault="00F20B2E" w:rsidP="00F747ED">
            <w:pPr>
              <w:pStyle w:val="BodyText"/>
              <w:ind w:left="0"/>
            </w:pPr>
            <w:r>
              <w:t>March 12</w:t>
            </w:r>
            <w:r w:rsidRPr="00F20B2E">
              <w:rPr>
                <w:vertAlign w:val="superscript"/>
              </w:rPr>
              <w:t>th</w:t>
            </w:r>
            <w:r>
              <w:t xml:space="preserve"> 2015</w:t>
            </w:r>
          </w:p>
        </w:tc>
        <w:tc>
          <w:tcPr>
            <w:tcW w:w="2700" w:type="dxa"/>
          </w:tcPr>
          <w:p w14:paraId="1B292918" w14:textId="6A673B81" w:rsidR="00F20B2E" w:rsidRDefault="00F20B2E" w:rsidP="00F747ED">
            <w:pPr>
              <w:pStyle w:val="BodyText"/>
              <w:ind w:left="0"/>
            </w:pPr>
            <w:r>
              <w:t>March 18</w:t>
            </w:r>
            <w:r w:rsidRPr="00F20B2E">
              <w:rPr>
                <w:vertAlign w:val="superscript"/>
              </w:rPr>
              <w:t>th</w:t>
            </w:r>
            <w:r>
              <w:t xml:space="preserve"> 2015</w:t>
            </w:r>
          </w:p>
        </w:tc>
        <w:tc>
          <w:tcPr>
            <w:tcW w:w="3168" w:type="dxa"/>
          </w:tcPr>
          <w:p w14:paraId="316FF8B5" w14:textId="77777777" w:rsidR="00F20B2E" w:rsidRDefault="00F20B2E" w:rsidP="00F747ED">
            <w:pPr>
              <w:pStyle w:val="BodyText"/>
              <w:ind w:left="0"/>
            </w:pPr>
          </w:p>
        </w:tc>
      </w:tr>
      <w:tr w:rsidR="00F747ED" w14:paraId="3C2FD3E9" w14:textId="2FA518B6" w:rsidTr="00F747ED">
        <w:tc>
          <w:tcPr>
            <w:tcW w:w="1552" w:type="dxa"/>
          </w:tcPr>
          <w:p w14:paraId="29E970CF" w14:textId="05365A26" w:rsidR="00F20B2E" w:rsidRDefault="00F20B2E" w:rsidP="00F747ED">
            <w:pPr>
              <w:pStyle w:val="BodyText"/>
              <w:ind w:left="0"/>
              <w:jc w:val="center"/>
            </w:pPr>
            <w:r>
              <w:t>3</w:t>
            </w:r>
          </w:p>
        </w:tc>
        <w:tc>
          <w:tcPr>
            <w:tcW w:w="2610" w:type="dxa"/>
          </w:tcPr>
          <w:p w14:paraId="7B998EF6" w14:textId="19B807D2" w:rsidR="00F20B2E" w:rsidRDefault="00F20B2E" w:rsidP="00F747ED">
            <w:pPr>
              <w:pStyle w:val="BodyText"/>
              <w:ind w:left="0"/>
            </w:pPr>
            <w:r>
              <w:t>March 19</w:t>
            </w:r>
            <w:r w:rsidRPr="00F20B2E">
              <w:rPr>
                <w:vertAlign w:val="superscript"/>
              </w:rPr>
              <w:t>th</w:t>
            </w:r>
            <w:r>
              <w:t xml:space="preserve"> 2015</w:t>
            </w:r>
          </w:p>
        </w:tc>
        <w:tc>
          <w:tcPr>
            <w:tcW w:w="2700" w:type="dxa"/>
          </w:tcPr>
          <w:p w14:paraId="4D0E646F" w14:textId="51B03E52" w:rsidR="00F20B2E" w:rsidRDefault="00F20B2E" w:rsidP="00F747ED">
            <w:pPr>
              <w:pStyle w:val="BodyText"/>
              <w:ind w:left="0"/>
            </w:pPr>
            <w:r>
              <w:t>March 25</w:t>
            </w:r>
            <w:r w:rsidRPr="00F20B2E">
              <w:rPr>
                <w:vertAlign w:val="superscript"/>
              </w:rPr>
              <w:t>th</w:t>
            </w:r>
            <w:r>
              <w:t xml:space="preserve"> 2015</w:t>
            </w:r>
          </w:p>
        </w:tc>
        <w:tc>
          <w:tcPr>
            <w:tcW w:w="3168" w:type="dxa"/>
          </w:tcPr>
          <w:p w14:paraId="6BB1D99A" w14:textId="32FE0762" w:rsidR="00F20B2E" w:rsidRDefault="00F20B2E" w:rsidP="00F747ED">
            <w:pPr>
              <w:pStyle w:val="BodyText"/>
              <w:ind w:left="0"/>
            </w:pPr>
            <w:r>
              <w:t>Spring Break March 15</w:t>
            </w:r>
            <w:r w:rsidRPr="00F20B2E">
              <w:rPr>
                <w:vertAlign w:val="superscript"/>
              </w:rPr>
              <w:t>th</w:t>
            </w:r>
            <w:r>
              <w:t>-22nd</w:t>
            </w:r>
          </w:p>
        </w:tc>
      </w:tr>
      <w:tr w:rsidR="00F747ED" w14:paraId="55C83770" w14:textId="20F5E0D5" w:rsidTr="00F747ED">
        <w:tc>
          <w:tcPr>
            <w:tcW w:w="1552" w:type="dxa"/>
          </w:tcPr>
          <w:p w14:paraId="11E16677" w14:textId="112D1CD4" w:rsidR="00F20B2E" w:rsidRDefault="00F20B2E" w:rsidP="00F747ED">
            <w:pPr>
              <w:pStyle w:val="BodyText"/>
              <w:ind w:left="0"/>
              <w:jc w:val="center"/>
            </w:pPr>
            <w:r>
              <w:t>4</w:t>
            </w:r>
          </w:p>
        </w:tc>
        <w:tc>
          <w:tcPr>
            <w:tcW w:w="2610" w:type="dxa"/>
          </w:tcPr>
          <w:p w14:paraId="0F24AE63" w14:textId="4B59FBD0" w:rsidR="00F20B2E" w:rsidRDefault="00F20B2E" w:rsidP="00F747ED">
            <w:pPr>
              <w:pStyle w:val="BodyText"/>
              <w:ind w:left="0"/>
            </w:pPr>
            <w:r>
              <w:t>March 26</w:t>
            </w:r>
            <w:r w:rsidRPr="00F20B2E">
              <w:rPr>
                <w:vertAlign w:val="superscript"/>
              </w:rPr>
              <w:t>th</w:t>
            </w:r>
            <w:r>
              <w:t xml:space="preserve"> 2015</w:t>
            </w:r>
          </w:p>
        </w:tc>
        <w:tc>
          <w:tcPr>
            <w:tcW w:w="2700" w:type="dxa"/>
          </w:tcPr>
          <w:p w14:paraId="0D42C690" w14:textId="074013D2" w:rsidR="00F20B2E" w:rsidRDefault="00F20B2E" w:rsidP="00F747ED">
            <w:pPr>
              <w:pStyle w:val="BodyText"/>
              <w:ind w:left="0"/>
            </w:pPr>
            <w:r>
              <w:t>April 1st 2015</w:t>
            </w:r>
          </w:p>
        </w:tc>
        <w:tc>
          <w:tcPr>
            <w:tcW w:w="3168" w:type="dxa"/>
          </w:tcPr>
          <w:p w14:paraId="13BF16D6" w14:textId="77777777" w:rsidR="00F20B2E" w:rsidRDefault="00F20B2E" w:rsidP="00F747ED">
            <w:pPr>
              <w:pStyle w:val="BodyText"/>
              <w:ind w:left="0"/>
            </w:pPr>
          </w:p>
        </w:tc>
      </w:tr>
      <w:tr w:rsidR="00F747ED" w14:paraId="5681E099" w14:textId="24DBBFD9" w:rsidTr="00F747ED">
        <w:tc>
          <w:tcPr>
            <w:tcW w:w="1552" w:type="dxa"/>
          </w:tcPr>
          <w:p w14:paraId="7D039535" w14:textId="0AB7AD43" w:rsidR="00F20B2E" w:rsidRDefault="00F20B2E" w:rsidP="00F747ED">
            <w:pPr>
              <w:pStyle w:val="BodyText"/>
              <w:ind w:left="0"/>
              <w:jc w:val="center"/>
            </w:pPr>
            <w:r>
              <w:t>5</w:t>
            </w:r>
          </w:p>
        </w:tc>
        <w:tc>
          <w:tcPr>
            <w:tcW w:w="2610" w:type="dxa"/>
          </w:tcPr>
          <w:p w14:paraId="0D800413" w14:textId="4A9C7A9D" w:rsidR="00F20B2E" w:rsidRDefault="00F20B2E" w:rsidP="00F747ED">
            <w:pPr>
              <w:pStyle w:val="BodyText"/>
              <w:ind w:left="0"/>
            </w:pPr>
            <w:r>
              <w:t>April 2</w:t>
            </w:r>
            <w:r w:rsidRPr="00F20B2E">
              <w:rPr>
                <w:vertAlign w:val="superscript"/>
              </w:rPr>
              <w:t>nd</w:t>
            </w:r>
            <w:r>
              <w:t xml:space="preserve"> 2015</w:t>
            </w:r>
          </w:p>
        </w:tc>
        <w:tc>
          <w:tcPr>
            <w:tcW w:w="2700" w:type="dxa"/>
          </w:tcPr>
          <w:p w14:paraId="0328FD16" w14:textId="52BD27CF" w:rsidR="00F20B2E" w:rsidRDefault="00F20B2E" w:rsidP="00F747ED">
            <w:pPr>
              <w:pStyle w:val="BodyText"/>
              <w:ind w:left="0"/>
            </w:pPr>
            <w:r>
              <w:t>April 8</w:t>
            </w:r>
            <w:r w:rsidRPr="00F20B2E">
              <w:rPr>
                <w:vertAlign w:val="superscript"/>
              </w:rPr>
              <w:t>th</w:t>
            </w:r>
            <w:r>
              <w:t xml:space="preserve"> 2015</w:t>
            </w:r>
          </w:p>
        </w:tc>
        <w:tc>
          <w:tcPr>
            <w:tcW w:w="3168" w:type="dxa"/>
          </w:tcPr>
          <w:p w14:paraId="4B608408" w14:textId="77777777" w:rsidR="00F747ED" w:rsidRDefault="00F747ED" w:rsidP="00F747ED">
            <w:pPr>
              <w:pStyle w:val="BodyText"/>
              <w:ind w:left="0"/>
            </w:pPr>
            <w:r>
              <w:t>Milestone 2</w:t>
            </w:r>
          </w:p>
          <w:p w14:paraId="1D5BB2D6" w14:textId="0E436AAF" w:rsidR="00F20B2E" w:rsidRDefault="00F747ED" w:rsidP="00F747ED">
            <w:pPr>
              <w:pStyle w:val="BodyText"/>
              <w:ind w:left="0"/>
            </w:pPr>
            <w:r>
              <w:t>P</w:t>
            </w:r>
            <w:r w:rsidR="00166804">
              <w:t>resentation April 9th</w:t>
            </w:r>
          </w:p>
        </w:tc>
      </w:tr>
      <w:tr w:rsidR="00F747ED" w14:paraId="1664075C" w14:textId="61E88EC3" w:rsidTr="00F747ED">
        <w:tc>
          <w:tcPr>
            <w:tcW w:w="1552" w:type="dxa"/>
          </w:tcPr>
          <w:p w14:paraId="4F9242D9" w14:textId="50B5F32F" w:rsidR="00F20B2E" w:rsidRDefault="00F20B2E" w:rsidP="00F747ED">
            <w:pPr>
              <w:pStyle w:val="BodyText"/>
              <w:ind w:left="0"/>
              <w:jc w:val="center"/>
            </w:pPr>
            <w:r>
              <w:t>6</w:t>
            </w:r>
          </w:p>
        </w:tc>
        <w:tc>
          <w:tcPr>
            <w:tcW w:w="2610" w:type="dxa"/>
          </w:tcPr>
          <w:p w14:paraId="391B5394" w14:textId="09BFC97A" w:rsidR="00F20B2E" w:rsidRDefault="00F20B2E" w:rsidP="00F747ED">
            <w:pPr>
              <w:pStyle w:val="BodyText"/>
              <w:ind w:left="0"/>
            </w:pPr>
            <w:r>
              <w:t>April</w:t>
            </w:r>
            <w:r w:rsidR="00166804">
              <w:t xml:space="preserve"> 9</w:t>
            </w:r>
            <w:r w:rsidR="00166804" w:rsidRPr="00166804">
              <w:rPr>
                <w:vertAlign w:val="superscript"/>
              </w:rPr>
              <w:t>th</w:t>
            </w:r>
            <w:r w:rsidR="00166804">
              <w:t xml:space="preserve"> 2015</w:t>
            </w:r>
          </w:p>
        </w:tc>
        <w:tc>
          <w:tcPr>
            <w:tcW w:w="2700" w:type="dxa"/>
          </w:tcPr>
          <w:p w14:paraId="686218F3" w14:textId="0D4B3A93" w:rsidR="00F20B2E" w:rsidRDefault="00166804" w:rsidP="00F747ED">
            <w:pPr>
              <w:pStyle w:val="BodyText"/>
              <w:ind w:left="0"/>
            </w:pPr>
            <w:r>
              <w:t>April 15</w:t>
            </w:r>
            <w:r w:rsidRPr="00166804">
              <w:rPr>
                <w:vertAlign w:val="superscript"/>
              </w:rPr>
              <w:t>th</w:t>
            </w:r>
            <w:r>
              <w:t xml:space="preserve"> 2015</w:t>
            </w:r>
          </w:p>
        </w:tc>
        <w:tc>
          <w:tcPr>
            <w:tcW w:w="3168" w:type="dxa"/>
          </w:tcPr>
          <w:p w14:paraId="31B9B292" w14:textId="77777777" w:rsidR="00F20B2E" w:rsidRDefault="00F20B2E" w:rsidP="00F747ED">
            <w:pPr>
              <w:pStyle w:val="BodyText"/>
              <w:ind w:left="0"/>
            </w:pPr>
          </w:p>
        </w:tc>
      </w:tr>
      <w:tr w:rsidR="00F747ED" w14:paraId="4ABFBABF" w14:textId="77777777" w:rsidTr="00F747ED">
        <w:tc>
          <w:tcPr>
            <w:tcW w:w="1552" w:type="dxa"/>
          </w:tcPr>
          <w:p w14:paraId="49571812" w14:textId="0F1B65FD" w:rsidR="00F20B2E" w:rsidRDefault="00166804" w:rsidP="00F747ED">
            <w:pPr>
              <w:pStyle w:val="BodyText"/>
              <w:ind w:left="0"/>
              <w:jc w:val="center"/>
            </w:pPr>
            <w:r>
              <w:t>7</w:t>
            </w:r>
          </w:p>
        </w:tc>
        <w:tc>
          <w:tcPr>
            <w:tcW w:w="2610" w:type="dxa"/>
          </w:tcPr>
          <w:p w14:paraId="2D4350AB" w14:textId="23A10D7B" w:rsidR="00F20B2E" w:rsidRDefault="00166804" w:rsidP="00F747ED">
            <w:pPr>
              <w:pStyle w:val="BodyText"/>
              <w:ind w:left="0"/>
            </w:pPr>
            <w:r>
              <w:t>April 16</w:t>
            </w:r>
            <w:r w:rsidRPr="00166804">
              <w:rPr>
                <w:vertAlign w:val="superscript"/>
              </w:rPr>
              <w:t>th</w:t>
            </w:r>
            <w:r>
              <w:t xml:space="preserve"> 2015</w:t>
            </w:r>
          </w:p>
        </w:tc>
        <w:tc>
          <w:tcPr>
            <w:tcW w:w="2700" w:type="dxa"/>
          </w:tcPr>
          <w:p w14:paraId="0A7A79B4" w14:textId="28BF56F4" w:rsidR="00F20B2E" w:rsidRDefault="00166804" w:rsidP="00F747ED">
            <w:pPr>
              <w:pStyle w:val="BodyText"/>
              <w:ind w:left="0"/>
            </w:pPr>
            <w:r>
              <w:t>April 22</w:t>
            </w:r>
            <w:r w:rsidRPr="00166804">
              <w:rPr>
                <w:vertAlign w:val="superscript"/>
              </w:rPr>
              <w:t>nd</w:t>
            </w:r>
            <w:r>
              <w:t xml:space="preserve"> 2015</w:t>
            </w:r>
          </w:p>
        </w:tc>
        <w:tc>
          <w:tcPr>
            <w:tcW w:w="3168" w:type="dxa"/>
          </w:tcPr>
          <w:p w14:paraId="179BB01B" w14:textId="77777777" w:rsidR="00F20B2E" w:rsidRDefault="00F20B2E" w:rsidP="00F747ED">
            <w:pPr>
              <w:pStyle w:val="BodyText"/>
              <w:ind w:left="0"/>
            </w:pPr>
          </w:p>
        </w:tc>
      </w:tr>
      <w:tr w:rsidR="00F747ED" w14:paraId="6763668A" w14:textId="3C045BD0" w:rsidTr="00F747ED">
        <w:tc>
          <w:tcPr>
            <w:tcW w:w="1552" w:type="dxa"/>
          </w:tcPr>
          <w:p w14:paraId="167B092D" w14:textId="494086BD" w:rsidR="00F20B2E" w:rsidRDefault="00F747ED" w:rsidP="00F747ED">
            <w:pPr>
              <w:pStyle w:val="BodyText"/>
              <w:ind w:left="0"/>
              <w:jc w:val="center"/>
            </w:pPr>
            <w:r>
              <w:t>8</w:t>
            </w:r>
          </w:p>
        </w:tc>
        <w:tc>
          <w:tcPr>
            <w:tcW w:w="2610" w:type="dxa"/>
          </w:tcPr>
          <w:p w14:paraId="091BB208" w14:textId="3BACD22F" w:rsidR="00F20B2E" w:rsidRDefault="00166804" w:rsidP="00F747ED">
            <w:pPr>
              <w:pStyle w:val="BodyText"/>
              <w:ind w:left="0"/>
            </w:pPr>
            <w:r>
              <w:t>April 23</w:t>
            </w:r>
            <w:r w:rsidRPr="00166804">
              <w:rPr>
                <w:vertAlign w:val="superscript"/>
              </w:rPr>
              <w:t>rd</w:t>
            </w:r>
            <w:r>
              <w:t xml:space="preserve"> 2015</w:t>
            </w:r>
          </w:p>
        </w:tc>
        <w:tc>
          <w:tcPr>
            <w:tcW w:w="2700" w:type="dxa"/>
          </w:tcPr>
          <w:p w14:paraId="0689969B" w14:textId="05DCCE99" w:rsidR="00F20B2E" w:rsidRDefault="00166804" w:rsidP="00F747ED">
            <w:pPr>
              <w:pStyle w:val="BodyText"/>
              <w:ind w:left="0"/>
            </w:pPr>
            <w:r>
              <w:t>April 29</w:t>
            </w:r>
            <w:r w:rsidRPr="00166804">
              <w:rPr>
                <w:vertAlign w:val="superscript"/>
              </w:rPr>
              <w:t>th</w:t>
            </w:r>
            <w:r>
              <w:t xml:space="preserve"> 2015</w:t>
            </w:r>
          </w:p>
        </w:tc>
        <w:tc>
          <w:tcPr>
            <w:tcW w:w="3168" w:type="dxa"/>
          </w:tcPr>
          <w:p w14:paraId="0E430D10" w14:textId="77777777" w:rsidR="00F20B2E" w:rsidRDefault="00F20B2E" w:rsidP="00F747ED">
            <w:pPr>
              <w:pStyle w:val="BodyText"/>
              <w:ind w:left="0"/>
            </w:pPr>
          </w:p>
        </w:tc>
      </w:tr>
      <w:tr w:rsidR="00F747ED" w14:paraId="2C0A8F10" w14:textId="77777777" w:rsidTr="00F747ED">
        <w:tc>
          <w:tcPr>
            <w:tcW w:w="1552" w:type="dxa"/>
          </w:tcPr>
          <w:p w14:paraId="4746D446" w14:textId="7D33C97A" w:rsidR="00F20B2E" w:rsidRDefault="00F747ED" w:rsidP="00F747ED">
            <w:pPr>
              <w:pStyle w:val="BodyText"/>
              <w:ind w:left="0"/>
              <w:jc w:val="center"/>
            </w:pPr>
            <w:r>
              <w:t>9</w:t>
            </w:r>
          </w:p>
        </w:tc>
        <w:tc>
          <w:tcPr>
            <w:tcW w:w="2610" w:type="dxa"/>
          </w:tcPr>
          <w:p w14:paraId="034A4E03" w14:textId="19DA23D4" w:rsidR="00F20B2E" w:rsidRDefault="00F747ED" w:rsidP="00F747ED">
            <w:pPr>
              <w:pStyle w:val="BodyText"/>
              <w:ind w:left="0"/>
            </w:pPr>
            <w:r>
              <w:t>April 30</w:t>
            </w:r>
            <w:r w:rsidRPr="00F747ED">
              <w:rPr>
                <w:vertAlign w:val="superscript"/>
              </w:rPr>
              <w:t>th</w:t>
            </w:r>
            <w:r>
              <w:t xml:space="preserve"> 2015</w:t>
            </w:r>
          </w:p>
        </w:tc>
        <w:tc>
          <w:tcPr>
            <w:tcW w:w="2700" w:type="dxa"/>
          </w:tcPr>
          <w:p w14:paraId="549F6EA1" w14:textId="082E3238" w:rsidR="00F20B2E" w:rsidRDefault="00F747ED" w:rsidP="00F747ED">
            <w:pPr>
              <w:pStyle w:val="BodyText"/>
              <w:ind w:left="0"/>
            </w:pPr>
            <w:r>
              <w:t>May 6</w:t>
            </w:r>
            <w:r w:rsidRPr="00F747ED">
              <w:rPr>
                <w:vertAlign w:val="superscript"/>
              </w:rPr>
              <w:t>th</w:t>
            </w:r>
            <w:r>
              <w:t xml:space="preserve"> 2015</w:t>
            </w:r>
          </w:p>
        </w:tc>
        <w:tc>
          <w:tcPr>
            <w:tcW w:w="3168" w:type="dxa"/>
          </w:tcPr>
          <w:p w14:paraId="01D47C1E" w14:textId="77777777" w:rsidR="00F20B2E" w:rsidRDefault="00F747ED" w:rsidP="00F747ED">
            <w:pPr>
              <w:pStyle w:val="BodyText"/>
              <w:ind w:left="0"/>
            </w:pPr>
            <w:r>
              <w:t>Milestone 3</w:t>
            </w:r>
          </w:p>
          <w:p w14:paraId="0363F069" w14:textId="4EF453E5" w:rsidR="00F747ED" w:rsidRDefault="00F747ED" w:rsidP="00F747ED">
            <w:pPr>
              <w:pStyle w:val="BodyText"/>
              <w:ind w:left="0"/>
            </w:pPr>
            <w:r>
              <w:t>Presentation May 7th</w:t>
            </w:r>
          </w:p>
        </w:tc>
      </w:tr>
      <w:tr w:rsidR="00F747ED" w14:paraId="036D081F" w14:textId="77777777" w:rsidTr="00F747ED">
        <w:tc>
          <w:tcPr>
            <w:tcW w:w="1552" w:type="dxa"/>
          </w:tcPr>
          <w:p w14:paraId="4D34BCE1" w14:textId="4FAA2FB0" w:rsidR="00F20B2E" w:rsidRDefault="00F747ED" w:rsidP="00F747ED">
            <w:pPr>
              <w:pStyle w:val="BodyText"/>
              <w:ind w:left="0"/>
              <w:jc w:val="center"/>
            </w:pPr>
            <w:r>
              <w:t>10</w:t>
            </w:r>
          </w:p>
        </w:tc>
        <w:tc>
          <w:tcPr>
            <w:tcW w:w="2610" w:type="dxa"/>
          </w:tcPr>
          <w:p w14:paraId="7B3EECA2" w14:textId="6713169B" w:rsidR="00F20B2E" w:rsidRDefault="00F747ED" w:rsidP="00F747ED">
            <w:pPr>
              <w:pStyle w:val="BodyText"/>
              <w:ind w:left="0"/>
            </w:pPr>
            <w:r>
              <w:t>May 7</w:t>
            </w:r>
            <w:r w:rsidRPr="00F747ED">
              <w:rPr>
                <w:vertAlign w:val="superscript"/>
              </w:rPr>
              <w:t>th</w:t>
            </w:r>
            <w:r>
              <w:t xml:space="preserve"> 2015</w:t>
            </w:r>
          </w:p>
        </w:tc>
        <w:tc>
          <w:tcPr>
            <w:tcW w:w="2700" w:type="dxa"/>
          </w:tcPr>
          <w:p w14:paraId="38090E72" w14:textId="470E8C0A" w:rsidR="00F20B2E" w:rsidRDefault="00F747ED" w:rsidP="00F747ED">
            <w:pPr>
              <w:pStyle w:val="BodyText"/>
              <w:ind w:left="0"/>
            </w:pPr>
            <w:r>
              <w:t>May 13</w:t>
            </w:r>
            <w:r w:rsidRPr="00F747ED">
              <w:rPr>
                <w:vertAlign w:val="superscript"/>
              </w:rPr>
              <w:t>th</w:t>
            </w:r>
            <w:r>
              <w:t xml:space="preserve"> 2015</w:t>
            </w:r>
          </w:p>
        </w:tc>
        <w:tc>
          <w:tcPr>
            <w:tcW w:w="3168" w:type="dxa"/>
          </w:tcPr>
          <w:p w14:paraId="141F2763" w14:textId="6F3FE8D7" w:rsidR="00F20B2E" w:rsidRDefault="00F747ED" w:rsidP="00F747ED">
            <w:pPr>
              <w:pStyle w:val="BodyText"/>
              <w:ind w:left="0"/>
            </w:pPr>
            <w:r>
              <w:t>Final Report May 9</w:t>
            </w:r>
          </w:p>
          <w:p w14:paraId="4E7BEE2D" w14:textId="73611A6E" w:rsidR="00F747ED" w:rsidRDefault="00F747ED" w:rsidP="00F747ED">
            <w:pPr>
              <w:pStyle w:val="BodyText"/>
              <w:ind w:left="0"/>
            </w:pPr>
            <w:r>
              <w:t>Presentation Faculty Committee May 14</w:t>
            </w:r>
          </w:p>
        </w:tc>
      </w:tr>
    </w:tbl>
    <w:p w14:paraId="17C4DF22" w14:textId="0A36CCF2" w:rsidR="00F20B2E" w:rsidRDefault="00F20B2E" w:rsidP="00F20B2E">
      <w:pPr>
        <w:pStyle w:val="BodyText"/>
      </w:pPr>
      <w:r>
        <w:br w:type="textWrapping" w:clear="all"/>
      </w:r>
    </w:p>
    <w:p w14:paraId="156EF6D9" w14:textId="77777777" w:rsidR="00F20B2E" w:rsidRPr="00F20B2E" w:rsidRDefault="00F20B2E" w:rsidP="00F20B2E">
      <w:pPr>
        <w:pStyle w:val="BodyText"/>
      </w:pPr>
    </w:p>
    <w:p w14:paraId="5F94E77D" w14:textId="77777777" w:rsidR="0005642B" w:rsidRDefault="0005642B" w:rsidP="0005642B">
      <w:pPr>
        <w:pStyle w:val="BodyText"/>
      </w:pPr>
    </w:p>
    <w:p w14:paraId="6E81936E" w14:textId="77777777" w:rsidR="0005642B" w:rsidRDefault="0005642B" w:rsidP="0005642B">
      <w:pPr>
        <w:pStyle w:val="BodyText"/>
      </w:pPr>
    </w:p>
    <w:p w14:paraId="7C01C7D0" w14:textId="77777777" w:rsidR="0005642B" w:rsidRPr="0005642B" w:rsidRDefault="0005642B" w:rsidP="0005642B">
      <w:pPr>
        <w:pStyle w:val="BodyText"/>
      </w:pPr>
    </w:p>
    <w:p w14:paraId="28A3E84E" w14:textId="489BB1EE" w:rsidR="0005642B" w:rsidRDefault="0005642B" w:rsidP="0005642B">
      <w:pPr>
        <w:pStyle w:val="Heading2"/>
      </w:pPr>
      <w:bookmarkStart w:id="100" w:name="_Toc287000922"/>
      <w:r>
        <w:t>Stories and Estimates</w:t>
      </w:r>
      <w:bookmarkEnd w:id="100"/>
    </w:p>
    <w:p w14:paraId="4A9F0E78" w14:textId="1A892086" w:rsidR="003A739B" w:rsidRDefault="003A739B" w:rsidP="00EF762E">
      <w:pPr>
        <w:pStyle w:val="BodyText"/>
        <w:ind w:left="576"/>
      </w:pPr>
      <w:r>
        <w:t xml:space="preserve">The We99 are using </w:t>
      </w:r>
      <w:proofErr w:type="spellStart"/>
      <w:r>
        <w:t>Atlassian</w:t>
      </w:r>
      <w:proofErr w:type="spellEnd"/>
      <w:r>
        <w:t xml:space="preserve"> JIRA to manage and track project stories. </w:t>
      </w:r>
      <w:hyperlink r:id="rId37" w:history="1">
        <w:r w:rsidRPr="006A6D3B">
          <w:rPr>
            <w:rStyle w:val="Hyperlink"/>
          </w:rPr>
          <w:t>https://we</w:t>
        </w:r>
        <w:r w:rsidRPr="006A6D3B">
          <w:rPr>
            <w:rStyle w:val="Hyperlink"/>
          </w:rPr>
          <w:t>s</w:t>
        </w:r>
        <w:r w:rsidRPr="006A6D3B">
          <w:rPr>
            <w:rStyle w:val="Hyperlink"/>
          </w:rPr>
          <w:t>teast99.atlassian.net/secure/Dashboard.jspa</w:t>
        </w:r>
      </w:hyperlink>
      <w:r>
        <w:t>.</w:t>
      </w:r>
    </w:p>
    <w:p w14:paraId="53D02D37" w14:textId="77777777" w:rsidR="003A739B" w:rsidRDefault="003A739B" w:rsidP="00EF762E">
      <w:pPr>
        <w:pStyle w:val="BodyText"/>
        <w:ind w:left="576" w:firstLine="576"/>
      </w:pPr>
    </w:p>
    <w:p w14:paraId="19B1708D" w14:textId="3C495F16" w:rsidR="003A739B" w:rsidRDefault="003A739B" w:rsidP="00EF762E">
      <w:pPr>
        <w:pStyle w:val="BodyText"/>
        <w:ind w:left="576"/>
      </w:pPr>
      <w:r>
        <w:t>As of march 2</w:t>
      </w:r>
      <w:r w:rsidRPr="003A739B">
        <w:rPr>
          <w:vertAlign w:val="superscript"/>
        </w:rPr>
        <w:t>nd</w:t>
      </w:r>
      <w:r>
        <w:t xml:space="preserve">, </w:t>
      </w:r>
      <w:proofErr w:type="gramStart"/>
      <w:r>
        <w:t>The</w:t>
      </w:r>
      <w:proofErr w:type="gramEnd"/>
      <w:r>
        <w:t xml:space="preserve"> team have 30 stories in the backlog. Each story is sized with an attribute called story points</w:t>
      </w:r>
      <w:r w:rsidR="000A3F76">
        <w:t>. Each point represents a team man hour</w:t>
      </w:r>
      <w:r w:rsidR="00EF762E">
        <w:t>s</w:t>
      </w:r>
      <w:r w:rsidR="000A3F76">
        <w:t>. The initial rough estimate</w:t>
      </w:r>
      <w:r w:rsidR="00EF762E">
        <w:t>s</w:t>
      </w:r>
      <w:r w:rsidR="000A3F76">
        <w:t xml:space="preserve"> predict that the </w:t>
      </w:r>
      <w:r w:rsidR="00EF762E">
        <w:t>team will require 360 points (</w:t>
      </w:r>
      <w:r w:rsidR="000A3F76">
        <w:t>man hours</w:t>
      </w:r>
      <w:r w:rsidR="00EF762E">
        <w:t>)</w:t>
      </w:r>
      <w:r w:rsidR="000A3F76">
        <w:t xml:space="preserve"> to complete the project. Our initial </w:t>
      </w:r>
      <w:r w:rsidR="00EF762E">
        <w:t>estimates</w:t>
      </w:r>
      <w:r w:rsidR="000A3F76">
        <w:t xml:space="preserve"> are rough, so doubling the estimate out </w:t>
      </w:r>
      <w:r w:rsidR="00EF762E">
        <w:t>estimated</w:t>
      </w:r>
      <w:r w:rsidR="000A3F76">
        <w:t xml:space="preserve"> </w:t>
      </w:r>
      <w:r w:rsidR="00EF762E">
        <w:t>(</w:t>
      </w:r>
      <w:r w:rsidR="000A3F76">
        <w:t>man hours</w:t>
      </w:r>
      <w:r w:rsidR="00EF762E">
        <w:t>)</w:t>
      </w:r>
      <w:r w:rsidR="000A3F76">
        <w:t xml:space="preserve"> for the project is 720 Hours. The team has a capacity of 750 hours for the project. </w:t>
      </w:r>
    </w:p>
    <w:p w14:paraId="392FAC30" w14:textId="0D393B72" w:rsidR="000A3F76" w:rsidRDefault="000A3F76" w:rsidP="00EF762E">
      <w:pPr>
        <w:pStyle w:val="BodyText"/>
        <w:ind w:left="576"/>
      </w:pPr>
      <w:r>
        <w:t xml:space="preserve">The We99 team predicts that they should be able to </w:t>
      </w:r>
      <w:r w:rsidR="00EF762E">
        <w:t>complete the scope of work for the project within the allotted timeframe.</w:t>
      </w:r>
    </w:p>
    <w:p w14:paraId="261BA297" w14:textId="33E58BFB" w:rsidR="00EF762E" w:rsidRPr="003A739B" w:rsidRDefault="00EF762E" w:rsidP="00EF762E">
      <w:pPr>
        <w:pStyle w:val="BodyText"/>
        <w:ind w:left="576"/>
      </w:pPr>
      <w:r>
        <w:t>At the close of every iteration the team will re-compute its “velocity”. That is the number of story points it is averaging per iteration. This is an iterative process and the team will adjust its estimates accordingly.</w:t>
      </w:r>
    </w:p>
    <w:p w14:paraId="16B884F5" w14:textId="77777777" w:rsidR="0005642B" w:rsidRPr="0005642B" w:rsidRDefault="0005642B" w:rsidP="0005642B">
      <w:pPr>
        <w:pStyle w:val="BodyText"/>
      </w:pPr>
    </w:p>
    <w:p w14:paraId="3313B94D" w14:textId="61E27B29" w:rsidR="0005642B" w:rsidRDefault="0005642B" w:rsidP="0005642B">
      <w:pPr>
        <w:pStyle w:val="Heading2"/>
      </w:pPr>
      <w:bookmarkStart w:id="101" w:name="_Toc287000923"/>
      <w:r>
        <w:t>Main deliverables</w:t>
      </w:r>
      <w:bookmarkEnd w:id="101"/>
    </w:p>
    <w:p w14:paraId="0837DC07" w14:textId="77777777" w:rsidR="00EF762E" w:rsidRDefault="00EF762E" w:rsidP="00EF762E">
      <w:pPr>
        <w:pStyle w:val="BodyText"/>
      </w:pPr>
    </w:p>
    <w:p w14:paraId="6200A2BA" w14:textId="3D58DCA3" w:rsidR="00EF762E" w:rsidRDefault="00EF762E" w:rsidP="00EF762E">
      <w:pPr>
        <w:pStyle w:val="BodyText"/>
      </w:pPr>
      <w:r>
        <w:t>Milestone 2 – April 9</w:t>
      </w:r>
      <w:r w:rsidRPr="00EF762E">
        <w:rPr>
          <w:vertAlign w:val="superscript"/>
        </w:rPr>
        <w:t>th</w:t>
      </w:r>
      <w:r>
        <w:t xml:space="preserve">. Close of iteration 5 </w:t>
      </w:r>
    </w:p>
    <w:p w14:paraId="5DF02CD4" w14:textId="00896DDD" w:rsidR="00EF762E" w:rsidRDefault="00EF762E" w:rsidP="006B4D58">
      <w:pPr>
        <w:pStyle w:val="BodyText"/>
        <w:numPr>
          <w:ilvl w:val="0"/>
          <w:numId w:val="41"/>
        </w:numPr>
      </w:pPr>
      <w:r>
        <w:t>Predicted Functionality completed</w:t>
      </w:r>
    </w:p>
    <w:p w14:paraId="4E04D806" w14:textId="23FE0111" w:rsidR="00EF762E" w:rsidRDefault="00EF762E" w:rsidP="006B4D58">
      <w:pPr>
        <w:pStyle w:val="BodyText"/>
        <w:numPr>
          <w:ilvl w:val="0"/>
          <w:numId w:val="41"/>
        </w:numPr>
      </w:pPr>
      <w:r>
        <w:t>Domain Model</w:t>
      </w:r>
      <w:r w:rsidR="00BD51D5">
        <w:t xml:space="preserve"> Completed</w:t>
      </w:r>
    </w:p>
    <w:p w14:paraId="2AE0479B" w14:textId="072D4310" w:rsidR="00EF762E" w:rsidRDefault="00EF762E" w:rsidP="006B4D58">
      <w:pPr>
        <w:pStyle w:val="BodyText"/>
        <w:numPr>
          <w:ilvl w:val="0"/>
          <w:numId w:val="41"/>
        </w:numPr>
      </w:pPr>
      <w:r>
        <w:t>Web Service Interfaces specified</w:t>
      </w:r>
    </w:p>
    <w:p w14:paraId="627BA830" w14:textId="657E8A28" w:rsidR="00BD51D5" w:rsidRDefault="00BD51D5" w:rsidP="006B4D58">
      <w:pPr>
        <w:pStyle w:val="BodyText"/>
        <w:numPr>
          <w:ilvl w:val="0"/>
          <w:numId w:val="41"/>
        </w:numPr>
      </w:pPr>
      <w:r>
        <w:t>Web Services Implemented for Plate Editor</w:t>
      </w:r>
    </w:p>
    <w:p w14:paraId="3CF0306D" w14:textId="5067F2DD" w:rsidR="00BD51D5" w:rsidRDefault="00BD51D5" w:rsidP="006B4D58">
      <w:pPr>
        <w:pStyle w:val="BodyText"/>
        <w:numPr>
          <w:ilvl w:val="0"/>
          <w:numId w:val="41"/>
        </w:numPr>
      </w:pPr>
      <w:r>
        <w:t>Web Services Implemented for Plate Quality Control</w:t>
      </w:r>
    </w:p>
    <w:p w14:paraId="42870217" w14:textId="3EDCDF34" w:rsidR="00BD51D5" w:rsidRDefault="00BD51D5" w:rsidP="006B4D58">
      <w:pPr>
        <w:pStyle w:val="BodyText"/>
        <w:numPr>
          <w:ilvl w:val="0"/>
          <w:numId w:val="41"/>
        </w:numPr>
      </w:pPr>
      <w:r>
        <w:t xml:space="preserve">Web Services Implemented for </w:t>
      </w:r>
    </w:p>
    <w:p w14:paraId="61F49F20" w14:textId="7B6E356F" w:rsidR="00EF762E" w:rsidRDefault="00EF762E" w:rsidP="006B4D58">
      <w:pPr>
        <w:pStyle w:val="BodyText"/>
        <w:numPr>
          <w:ilvl w:val="0"/>
          <w:numId w:val="41"/>
        </w:numPr>
      </w:pPr>
      <w:r>
        <w:t>Plate Template Editor for the creating of Dose Response Plates</w:t>
      </w:r>
    </w:p>
    <w:p w14:paraId="00E66E52" w14:textId="10149B48" w:rsidR="006B4D58" w:rsidRDefault="006B4D58" w:rsidP="006B4D58">
      <w:pPr>
        <w:pStyle w:val="BodyText"/>
        <w:numPr>
          <w:ilvl w:val="0"/>
          <w:numId w:val="41"/>
        </w:numPr>
      </w:pPr>
      <w:r>
        <w:t>Front End Quality Control of Plates</w:t>
      </w:r>
    </w:p>
    <w:p w14:paraId="2322FB6F" w14:textId="77777777" w:rsidR="006B4D58" w:rsidRDefault="006B4D58" w:rsidP="00EF762E">
      <w:pPr>
        <w:pStyle w:val="BodyText"/>
      </w:pPr>
    </w:p>
    <w:p w14:paraId="6E7265F2" w14:textId="77777777" w:rsidR="00EF762E" w:rsidRDefault="00EF762E" w:rsidP="00EF762E">
      <w:pPr>
        <w:pStyle w:val="BodyText"/>
      </w:pPr>
    </w:p>
    <w:p w14:paraId="33486598" w14:textId="77777777" w:rsidR="00EF762E" w:rsidRDefault="00EF762E" w:rsidP="00EF762E">
      <w:pPr>
        <w:pStyle w:val="BodyText"/>
      </w:pPr>
    </w:p>
    <w:p w14:paraId="4D2EFE5B" w14:textId="06C21018" w:rsidR="00EF762E" w:rsidRPr="00EF762E" w:rsidRDefault="00EF762E" w:rsidP="00EF762E">
      <w:pPr>
        <w:pStyle w:val="BodyText"/>
      </w:pPr>
      <w:r>
        <w:t>Milestone 3 – May 7</w:t>
      </w:r>
      <w:r w:rsidRPr="00EF762E">
        <w:rPr>
          <w:vertAlign w:val="superscript"/>
        </w:rPr>
        <w:t>th</w:t>
      </w:r>
      <w:r>
        <w:t xml:space="preserve">. Close of iteration 9 </w:t>
      </w:r>
    </w:p>
    <w:p w14:paraId="49BF5BBB" w14:textId="77777777" w:rsidR="00EF762E" w:rsidRPr="00EF762E" w:rsidRDefault="00EF762E" w:rsidP="00EF762E">
      <w:pPr>
        <w:pStyle w:val="BodyText"/>
      </w:pPr>
    </w:p>
    <w:p w14:paraId="1526AAEA" w14:textId="390BF50B" w:rsidR="00C4101E" w:rsidRDefault="00100E6F" w:rsidP="0005642B">
      <w:pPr>
        <w:pStyle w:val="Heading1"/>
      </w:pPr>
      <w:bookmarkStart w:id="102" w:name="_Toc287000924"/>
      <w:r>
        <w:lastRenderedPageBreak/>
        <w:t>Project Risks</w:t>
      </w:r>
      <w:bookmarkEnd w:id="102"/>
    </w:p>
    <w:p w14:paraId="753B19E1" w14:textId="21E4C53F" w:rsidR="006B4D58" w:rsidRDefault="006B4D58" w:rsidP="006B4D58">
      <w:pPr>
        <w:pStyle w:val="Heading2"/>
      </w:pPr>
      <w:bookmarkStart w:id="103" w:name="_Toc287000925"/>
      <w:r>
        <w:t>Risks Identified</w:t>
      </w:r>
      <w:bookmarkEnd w:id="103"/>
    </w:p>
    <w:p w14:paraId="005D99E0" w14:textId="77777777" w:rsidR="006B4D58" w:rsidRPr="006B4D58" w:rsidRDefault="006B4D58" w:rsidP="006B4D58">
      <w:pPr>
        <w:pStyle w:val="BodyText"/>
      </w:pPr>
    </w:p>
    <w:p w14:paraId="775CC4D8" w14:textId="77777777" w:rsidR="006B4D58" w:rsidRPr="006B4D58" w:rsidRDefault="006B4D58" w:rsidP="006B4D58">
      <w:pPr>
        <w:pStyle w:val="BodyText"/>
      </w:pPr>
    </w:p>
    <w:p w14:paraId="75CCE25C" w14:textId="3B82A308" w:rsidR="0005642B" w:rsidRDefault="003A739B" w:rsidP="0005642B">
      <w:pPr>
        <w:pStyle w:val="Heading1"/>
      </w:pPr>
      <w:bookmarkStart w:id="104" w:name="_Toc287000926"/>
      <w:r>
        <w:lastRenderedPageBreak/>
        <w:t>Appendix Story Backlog March 2nd</w:t>
      </w:r>
      <w:bookmarkEnd w:id="104"/>
    </w:p>
    <w:p w14:paraId="461559DE" w14:textId="77777777" w:rsidR="003A739B" w:rsidRDefault="003A739B" w:rsidP="003A739B">
      <w:pPr>
        <w:pStyle w:val="BodyText"/>
      </w:pPr>
    </w:p>
    <w:tbl>
      <w:tblPr>
        <w:tblW w:w="10365" w:type="dxa"/>
        <w:tblInd w:w="93" w:type="dxa"/>
        <w:tblLook w:val="04A0" w:firstRow="1" w:lastRow="0" w:firstColumn="1" w:lastColumn="0" w:noHBand="0" w:noVBand="1"/>
      </w:tblPr>
      <w:tblGrid>
        <w:gridCol w:w="1820"/>
        <w:gridCol w:w="2360"/>
        <w:gridCol w:w="6185"/>
      </w:tblGrid>
      <w:tr w:rsidR="003A739B" w:rsidRPr="003A739B" w14:paraId="1A4C73A5" w14:textId="77777777" w:rsidTr="003A739B">
        <w:trPr>
          <w:trHeight w:val="300"/>
        </w:trPr>
        <w:tc>
          <w:tcPr>
            <w:tcW w:w="1820" w:type="dxa"/>
            <w:tcBorders>
              <w:top w:val="single" w:sz="4" w:space="0" w:color="000000"/>
              <w:left w:val="single" w:sz="4" w:space="0" w:color="000000"/>
              <w:bottom w:val="single" w:sz="4" w:space="0" w:color="000000"/>
              <w:right w:val="single" w:sz="4" w:space="0" w:color="000000"/>
            </w:tcBorders>
            <w:shd w:val="clear" w:color="auto" w:fill="auto"/>
            <w:hideMark/>
          </w:tcPr>
          <w:p w14:paraId="5C3A02C6" w14:textId="77777777" w:rsidR="003A739B" w:rsidRPr="003A739B" w:rsidRDefault="003A739B" w:rsidP="003A739B">
            <w:pPr>
              <w:jc w:val="center"/>
              <w:rPr>
                <w:rFonts w:ascii="Arial" w:hAnsi="Arial" w:cs="Arial"/>
                <w:b/>
                <w:bCs/>
                <w:color w:val="000000"/>
              </w:rPr>
            </w:pPr>
            <w:r w:rsidRPr="003A739B">
              <w:rPr>
                <w:rFonts w:ascii="Arial" w:hAnsi="Arial" w:cs="Arial"/>
                <w:b/>
                <w:bCs/>
                <w:color w:val="000000"/>
              </w:rPr>
              <w:t>Issue Type</w:t>
            </w:r>
          </w:p>
        </w:tc>
        <w:tc>
          <w:tcPr>
            <w:tcW w:w="2360" w:type="dxa"/>
            <w:tcBorders>
              <w:top w:val="single" w:sz="4" w:space="0" w:color="000000"/>
              <w:left w:val="nil"/>
              <w:bottom w:val="single" w:sz="4" w:space="0" w:color="000000"/>
              <w:right w:val="single" w:sz="4" w:space="0" w:color="000000"/>
            </w:tcBorders>
            <w:shd w:val="clear" w:color="auto" w:fill="auto"/>
            <w:hideMark/>
          </w:tcPr>
          <w:p w14:paraId="38893A3A" w14:textId="77777777" w:rsidR="003A739B" w:rsidRPr="003A739B" w:rsidRDefault="003A739B" w:rsidP="003A739B">
            <w:pPr>
              <w:jc w:val="center"/>
              <w:rPr>
                <w:rFonts w:ascii="Arial" w:hAnsi="Arial" w:cs="Arial"/>
                <w:b/>
                <w:bCs/>
                <w:color w:val="000000"/>
              </w:rPr>
            </w:pPr>
            <w:r w:rsidRPr="003A739B">
              <w:rPr>
                <w:rFonts w:ascii="Arial" w:hAnsi="Arial" w:cs="Arial"/>
                <w:b/>
                <w:bCs/>
                <w:color w:val="000000"/>
              </w:rPr>
              <w:t>Key</w:t>
            </w:r>
          </w:p>
        </w:tc>
        <w:tc>
          <w:tcPr>
            <w:tcW w:w="6185" w:type="dxa"/>
            <w:tcBorders>
              <w:top w:val="single" w:sz="4" w:space="0" w:color="000000"/>
              <w:left w:val="nil"/>
              <w:bottom w:val="single" w:sz="4" w:space="0" w:color="000000"/>
              <w:right w:val="single" w:sz="4" w:space="0" w:color="000000"/>
            </w:tcBorders>
            <w:shd w:val="clear" w:color="auto" w:fill="auto"/>
            <w:hideMark/>
          </w:tcPr>
          <w:p w14:paraId="038B83D0" w14:textId="77777777" w:rsidR="003A739B" w:rsidRPr="003A739B" w:rsidRDefault="003A739B" w:rsidP="003A739B">
            <w:pPr>
              <w:jc w:val="center"/>
              <w:rPr>
                <w:rFonts w:ascii="Arial" w:hAnsi="Arial" w:cs="Arial"/>
                <w:b/>
                <w:bCs/>
                <w:color w:val="000000"/>
              </w:rPr>
            </w:pPr>
            <w:r w:rsidRPr="003A739B">
              <w:rPr>
                <w:rFonts w:ascii="Arial" w:hAnsi="Arial" w:cs="Arial"/>
                <w:b/>
                <w:bCs/>
                <w:color w:val="000000"/>
              </w:rPr>
              <w:t>Summary</w:t>
            </w:r>
          </w:p>
        </w:tc>
      </w:tr>
      <w:tr w:rsidR="003A739B" w:rsidRPr="003A739B" w14:paraId="3E63DE0F"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01FD3372"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69AB6039" w14:textId="77777777" w:rsidR="003A739B" w:rsidRPr="003A739B" w:rsidRDefault="003A739B" w:rsidP="003A739B">
            <w:pPr>
              <w:rPr>
                <w:rFonts w:ascii="Calibri" w:hAnsi="Calibri"/>
                <w:color w:val="0000FF"/>
                <w:u w:val="single"/>
              </w:rPr>
            </w:pPr>
            <w:hyperlink r:id="rId38" w:history="1">
              <w:r w:rsidRPr="003A739B">
                <w:rPr>
                  <w:rFonts w:ascii="Calibri" w:hAnsi="Calibri"/>
                  <w:color w:val="0000FF"/>
                  <w:u w:val="single"/>
                </w:rPr>
                <w:t>WE-17</w:t>
              </w:r>
            </w:hyperlink>
          </w:p>
        </w:tc>
        <w:tc>
          <w:tcPr>
            <w:tcW w:w="6185" w:type="dxa"/>
            <w:tcBorders>
              <w:top w:val="nil"/>
              <w:left w:val="nil"/>
              <w:bottom w:val="single" w:sz="4" w:space="0" w:color="000000"/>
              <w:right w:val="single" w:sz="4" w:space="0" w:color="000000"/>
            </w:tcBorders>
            <w:shd w:val="clear" w:color="auto" w:fill="auto"/>
            <w:hideMark/>
          </w:tcPr>
          <w:p w14:paraId="6E97534F" w14:textId="77777777" w:rsidR="003A739B" w:rsidRPr="003A739B" w:rsidRDefault="003A739B" w:rsidP="003A739B">
            <w:pPr>
              <w:rPr>
                <w:rFonts w:ascii="Arial" w:hAnsi="Arial" w:cs="Arial"/>
                <w:color w:val="000000"/>
              </w:rPr>
            </w:pPr>
            <w:r w:rsidRPr="003A739B">
              <w:rPr>
                <w:rFonts w:ascii="Arial" w:hAnsi="Arial" w:cs="Arial"/>
                <w:color w:val="000000"/>
              </w:rPr>
              <w:t>Update Report and Presentation with Architecture and Web Service Info</w:t>
            </w:r>
          </w:p>
        </w:tc>
      </w:tr>
      <w:tr w:rsidR="003A739B" w:rsidRPr="003A739B" w14:paraId="29119DDF" w14:textId="77777777" w:rsidTr="003A739B">
        <w:trPr>
          <w:trHeight w:val="300"/>
        </w:trPr>
        <w:tc>
          <w:tcPr>
            <w:tcW w:w="1820" w:type="dxa"/>
            <w:tcBorders>
              <w:top w:val="nil"/>
              <w:left w:val="single" w:sz="4" w:space="0" w:color="000000"/>
              <w:bottom w:val="single" w:sz="4" w:space="0" w:color="000000"/>
              <w:right w:val="single" w:sz="4" w:space="0" w:color="000000"/>
            </w:tcBorders>
            <w:shd w:val="clear" w:color="auto" w:fill="auto"/>
            <w:hideMark/>
          </w:tcPr>
          <w:p w14:paraId="184AAFB5"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04436675" w14:textId="77777777" w:rsidR="003A739B" w:rsidRPr="003A739B" w:rsidRDefault="003A739B" w:rsidP="003A739B">
            <w:pPr>
              <w:rPr>
                <w:rFonts w:ascii="Calibri" w:hAnsi="Calibri"/>
                <w:color w:val="0000FF"/>
                <w:u w:val="single"/>
              </w:rPr>
            </w:pPr>
            <w:hyperlink r:id="rId39" w:history="1">
              <w:r w:rsidRPr="003A739B">
                <w:rPr>
                  <w:rFonts w:ascii="Calibri" w:hAnsi="Calibri"/>
                  <w:color w:val="0000FF"/>
                  <w:u w:val="single"/>
                </w:rPr>
                <w:t>WE-4</w:t>
              </w:r>
            </w:hyperlink>
          </w:p>
        </w:tc>
        <w:tc>
          <w:tcPr>
            <w:tcW w:w="6185" w:type="dxa"/>
            <w:tcBorders>
              <w:top w:val="nil"/>
              <w:left w:val="nil"/>
              <w:bottom w:val="single" w:sz="4" w:space="0" w:color="000000"/>
              <w:right w:val="single" w:sz="4" w:space="0" w:color="000000"/>
            </w:tcBorders>
            <w:shd w:val="clear" w:color="auto" w:fill="auto"/>
            <w:hideMark/>
          </w:tcPr>
          <w:p w14:paraId="28BE56B8" w14:textId="77777777" w:rsidR="003A739B" w:rsidRPr="003A739B" w:rsidRDefault="003A739B" w:rsidP="003A739B">
            <w:pPr>
              <w:rPr>
                <w:rFonts w:ascii="Arial" w:hAnsi="Arial" w:cs="Arial"/>
                <w:color w:val="000000"/>
              </w:rPr>
            </w:pPr>
            <w:r w:rsidRPr="003A739B">
              <w:rPr>
                <w:rFonts w:ascii="Arial" w:hAnsi="Arial" w:cs="Arial"/>
                <w:color w:val="000000"/>
              </w:rPr>
              <w:t>Import CSV Plate Maps</w:t>
            </w:r>
          </w:p>
        </w:tc>
      </w:tr>
      <w:tr w:rsidR="003A739B" w:rsidRPr="003A739B" w14:paraId="6B5D3478"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23E2435D"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3A3F07F9" w14:textId="77777777" w:rsidR="003A739B" w:rsidRPr="003A739B" w:rsidRDefault="003A739B" w:rsidP="003A739B">
            <w:pPr>
              <w:rPr>
                <w:rFonts w:ascii="Calibri" w:hAnsi="Calibri"/>
                <w:color w:val="0000FF"/>
                <w:u w:val="single"/>
              </w:rPr>
            </w:pPr>
            <w:hyperlink r:id="rId40" w:history="1">
              <w:r w:rsidRPr="003A739B">
                <w:rPr>
                  <w:rFonts w:ascii="Calibri" w:hAnsi="Calibri"/>
                  <w:color w:val="0000FF"/>
                  <w:u w:val="single"/>
                </w:rPr>
                <w:t>WE-19</w:t>
              </w:r>
            </w:hyperlink>
          </w:p>
        </w:tc>
        <w:tc>
          <w:tcPr>
            <w:tcW w:w="6185" w:type="dxa"/>
            <w:tcBorders>
              <w:top w:val="nil"/>
              <w:left w:val="nil"/>
              <w:bottom w:val="single" w:sz="4" w:space="0" w:color="000000"/>
              <w:right w:val="single" w:sz="4" w:space="0" w:color="000000"/>
            </w:tcBorders>
            <w:shd w:val="clear" w:color="auto" w:fill="auto"/>
            <w:hideMark/>
          </w:tcPr>
          <w:p w14:paraId="1F21B659" w14:textId="77777777" w:rsidR="003A739B" w:rsidRPr="003A739B" w:rsidRDefault="003A739B" w:rsidP="003A739B">
            <w:pPr>
              <w:rPr>
                <w:rFonts w:ascii="Arial" w:hAnsi="Arial" w:cs="Arial"/>
                <w:color w:val="000000"/>
              </w:rPr>
            </w:pPr>
            <w:r w:rsidRPr="003A739B">
              <w:rPr>
                <w:rFonts w:ascii="Arial" w:hAnsi="Arial" w:cs="Arial"/>
                <w:color w:val="000000"/>
              </w:rPr>
              <w:t>Update Report and Presentation with Front End Stack</w:t>
            </w:r>
          </w:p>
        </w:tc>
      </w:tr>
      <w:tr w:rsidR="003A739B" w:rsidRPr="003A739B" w14:paraId="5A3D8EE4"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71B2CC03"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734988FF" w14:textId="77777777" w:rsidR="003A739B" w:rsidRPr="003A739B" w:rsidRDefault="003A739B" w:rsidP="003A739B">
            <w:pPr>
              <w:rPr>
                <w:rFonts w:ascii="Calibri" w:hAnsi="Calibri"/>
                <w:color w:val="0000FF"/>
                <w:u w:val="single"/>
              </w:rPr>
            </w:pPr>
            <w:hyperlink r:id="rId41" w:history="1">
              <w:r w:rsidRPr="003A739B">
                <w:rPr>
                  <w:rFonts w:ascii="Calibri" w:hAnsi="Calibri"/>
                  <w:color w:val="0000FF"/>
                  <w:u w:val="single"/>
                </w:rPr>
                <w:t>WE-18</w:t>
              </w:r>
            </w:hyperlink>
          </w:p>
        </w:tc>
        <w:tc>
          <w:tcPr>
            <w:tcW w:w="6185" w:type="dxa"/>
            <w:tcBorders>
              <w:top w:val="nil"/>
              <w:left w:val="nil"/>
              <w:bottom w:val="single" w:sz="4" w:space="0" w:color="000000"/>
              <w:right w:val="single" w:sz="4" w:space="0" w:color="000000"/>
            </w:tcBorders>
            <w:shd w:val="clear" w:color="auto" w:fill="auto"/>
            <w:hideMark/>
          </w:tcPr>
          <w:p w14:paraId="67198CDB" w14:textId="77777777" w:rsidR="003A739B" w:rsidRPr="003A739B" w:rsidRDefault="003A739B" w:rsidP="003A739B">
            <w:pPr>
              <w:rPr>
                <w:rFonts w:ascii="Arial" w:hAnsi="Arial" w:cs="Arial"/>
                <w:color w:val="000000"/>
              </w:rPr>
            </w:pPr>
            <w:r w:rsidRPr="003A739B">
              <w:rPr>
                <w:rFonts w:ascii="Arial" w:hAnsi="Arial" w:cs="Arial"/>
                <w:color w:val="000000"/>
              </w:rPr>
              <w:t>Update Report and Presentation with Results Analysis Requirements</w:t>
            </w:r>
          </w:p>
        </w:tc>
      </w:tr>
      <w:tr w:rsidR="003A739B" w:rsidRPr="003A739B" w14:paraId="549E03DF"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069F98CC"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33B58707" w14:textId="77777777" w:rsidR="003A739B" w:rsidRPr="003A739B" w:rsidRDefault="003A739B" w:rsidP="003A739B">
            <w:pPr>
              <w:rPr>
                <w:rFonts w:ascii="Calibri" w:hAnsi="Calibri"/>
                <w:color w:val="0000FF"/>
                <w:u w:val="single"/>
              </w:rPr>
            </w:pPr>
            <w:hyperlink r:id="rId42" w:history="1">
              <w:r w:rsidRPr="003A739B">
                <w:rPr>
                  <w:rFonts w:ascii="Calibri" w:hAnsi="Calibri"/>
                  <w:color w:val="0000FF"/>
                  <w:u w:val="single"/>
                </w:rPr>
                <w:t>WE-20</w:t>
              </w:r>
            </w:hyperlink>
          </w:p>
        </w:tc>
        <w:tc>
          <w:tcPr>
            <w:tcW w:w="6185" w:type="dxa"/>
            <w:tcBorders>
              <w:top w:val="nil"/>
              <w:left w:val="nil"/>
              <w:bottom w:val="single" w:sz="4" w:space="0" w:color="000000"/>
              <w:right w:val="single" w:sz="4" w:space="0" w:color="000000"/>
            </w:tcBorders>
            <w:shd w:val="clear" w:color="auto" w:fill="auto"/>
            <w:hideMark/>
          </w:tcPr>
          <w:p w14:paraId="5609E4DE" w14:textId="77777777" w:rsidR="003A739B" w:rsidRPr="003A739B" w:rsidRDefault="003A739B" w:rsidP="003A739B">
            <w:pPr>
              <w:rPr>
                <w:rFonts w:ascii="Arial" w:hAnsi="Arial" w:cs="Arial"/>
                <w:color w:val="000000"/>
              </w:rPr>
            </w:pPr>
            <w:r w:rsidRPr="003A739B">
              <w:rPr>
                <w:rFonts w:ascii="Arial" w:hAnsi="Arial" w:cs="Arial"/>
                <w:color w:val="000000"/>
              </w:rPr>
              <w:t>Update Report and Presentation with details of the Plate Map Editor</w:t>
            </w:r>
          </w:p>
        </w:tc>
      </w:tr>
      <w:tr w:rsidR="003A739B" w:rsidRPr="003A739B" w14:paraId="09BABF5C" w14:textId="77777777" w:rsidTr="003A739B">
        <w:trPr>
          <w:trHeight w:val="300"/>
        </w:trPr>
        <w:tc>
          <w:tcPr>
            <w:tcW w:w="1820" w:type="dxa"/>
            <w:tcBorders>
              <w:top w:val="nil"/>
              <w:left w:val="single" w:sz="4" w:space="0" w:color="000000"/>
              <w:bottom w:val="single" w:sz="4" w:space="0" w:color="000000"/>
              <w:right w:val="single" w:sz="4" w:space="0" w:color="000000"/>
            </w:tcBorders>
            <w:shd w:val="clear" w:color="auto" w:fill="auto"/>
            <w:hideMark/>
          </w:tcPr>
          <w:p w14:paraId="4D075914"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2DF130A7" w14:textId="77777777" w:rsidR="003A739B" w:rsidRPr="003A739B" w:rsidRDefault="003A739B" w:rsidP="003A739B">
            <w:pPr>
              <w:rPr>
                <w:rFonts w:ascii="Calibri" w:hAnsi="Calibri"/>
                <w:color w:val="0000FF"/>
                <w:u w:val="single"/>
              </w:rPr>
            </w:pPr>
            <w:hyperlink r:id="rId43" w:history="1">
              <w:r w:rsidRPr="003A739B">
                <w:rPr>
                  <w:rFonts w:ascii="Calibri" w:hAnsi="Calibri"/>
                  <w:color w:val="0000FF"/>
                  <w:u w:val="single"/>
                </w:rPr>
                <w:t>WE-3</w:t>
              </w:r>
            </w:hyperlink>
          </w:p>
        </w:tc>
        <w:tc>
          <w:tcPr>
            <w:tcW w:w="6185" w:type="dxa"/>
            <w:tcBorders>
              <w:top w:val="nil"/>
              <w:left w:val="nil"/>
              <w:bottom w:val="single" w:sz="4" w:space="0" w:color="000000"/>
              <w:right w:val="single" w:sz="4" w:space="0" w:color="000000"/>
            </w:tcBorders>
            <w:shd w:val="clear" w:color="auto" w:fill="auto"/>
            <w:hideMark/>
          </w:tcPr>
          <w:p w14:paraId="18E44F16" w14:textId="77777777" w:rsidR="003A739B" w:rsidRPr="003A739B" w:rsidRDefault="003A739B" w:rsidP="003A739B">
            <w:pPr>
              <w:rPr>
                <w:rFonts w:ascii="Arial" w:hAnsi="Arial" w:cs="Arial"/>
                <w:color w:val="000000"/>
              </w:rPr>
            </w:pPr>
            <w:r w:rsidRPr="003A739B">
              <w:rPr>
                <w:rFonts w:ascii="Arial" w:hAnsi="Arial" w:cs="Arial"/>
                <w:color w:val="000000"/>
              </w:rPr>
              <w:t xml:space="preserve">Basic </w:t>
            </w:r>
            <w:proofErr w:type="spellStart"/>
            <w:r w:rsidRPr="003A739B">
              <w:rPr>
                <w:rFonts w:ascii="Arial" w:hAnsi="Arial" w:cs="Arial"/>
                <w:color w:val="000000"/>
              </w:rPr>
              <w:t>LogIn</w:t>
            </w:r>
            <w:proofErr w:type="spellEnd"/>
            <w:r w:rsidRPr="003A739B">
              <w:rPr>
                <w:rFonts w:ascii="Arial" w:hAnsi="Arial" w:cs="Arial"/>
                <w:color w:val="000000"/>
              </w:rPr>
              <w:t xml:space="preserve"> Logout</w:t>
            </w:r>
          </w:p>
        </w:tc>
      </w:tr>
      <w:tr w:rsidR="003A739B" w:rsidRPr="003A739B" w14:paraId="6E9EFE22"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5C4BE105"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66046A49" w14:textId="77777777" w:rsidR="003A739B" w:rsidRPr="003A739B" w:rsidRDefault="003A739B" w:rsidP="003A739B">
            <w:pPr>
              <w:rPr>
                <w:rFonts w:ascii="Calibri" w:hAnsi="Calibri"/>
                <w:color w:val="0000FF"/>
                <w:u w:val="single"/>
              </w:rPr>
            </w:pPr>
            <w:hyperlink r:id="rId44" w:history="1">
              <w:r w:rsidRPr="003A739B">
                <w:rPr>
                  <w:rFonts w:ascii="Calibri" w:hAnsi="Calibri"/>
                  <w:color w:val="0000FF"/>
                  <w:u w:val="single"/>
                </w:rPr>
                <w:t>WE-6</w:t>
              </w:r>
            </w:hyperlink>
          </w:p>
        </w:tc>
        <w:tc>
          <w:tcPr>
            <w:tcW w:w="6185" w:type="dxa"/>
            <w:tcBorders>
              <w:top w:val="nil"/>
              <w:left w:val="nil"/>
              <w:bottom w:val="single" w:sz="4" w:space="0" w:color="000000"/>
              <w:right w:val="single" w:sz="4" w:space="0" w:color="000000"/>
            </w:tcBorders>
            <w:shd w:val="clear" w:color="auto" w:fill="auto"/>
            <w:hideMark/>
          </w:tcPr>
          <w:p w14:paraId="526E5AD2" w14:textId="77777777" w:rsidR="003A739B" w:rsidRPr="003A739B" w:rsidRDefault="003A739B" w:rsidP="003A739B">
            <w:pPr>
              <w:rPr>
                <w:rFonts w:ascii="Arial" w:hAnsi="Arial" w:cs="Arial"/>
                <w:color w:val="000000"/>
              </w:rPr>
            </w:pPr>
            <w:r w:rsidRPr="003A739B">
              <w:rPr>
                <w:rFonts w:ascii="Arial" w:hAnsi="Arial" w:cs="Arial"/>
                <w:color w:val="000000"/>
              </w:rPr>
              <w:t>Implement Standard Equations for Dose Response Curves</w:t>
            </w:r>
          </w:p>
        </w:tc>
      </w:tr>
      <w:tr w:rsidR="003A739B" w:rsidRPr="003A739B" w14:paraId="61B97AE6"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64884201"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5A5910AE" w14:textId="77777777" w:rsidR="003A739B" w:rsidRPr="003A739B" w:rsidRDefault="003A739B" w:rsidP="003A739B">
            <w:pPr>
              <w:rPr>
                <w:rFonts w:ascii="Calibri" w:hAnsi="Calibri"/>
                <w:color w:val="0000FF"/>
                <w:u w:val="single"/>
              </w:rPr>
            </w:pPr>
            <w:hyperlink r:id="rId45" w:history="1">
              <w:r w:rsidRPr="003A739B">
                <w:rPr>
                  <w:rFonts w:ascii="Calibri" w:hAnsi="Calibri"/>
                  <w:color w:val="0000FF"/>
                  <w:u w:val="single"/>
                </w:rPr>
                <w:t>WE-7</w:t>
              </w:r>
            </w:hyperlink>
          </w:p>
        </w:tc>
        <w:tc>
          <w:tcPr>
            <w:tcW w:w="6185" w:type="dxa"/>
            <w:tcBorders>
              <w:top w:val="nil"/>
              <w:left w:val="nil"/>
              <w:bottom w:val="single" w:sz="4" w:space="0" w:color="000000"/>
              <w:right w:val="single" w:sz="4" w:space="0" w:color="000000"/>
            </w:tcBorders>
            <w:shd w:val="clear" w:color="auto" w:fill="auto"/>
            <w:hideMark/>
          </w:tcPr>
          <w:p w14:paraId="25E1C7C4" w14:textId="77777777" w:rsidR="003A739B" w:rsidRPr="003A739B" w:rsidRDefault="003A739B" w:rsidP="003A739B">
            <w:pPr>
              <w:rPr>
                <w:rFonts w:ascii="Arial" w:hAnsi="Arial" w:cs="Arial"/>
                <w:color w:val="000000"/>
              </w:rPr>
            </w:pPr>
            <w:r w:rsidRPr="003A739B">
              <w:rPr>
                <w:rFonts w:ascii="Arial" w:hAnsi="Arial" w:cs="Arial"/>
                <w:color w:val="000000"/>
              </w:rPr>
              <w:t>Front End - Support User-Specified fit Equations for Dose Response curves</w:t>
            </w:r>
          </w:p>
        </w:tc>
      </w:tr>
      <w:tr w:rsidR="003A739B" w:rsidRPr="003A739B" w14:paraId="7322E5A8"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23ACBB73"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349FE1DA" w14:textId="77777777" w:rsidR="003A739B" w:rsidRPr="003A739B" w:rsidRDefault="003A739B" w:rsidP="003A739B">
            <w:pPr>
              <w:rPr>
                <w:rFonts w:ascii="Calibri" w:hAnsi="Calibri"/>
                <w:color w:val="0000FF"/>
                <w:u w:val="single"/>
              </w:rPr>
            </w:pPr>
            <w:hyperlink r:id="rId46" w:history="1">
              <w:r w:rsidRPr="003A739B">
                <w:rPr>
                  <w:rFonts w:ascii="Calibri" w:hAnsi="Calibri"/>
                  <w:color w:val="0000FF"/>
                  <w:u w:val="single"/>
                </w:rPr>
                <w:t>WE-8</w:t>
              </w:r>
            </w:hyperlink>
          </w:p>
        </w:tc>
        <w:tc>
          <w:tcPr>
            <w:tcW w:w="6185" w:type="dxa"/>
            <w:tcBorders>
              <w:top w:val="nil"/>
              <w:left w:val="nil"/>
              <w:bottom w:val="single" w:sz="4" w:space="0" w:color="000000"/>
              <w:right w:val="single" w:sz="4" w:space="0" w:color="000000"/>
            </w:tcBorders>
            <w:shd w:val="clear" w:color="auto" w:fill="auto"/>
            <w:hideMark/>
          </w:tcPr>
          <w:p w14:paraId="74A82F13" w14:textId="77777777" w:rsidR="003A739B" w:rsidRPr="003A739B" w:rsidRDefault="003A739B" w:rsidP="003A739B">
            <w:pPr>
              <w:rPr>
                <w:rFonts w:ascii="Arial" w:hAnsi="Arial" w:cs="Arial"/>
                <w:color w:val="000000"/>
              </w:rPr>
            </w:pPr>
            <w:proofErr w:type="spellStart"/>
            <w:r w:rsidRPr="003A739B">
              <w:rPr>
                <w:rFonts w:ascii="Arial" w:hAnsi="Arial" w:cs="Arial"/>
                <w:color w:val="000000"/>
              </w:rPr>
              <w:t>BackEnd</w:t>
            </w:r>
            <w:proofErr w:type="spellEnd"/>
            <w:r w:rsidRPr="003A739B">
              <w:rPr>
                <w:rFonts w:ascii="Arial" w:hAnsi="Arial" w:cs="Arial"/>
                <w:color w:val="000000"/>
              </w:rPr>
              <w:t xml:space="preserve"> Services to support </w:t>
            </w:r>
            <w:proofErr w:type="spellStart"/>
            <w:r w:rsidRPr="003A739B">
              <w:rPr>
                <w:rFonts w:ascii="Arial" w:hAnsi="Arial" w:cs="Arial"/>
                <w:color w:val="000000"/>
              </w:rPr>
              <w:t>HeatMaps</w:t>
            </w:r>
            <w:proofErr w:type="spellEnd"/>
            <w:r w:rsidRPr="003A739B">
              <w:rPr>
                <w:rFonts w:ascii="Arial" w:hAnsi="Arial" w:cs="Arial"/>
                <w:color w:val="000000"/>
              </w:rPr>
              <w:t xml:space="preserve"> for plate results</w:t>
            </w:r>
          </w:p>
        </w:tc>
      </w:tr>
      <w:tr w:rsidR="003A739B" w:rsidRPr="003A739B" w14:paraId="7D404E19"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1CD164AE"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28102A6C" w14:textId="77777777" w:rsidR="003A739B" w:rsidRPr="003A739B" w:rsidRDefault="003A739B" w:rsidP="003A739B">
            <w:pPr>
              <w:rPr>
                <w:rFonts w:ascii="Calibri" w:hAnsi="Calibri"/>
                <w:color w:val="0000FF"/>
                <w:u w:val="single"/>
              </w:rPr>
            </w:pPr>
            <w:hyperlink r:id="rId47" w:history="1">
              <w:r w:rsidRPr="003A739B">
                <w:rPr>
                  <w:rFonts w:ascii="Calibri" w:hAnsi="Calibri"/>
                  <w:color w:val="0000FF"/>
                  <w:u w:val="single"/>
                </w:rPr>
                <w:t>WE-11</w:t>
              </w:r>
            </w:hyperlink>
          </w:p>
        </w:tc>
        <w:tc>
          <w:tcPr>
            <w:tcW w:w="6185" w:type="dxa"/>
            <w:tcBorders>
              <w:top w:val="nil"/>
              <w:left w:val="nil"/>
              <w:bottom w:val="single" w:sz="4" w:space="0" w:color="000000"/>
              <w:right w:val="single" w:sz="4" w:space="0" w:color="000000"/>
            </w:tcBorders>
            <w:shd w:val="clear" w:color="auto" w:fill="auto"/>
            <w:hideMark/>
          </w:tcPr>
          <w:p w14:paraId="0F384874" w14:textId="77777777" w:rsidR="003A739B" w:rsidRPr="003A739B" w:rsidRDefault="003A739B" w:rsidP="003A739B">
            <w:pPr>
              <w:rPr>
                <w:rFonts w:ascii="Arial" w:hAnsi="Arial" w:cs="Arial"/>
                <w:color w:val="000000"/>
              </w:rPr>
            </w:pPr>
            <w:r w:rsidRPr="003A739B">
              <w:rPr>
                <w:rFonts w:ascii="Arial" w:hAnsi="Arial" w:cs="Arial"/>
                <w:color w:val="000000"/>
              </w:rPr>
              <w:t xml:space="preserve">Back End Services to Compute Z and Z' for </w:t>
            </w:r>
            <w:proofErr w:type="spellStart"/>
            <w:r w:rsidRPr="003A739B">
              <w:rPr>
                <w:rFonts w:ascii="Arial" w:hAnsi="Arial" w:cs="Arial"/>
                <w:color w:val="000000"/>
              </w:rPr>
              <w:t>QC'ing</w:t>
            </w:r>
            <w:proofErr w:type="spellEnd"/>
            <w:r w:rsidRPr="003A739B">
              <w:rPr>
                <w:rFonts w:ascii="Arial" w:hAnsi="Arial" w:cs="Arial"/>
                <w:color w:val="000000"/>
              </w:rPr>
              <w:t xml:space="preserve"> Plates</w:t>
            </w:r>
          </w:p>
        </w:tc>
      </w:tr>
      <w:tr w:rsidR="003A739B" w:rsidRPr="003A739B" w14:paraId="1C1717CE" w14:textId="77777777" w:rsidTr="003A739B">
        <w:trPr>
          <w:trHeight w:val="300"/>
        </w:trPr>
        <w:tc>
          <w:tcPr>
            <w:tcW w:w="1820" w:type="dxa"/>
            <w:tcBorders>
              <w:top w:val="nil"/>
              <w:left w:val="single" w:sz="4" w:space="0" w:color="000000"/>
              <w:bottom w:val="single" w:sz="4" w:space="0" w:color="000000"/>
              <w:right w:val="single" w:sz="4" w:space="0" w:color="000000"/>
            </w:tcBorders>
            <w:shd w:val="clear" w:color="auto" w:fill="auto"/>
            <w:hideMark/>
          </w:tcPr>
          <w:p w14:paraId="27010B9F"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6E279406" w14:textId="77777777" w:rsidR="003A739B" w:rsidRPr="003A739B" w:rsidRDefault="003A739B" w:rsidP="003A739B">
            <w:pPr>
              <w:rPr>
                <w:rFonts w:ascii="Calibri" w:hAnsi="Calibri"/>
                <w:color w:val="0000FF"/>
                <w:u w:val="single"/>
              </w:rPr>
            </w:pPr>
            <w:hyperlink r:id="rId48" w:history="1">
              <w:r w:rsidRPr="003A739B">
                <w:rPr>
                  <w:rFonts w:ascii="Calibri" w:hAnsi="Calibri"/>
                  <w:color w:val="0000FF"/>
                  <w:u w:val="single"/>
                </w:rPr>
                <w:t>WE-12</w:t>
              </w:r>
            </w:hyperlink>
          </w:p>
        </w:tc>
        <w:tc>
          <w:tcPr>
            <w:tcW w:w="6185" w:type="dxa"/>
            <w:tcBorders>
              <w:top w:val="nil"/>
              <w:left w:val="nil"/>
              <w:bottom w:val="single" w:sz="4" w:space="0" w:color="000000"/>
              <w:right w:val="single" w:sz="4" w:space="0" w:color="000000"/>
            </w:tcBorders>
            <w:shd w:val="clear" w:color="auto" w:fill="auto"/>
            <w:hideMark/>
          </w:tcPr>
          <w:p w14:paraId="7F668C08" w14:textId="77777777" w:rsidR="003A739B" w:rsidRPr="003A739B" w:rsidRDefault="003A739B" w:rsidP="003A739B">
            <w:pPr>
              <w:rPr>
                <w:rFonts w:ascii="Arial" w:hAnsi="Arial" w:cs="Arial"/>
                <w:color w:val="000000"/>
              </w:rPr>
            </w:pPr>
            <w:r w:rsidRPr="003A739B">
              <w:rPr>
                <w:rFonts w:ascii="Arial" w:hAnsi="Arial" w:cs="Arial"/>
                <w:color w:val="000000"/>
              </w:rPr>
              <w:t>Plate Map Editor</w:t>
            </w:r>
          </w:p>
        </w:tc>
      </w:tr>
      <w:tr w:rsidR="003A739B" w:rsidRPr="003A739B" w14:paraId="6BE9CF90" w14:textId="77777777" w:rsidTr="003A739B">
        <w:trPr>
          <w:trHeight w:val="300"/>
        </w:trPr>
        <w:tc>
          <w:tcPr>
            <w:tcW w:w="1820" w:type="dxa"/>
            <w:tcBorders>
              <w:top w:val="nil"/>
              <w:left w:val="single" w:sz="4" w:space="0" w:color="000000"/>
              <w:bottom w:val="single" w:sz="4" w:space="0" w:color="000000"/>
              <w:right w:val="single" w:sz="4" w:space="0" w:color="000000"/>
            </w:tcBorders>
            <w:shd w:val="clear" w:color="auto" w:fill="auto"/>
            <w:hideMark/>
          </w:tcPr>
          <w:p w14:paraId="3CF8E7EB"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33E5F10C" w14:textId="77777777" w:rsidR="003A739B" w:rsidRPr="003A739B" w:rsidRDefault="003A739B" w:rsidP="003A739B">
            <w:pPr>
              <w:rPr>
                <w:rFonts w:ascii="Calibri" w:hAnsi="Calibri"/>
                <w:color w:val="0000FF"/>
                <w:u w:val="single"/>
              </w:rPr>
            </w:pPr>
            <w:hyperlink r:id="rId49" w:history="1">
              <w:r w:rsidRPr="003A739B">
                <w:rPr>
                  <w:rFonts w:ascii="Calibri" w:hAnsi="Calibri"/>
                  <w:color w:val="0000FF"/>
                  <w:u w:val="single"/>
                </w:rPr>
                <w:t>WE-13</w:t>
              </w:r>
            </w:hyperlink>
          </w:p>
        </w:tc>
        <w:tc>
          <w:tcPr>
            <w:tcW w:w="6185" w:type="dxa"/>
            <w:tcBorders>
              <w:top w:val="nil"/>
              <w:left w:val="nil"/>
              <w:bottom w:val="single" w:sz="4" w:space="0" w:color="000000"/>
              <w:right w:val="single" w:sz="4" w:space="0" w:color="000000"/>
            </w:tcBorders>
            <w:shd w:val="clear" w:color="auto" w:fill="auto"/>
            <w:hideMark/>
          </w:tcPr>
          <w:p w14:paraId="175D2890" w14:textId="77777777" w:rsidR="003A739B" w:rsidRPr="003A739B" w:rsidRDefault="003A739B" w:rsidP="003A739B">
            <w:pPr>
              <w:rPr>
                <w:rFonts w:ascii="Arial" w:hAnsi="Arial" w:cs="Arial"/>
                <w:color w:val="000000"/>
              </w:rPr>
            </w:pPr>
            <w:r w:rsidRPr="003A739B">
              <w:rPr>
                <w:rFonts w:ascii="Arial" w:hAnsi="Arial" w:cs="Arial"/>
                <w:color w:val="000000"/>
              </w:rPr>
              <w:t>Import and parse test results</w:t>
            </w:r>
          </w:p>
        </w:tc>
      </w:tr>
      <w:tr w:rsidR="003A739B" w:rsidRPr="003A739B" w14:paraId="75751C65" w14:textId="77777777" w:rsidTr="003A739B">
        <w:trPr>
          <w:trHeight w:val="300"/>
        </w:trPr>
        <w:tc>
          <w:tcPr>
            <w:tcW w:w="1820" w:type="dxa"/>
            <w:tcBorders>
              <w:top w:val="nil"/>
              <w:left w:val="single" w:sz="4" w:space="0" w:color="000000"/>
              <w:bottom w:val="single" w:sz="4" w:space="0" w:color="000000"/>
              <w:right w:val="single" w:sz="4" w:space="0" w:color="000000"/>
            </w:tcBorders>
            <w:shd w:val="clear" w:color="auto" w:fill="auto"/>
            <w:hideMark/>
          </w:tcPr>
          <w:p w14:paraId="03CCAA72"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5DB396E0" w14:textId="77777777" w:rsidR="003A739B" w:rsidRPr="003A739B" w:rsidRDefault="003A739B" w:rsidP="003A739B">
            <w:pPr>
              <w:rPr>
                <w:rFonts w:ascii="Calibri" w:hAnsi="Calibri"/>
                <w:color w:val="0000FF"/>
                <w:u w:val="single"/>
              </w:rPr>
            </w:pPr>
            <w:hyperlink r:id="rId50" w:history="1">
              <w:r w:rsidRPr="003A739B">
                <w:rPr>
                  <w:rFonts w:ascii="Calibri" w:hAnsi="Calibri"/>
                  <w:color w:val="0000FF"/>
                  <w:u w:val="single"/>
                </w:rPr>
                <w:t>WE-14</w:t>
              </w:r>
            </w:hyperlink>
          </w:p>
        </w:tc>
        <w:tc>
          <w:tcPr>
            <w:tcW w:w="6185" w:type="dxa"/>
            <w:tcBorders>
              <w:top w:val="nil"/>
              <w:left w:val="nil"/>
              <w:bottom w:val="single" w:sz="4" w:space="0" w:color="000000"/>
              <w:right w:val="single" w:sz="4" w:space="0" w:color="000000"/>
            </w:tcBorders>
            <w:shd w:val="clear" w:color="auto" w:fill="auto"/>
            <w:hideMark/>
          </w:tcPr>
          <w:p w14:paraId="4DB009CF" w14:textId="77777777" w:rsidR="003A739B" w:rsidRPr="003A739B" w:rsidRDefault="003A739B" w:rsidP="003A739B">
            <w:pPr>
              <w:rPr>
                <w:rFonts w:ascii="Arial" w:hAnsi="Arial" w:cs="Arial"/>
                <w:color w:val="000000"/>
              </w:rPr>
            </w:pPr>
            <w:r w:rsidRPr="003A739B">
              <w:rPr>
                <w:rFonts w:ascii="Arial" w:hAnsi="Arial" w:cs="Arial"/>
                <w:color w:val="000000"/>
              </w:rPr>
              <w:t>Design Domain Model</w:t>
            </w:r>
          </w:p>
        </w:tc>
      </w:tr>
      <w:tr w:rsidR="003A739B" w:rsidRPr="003A739B" w14:paraId="78A0F139" w14:textId="77777777" w:rsidTr="003A739B">
        <w:trPr>
          <w:trHeight w:val="300"/>
        </w:trPr>
        <w:tc>
          <w:tcPr>
            <w:tcW w:w="1820" w:type="dxa"/>
            <w:tcBorders>
              <w:top w:val="nil"/>
              <w:left w:val="single" w:sz="4" w:space="0" w:color="000000"/>
              <w:bottom w:val="single" w:sz="4" w:space="0" w:color="000000"/>
              <w:right w:val="single" w:sz="4" w:space="0" w:color="000000"/>
            </w:tcBorders>
            <w:shd w:val="clear" w:color="auto" w:fill="auto"/>
            <w:hideMark/>
          </w:tcPr>
          <w:p w14:paraId="28CF327F"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2FD109E1" w14:textId="77777777" w:rsidR="003A739B" w:rsidRPr="003A739B" w:rsidRDefault="003A739B" w:rsidP="003A739B">
            <w:pPr>
              <w:rPr>
                <w:rFonts w:ascii="Calibri" w:hAnsi="Calibri"/>
                <w:color w:val="0000FF"/>
                <w:u w:val="single"/>
              </w:rPr>
            </w:pPr>
            <w:hyperlink r:id="rId51" w:history="1">
              <w:r w:rsidRPr="003A739B">
                <w:rPr>
                  <w:rFonts w:ascii="Calibri" w:hAnsi="Calibri"/>
                  <w:color w:val="0000FF"/>
                  <w:u w:val="single"/>
                </w:rPr>
                <w:t>WE-15</w:t>
              </w:r>
            </w:hyperlink>
          </w:p>
        </w:tc>
        <w:tc>
          <w:tcPr>
            <w:tcW w:w="6185" w:type="dxa"/>
            <w:tcBorders>
              <w:top w:val="nil"/>
              <w:left w:val="nil"/>
              <w:bottom w:val="single" w:sz="4" w:space="0" w:color="000000"/>
              <w:right w:val="single" w:sz="4" w:space="0" w:color="000000"/>
            </w:tcBorders>
            <w:shd w:val="clear" w:color="auto" w:fill="auto"/>
            <w:hideMark/>
          </w:tcPr>
          <w:p w14:paraId="0174CB1E" w14:textId="77777777" w:rsidR="003A739B" w:rsidRPr="003A739B" w:rsidRDefault="003A739B" w:rsidP="003A739B">
            <w:pPr>
              <w:rPr>
                <w:rFonts w:ascii="Arial" w:hAnsi="Arial" w:cs="Arial"/>
                <w:color w:val="000000"/>
              </w:rPr>
            </w:pPr>
            <w:r w:rsidRPr="003A739B">
              <w:rPr>
                <w:rFonts w:ascii="Arial" w:hAnsi="Arial" w:cs="Arial"/>
                <w:color w:val="000000"/>
              </w:rPr>
              <w:t>Define Web Service Interfaces</w:t>
            </w:r>
          </w:p>
        </w:tc>
      </w:tr>
      <w:tr w:rsidR="003A739B" w:rsidRPr="003A739B" w14:paraId="01F10280"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515301CE"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78792901" w14:textId="77777777" w:rsidR="003A739B" w:rsidRPr="003A739B" w:rsidRDefault="003A739B" w:rsidP="003A739B">
            <w:pPr>
              <w:rPr>
                <w:rFonts w:ascii="Calibri" w:hAnsi="Calibri"/>
                <w:color w:val="0000FF"/>
                <w:u w:val="single"/>
              </w:rPr>
            </w:pPr>
            <w:hyperlink r:id="rId52" w:history="1">
              <w:r w:rsidRPr="003A739B">
                <w:rPr>
                  <w:rFonts w:ascii="Calibri" w:hAnsi="Calibri"/>
                  <w:color w:val="0000FF"/>
                  <w:u w:val="single"/>
                </w:rPr>
                <w:t>WE-24</w:t>
              </w:r>
            </w:hyperlink>
          </w:p>
        </w:tc>
        <w:tc>
          <w:tcPr>
            <w:tcW w:w="6185" w:type="dxa"/>
            <w:tcBorders>
              <w:top w:val="nil"/>
              <w:left w:val="nil"/>
              <w:bottom w:val="single" w:sz="4" w:space="0" w:color="000000"/>
              <w:right w:val="single" w:sz="4" w:space="0" w:color="000000"/>
            </w:tcBorders>
            <w:shd w:val="clear" w:color="auto" w:fill="auto"/>
            <w:hideMark/>
          </w:tcPr>
          <w:p w14:paraId="5B26FE27" w14:textId="77777777" w:rsidR="003A739B" w:rsidRPr="003A739B" w:rsidRDefault="003A739B" w:rsidP="003A739B">
            <w:pPr>
              <w:rPr>
                <w:rFonts w:ascii="Arial" w:hAnsi="Arial" w:cs="Arial"/>
                <w:color w:val="000000"/>
              </w:rPr>
            </w:pPr>
            <w:proofErr w:type="spellStart"/>
            <w:r w:rsidRPr="003A739B">
              <w:rPr>
                <w:rFonts w:ascii="Arial" w:hAnsi="Arial" w:cs="Arial"/>
                <w:color w:val="000000"/>
              </w:rPr>
              <w:t>BackEnd</w:t>
            </w:r>
            <w:proofErr w:type="spellEnd"/>
            <w:r w:rsidRPr="003A739B">
              <w:rPr>
                <w:rFonts w:ascii="Arial" w:hAnsi="Arial" w:cs="Arial"/>
                <w:color w:val="000000"/>
              </w:rPr>
              <w:t xml:space="preserve"> Results Parser - to parse and store result files</w:t>
            </w:r>
          </w:p>
        </w:tc>
      </w:tr>
      <w:tr w:rsidR="003A739B" w:rsidRPr="003A739B" w14:paraId="7E7FD649"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15F9A44C"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2520A924" w14:textId="77777777" w:rsidR="003A739B" w:rsidRPr="003A739B" w:rsidRDefault="003A739B" w:rsidP="003A739B">
            <w:pPr>
              <w:rPr>
                <w:rFonts w:ascii="Calibri" w:hAnsi="Calibri"/>
                <w:color w:val="0000FF"/>
                <w:u w:val="single"/>
              </w:rPr>
            </w:pPr>
            <w:hyperlink r:id="rId53" w:history="1">
              <w:r w:rsidRPr="003A739B">
                <w:rPr>
                  <w:rFonts w:ascii="Calibri" w:hAnsi="Calibri"/>
                  <w:color w:val="0000FF"/>
                  <w:u w:val="single"/>
                </w:rPr>
                <w:t>WE-25</w:t>
              </w:r>
            </w:hyperlink>
          </w:p>
        </w:tc>
        <w:tc>
          <w:tcPr>
            <w:tcW w:w="6185" w:type="dxa"/>
            <w:tcBorders>
              <w:top w:val="nil"/>
              <w:left w:val="nil"/>
              <w:bottom w:val="single" w:sz="4" w:space="0" w:color="000000"/>
              <w:right w:val="single" w:sz="4" w:space="0" w:color="000000"/>
            </w:tcBorders>
            <w:shd w:val="clear" w:color="auto" w:fill="auto"/>
            <w:hideMark/>
          </w:tcPr>
          <w:p w14:paraId="71059707" w14:textId="77777777" w:rsidR="003A739B" w:rsidRPr="003A739B" w:rsidRDefault="003A739B" w:rsidP="003A739B">
            <w:pPr>
              <w:rPr>
                <w:rFonts w:ascii="Arial" w:hAnsi="Arial" w:cs="Arial"/>
                <w:color w:val="000000"/>
              </w:rPr>
            </w:pPr>
            <w:r w:rsidRPr="003A739B">
              <w:rPr>
                <w:rFonts w:ascii="Arial" w:hAnsi="Arial" w:cs="Arial"/>
                <w:color w:val="000000"/>
              </w:rPr>
              <w:t>Front End Results File picker - select results file to parse</w:t>
            </w:r>
          </w:p>
        </w:tc>
      </w:tr>
      <w:tr w:rsidR="003A739B" w:rsidRPr="003A739B" w14:paraId="08D95FF5"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094C9A58"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5AC9E421" w14:textId="77777777" w:rsidR="003A739B" w:rsidRPr="003A739B" w:rsidRDefault="003A739B" w:rsidP="003A739B">
            <w:pPr>
              <w:rPr>
                <w:rFonts w:ascii="Calibri" w:hAnsi="Calibri"/>
                <w:color w:val="0000FF"/>
                <w:u w:val="single"/>
              </w:rPr>
            </w:pPr>
            <w:hyperlink r:id="rId54" w:history="1">
              <w:r w:rsidRPr="003A739B">
                <w:rPr>
                  <w:rFonts w:ascii="Calibri" w:hAnsi="Calibri"/>
                  <w:color w:val="0000FF"/>
                  <w:u w:val="single"/>
                </w:rPr>
                <w:t>WE-26</w:t>
              </w:r>
            </w:hyperlink>
          </w:p>
        </w:tc>
        <w:tc>
          <w:tcPr>
            <w:tcW w:w="6185" w:type="dxa"/>
            <w:tcBorders>
              <w:top w:val="nil"/>
              <w:left w:val="nil"/>
              <w:bottom w:val="single" w:sz="4" w:space="0" w:color="000000"/>
              <w:right w:val="single" w:sz="4" w:space="0" w:color="000000"/>
            </w:tcBorders>
            <w:shd w:val="clear" w:color="auto" w:fill="auto"/>
            <w:hideMark/>
          </w:tcPr>
          <w:p w14:paraId="0E41AEBE" w14:textId="77777777" w:rsidR="003A739B" w:rsidRPr="003A739B" w:rsidRDefault="003A739B" w:rsidP="003A739B">
            <w:pPr>
              <w:rPr>
                <w:rFonts w:ascii="Arial" w:hAnsi="Arial" w:cs="Arial"/>
                <w:color w:val="000000"/>
              </w:rPr>
            </w:pPr>
            <w:r w:rsidRPr="003A739B">
              <w:rPr>
                <w:rFonts w:ascii="Arial" w:hAnsi="Arial" w:cs="Arial"/>
                <w:color w:val="000000"/>
              </w:rPr>
              <w:t>Front End - Display Single Heat Map for a Single plate</w:t>
            </w:r>
          </w:p>
        </w:tc>
      </w:tr>
      <w:tr w:rsidR="003A739B" w:rsidRPr="003A739B" w14:paraId="7F129EA6"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1642DE92"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1E615318" w14:textId="77777777" w:rsidR="003A739B" w:rsidRPr="003A739B" w:rsidRDefault="003A739B" w:rsidP="003A739B">
            <w:pPr>
              <w:rPr>
                <w:rFonts w:ascii="Calibri" w:hAnsi="Calibri"/>
                <w:color w:val="0000FF"/>
                <w:u w:val="single"/>
              </w:rPr>
            </w:pPr>
            <w:hyperlink r:id="rId55" w:history="1">
              <w:r w:rsidRPr="003A739B">
                <w:rPr>
                  <w:rFonts w:ascii="Calibri" w:hAnsi="Calibri"/>
                  <w:color w:val="0000FF"/>
                  <w:u w:val="single"/>
                </w:rPr>
                <w:t>WE-27</w:t>
              </w:r>
            </w:hyperlink>
          </w:p>
        </w:tc>
        <w:tc>
          <w:tcPr>
            <w:tcW w:w="6185" w:type="dxa"/>
            <w:tcBorders>
              <w:top w:val="nil"/>
              <w:left w:val="nil"/>
              <w:bottom w:val="single" w:sz="4" w:space="0" w:color="000000"/>
              <w:right w:val="single" w:sz="4" w:space="0" w:color="000000"/>
            </w:tcBorders>
            <w:shd w:val="clear" w:color="auto" w:fill="auto"/>
            <w:hideMark/>
          </w:tcPr>
          <w:p w14:paraId="16BD8135" w14:textId="77777777" w:rsidR="003A739B" w:rsidRPr="003A739B" w:rsidRDefault="003A739B" w:rsidP="003A739B">
            <w:pPr>
              <w:rPr>
                <w:rFonts w:ascii="Arial" w:hAnsi="Arial" w:cs="Arial"/>
                <w:color w:val="000000"/>
              </w:rPr>
            </w:pPr>
            <w:r w:rsidRPr="003A739B">
              <w:rPr>
                <w:rFonts w:ascii="Arial" w:hAnsi="Arial" w:cs="Arial"/>
                <w:color w:val="000000"/>
              </w:rPr>
              <w:t>Front End - Display Multiple Heat Maps for Experiment</w:t>
            </w:r>
          </w:p>
        </w:tc>
      </w:tr>
      <w:tr w:rsidR="003A739B" w:rsidRPr="003A739B" w14:paraId="6C0731F2"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085D42B0"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7CD4217E" w14:textId="77777777" w:rsidR="003A739B" w:rsidRPr="003A739B" w:rsidRDefault="003A739B" w:rsidP="003A739B">
            <w:pPr>
              <w:rPr>
                <w:rFonts w:ascii="Calibri" w:hAnsi="Calibri"/>
                <w:color w:val="0000FF"/>
                <w:u w:val="single"/>
              </w:rPr>
            </w:pPr>
            <w:hyperlink r:id="rId56" w:history="1">
              <w:r w:rsidRPr="003A739B">
                <w:rPr>
                  <w:rFonts w:ascii="Calibri" w:hAnsi="Calibri"/>
                  <w:color w:val="0000FF"/>
                  <w:u w:val="single"/>
                </w:rPr>
                <w:t>WE-28</w:t>
              </w:r>
            </w:hyperlink>
          </w:p>
        </w:tc>
        <w:tc>
          <w:tcPr>
            <w:tcW w:w="6185" w:type="dxa"/>
            <w:tcBorders>
              <w:top w:val="nil"/>
              <w:left w:val="nil"/>
              <w:bottom w:val="single" w:sz="4" w:space="0" w:color="000000"/>
              <w:right w:val="single" w:sz="4" w:space="0" w:color="000000"/>
            </w:tcBorders>
            <w:shd w:val="clear" w:color="auto" w:fill="auto"/>
            <w:hideMark/>
          </w:tcPr>
          <w:p w14:paraId="7115CA85" w14:textId="77777777" w:rsidR="003A739B" w:rsidRPr="003A739B" w:rsidRDefault="003A739B" w:rsidP="003A739B">
            <w:pPr>
              <w:rPr>
                <w:rFonts w:ascii="Arial" w:hAnsi="Arial" w:cs="Arial"/>
                <w:color w:val="000000"/>
              </w:rPr>
            </w:pPr>
            <w:r w:rsidRPr="003A739B">
              <w:rPr>
                <w:rFonts w:ascii="Arial" w:hAnsi="Arial" w:cs="Arial"/>
                <w:color w:val="000000"/>
              </w:rPr>
              <w:t>Front End - Display Single Dose Response Curve</w:t>
            </w:r>
          </w:p>
        </w:tc>
      </w:tr>
      <w:tr w:rsidR="003A739B" w:rsidRPr="003A739B" w14:paraId="7010E9C4"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6B1404D3"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7A0A12DA" w14:textId="77777777" w:rsidR="003A739B" w:rsidRPr="003A739B" w:rsidRDefault="003A739B" w:rsidP="003A739B">
            <w:pPr>
              <w:rPr>
                <w:rFonts w:ascii="Calibri" w:hAnsi="Calibri"/>
                <w:color w:val="0000FF"/>
                <w:u w:val="single"/>
              </w:rPr>
            </w:pPr>
            <w:hyperlink r:id="rId57" w:history="1">
              <w:r w:rsidRPr="003A739B">
                <w:rPr>
                  <w:rFonts w:ascii="Calibri" w:hAnsi="Calibri"/>
                  <w:color w:val="0000FF"/>
                  <w:u w:val="single"/>
                </w:rPr>
                <w:t>WE-29</w:t>
              </w:r>
            </w:hyperlink>
          </w:p>
        </w:tc>
        <w:tc>
          <w:tcPr>
            <w:tcW w:w="6185" w:type="dxa"/>
            <w:tcBorders>
              <w:top w:val="nil"/>
              <w:left w:val="nil"/>
              <w:bottom w:val="single" w:sz="4" w:space="0" w:color="000000"/>
              <w:right w:val="single" w:sz="4" w:space="0" w:color="000000"/>
            </w:tcBorders>
            <w:shd w:val="clear" w:color="auto" w:fill="auto"/>
            <w:hideMark/>
          </w:tcPr>
          <w:p w14:paraId="6F822D4E" w14:textId="77777777" w:rsidR="003A739B" w:rsidRPr="003A739B" w:rsidRDefault="003A739B" w:rsidP="003A739B">
            <w:pPr>
              <w:rPr>
                <w:rFonts w:ascii="Arial" w:hAnsi="Arial" w:cs="Arial"/>
                <w:color w:val="000000"/>
              </w:rPr>
            </w:pPr>
            <w:r w:rsidRPr="003A739B">
              <w:rPr>
                <w:rFonts w:ascii="Arial" w:hAnsi="Arial" w:cs="Arial"/>
                <w:color w:val="000000"/>
              </w:rPr>
              <w:t>Front End - Knock out Values on Dose Response Curve and Refit</w:t>
            </w:r>
          </w:p>
        </w:tc>
      </w:tr>
      <w:tr w:rsidR="003A739B" w:rsidRPr="003A739B" w14:paraId="5681A400" w14:textId="77777777" w:rsidTr="003A739B">
        <w:trPr>
          <w:trHeight w:val="900"/>
        </w:trPr>
        <w:tc>
          <w:tcPr>
            <w:tcW w:w="1820" w:type="dxa"/>
            <w:tcBorders>
              <w:top w:val="nil"/>
              <w:left w:val="single" w:sz="4" w:space="0" w:color="000000"/>
              <w:bottom w:val="single" w:sz="4" w:space="0" w:color="000000"/>
              <w:right w:val="single" w:sz="4" w:space="0" w:color="000000"/>
            </w:tcBorders>
            <w:shd w:val="clear" w:color="auto" w:fill="auto"/>
            <w:hideMark/>
          </w:tcPr>
          <w:p w14:paraId="53E4FBB6"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12996A88" w14:textId="77777777" w:rsidR="003A739B" w:rsidRPr="003A739B" w:rsidRDefault="003A739B" w:rsidP="003A739B">
            <w:pPr>
              <w:rPr>
                <w:rFonts w:ascii="Calibri" w:hAnsi="Calibri"/>
                <w:color w:val="0000FF"/>
                <w:u w:val="single"/>
              </w:rPr>
            </w:pPr>
            <w:hyperlink r:id="rId58" w:history="1">
              <w:r w:rsidRPr="003A739B">
                <w:rPr>
                  <w:rFonts w:ascii="Calibri" w:hAnsi="Calibri"/>
                  <w:color w:val="0000FF"/>
                  <w:u w:val="single"/>
                </w:rPr>
                <w:t>WE-30</w:t>
              </w:r>
            </w:hyperlink>
          </w:p>
        </w:tc>
        <w:tc>
          <w:tcPr>
            <w:tcW w:w="6185" w:type="dxa"/>
            <w:tcBorders>
              <w:top w:val="nil"/>
              <w:left w:val="nil"/>
              <w:bottom w:val="single" w:sz="4" w:space="0" w:color="000000"/>
              <w:right w:val="single" w:sz="4" w:space="0" w:color="000000"/>
            </w:tcBorders>
            <w:shd w:val="clear" w:color="auto" w:fill="auto"/>
            <w:hideMark/>
          </w:tcPr>
          <w:p w14:paraId="2298AF16" w14:textId="77777777" w:rsidR="003A739B" w:rsidRPr="003A739B" w:rsidRDefault="003A739B" w:rsidP="003A739B">
            <w:pPr>
              <w:rPr>
                <w:rFonts w:ascii="Arial" w:hAnsi="Arial" w:cs="Arial"/>
                <w:color w:val="000000"/>
              </w:rPr>
            </w:pPr>
            <w:r w:rsidRPr="003A739B">
              <w:rPr>
                <w:rFonts w:ascii="Arial" w:hAnsi="Arial" w:cs="Arial"/>
                <w:color w:val="000000"/>
              </w:rPr>
              <w:t>Front End - Display plate statistics, and control well statistics across all the plates for all teams</w:t>
            </w:r>
          </w:p>
        </w:tc>
      </w:tr>
      <w:tr w:rsidR="003A739B" w:rsidRPr="003A739B" w14:paraId="3C100703" w14:textId="77777777" w:rsidTr="003A739B">
        <w:trPr>
          <w:trHeight w:val="900"/>
        </w:trPr>
        <w:tc>
          <w:tcPr>
            <w:tcW w:w="1820" w:type="dxa"/>
            <w:tcBorders>
              <w:top w:val="nil"/>
              <w:left w:val="single" w:sz="4" w:space="0" w:color="000000"/>
              <w:bottom w:val="single" w:sz="4" w:space="0" w:color="000000"/>
              <w:right w:val="single" w:sz="4" w:space="0" w:color="000000"/>
            </w:tcBorders>
            <w:shd w:val="clear" w:color="auto" w:fill="auto"/>
            <w:hideMark/>
          </w:tcPr>
          <w:p w14:paraId="467D7901" w14:textId="77777777" w:rsidR="003A739B" w:rsidRPr="003A739B" w:rsidRDefault="003A739B" w:rsidP="003A739B">
            <w:pPr>
              <w:rPr>
                <w:rFonts w:ascii="Arial" w:hAnsi="Arial" w:cs="Arial"/>
                <w:color w:val="000000"/>
              </w:rPr>
            </w:pPr>
            <w:r w:rsidRPr="003A739B">
              <w:rPr>
                <w:rFonts w:ascii="Arial" w:hAnsi="Arial" w:cs="Arial"/>
                <w:color w:val="000000"/>
              </w:rPr>
              <w:lastRenderedPageBreak/>
              <w:t>Story</w:t>
            </w:r>
          </w:p>
        </w:tc>
        <w:tc>
          <w:tcPr>
            <w:tcW w:w="2360" w:type="dxa"/>
            <w:tcBorders>
              <w:top w:val="nil"/>
              <w:left w:val="nil"/>
              <w:bottom w:val="single" w:sz="4" w:space="0" w:color="000000"/>
              <w:right w:val="single" w:sz="4" w:space="0" w:color="000000"/>
            </w:tcBorders>
            <w:shd w:val="clear" w:color="auto" w:fill="auto"/>
            <w:hideMark/>
          </w:tcPr>
          <w:p w14:paraId="5697EF82" w14:textId="77777777" w:rsidR="003A739B" w:rsidRPr="003A739B" w:rsidRDefault="003A739B" w:rsidP="003A739B">
            <w:pPr>
              <w:rPr>
                <w:rFonts w:ascii="Calibri" w:hAnsi="Calibri"/>
                <w:color w:val="0000FF"/>
                <w:u w:val="single"/>
              </w:rPr>
            </w:pPr>
            <w:hyperlink r:id="rId59" w:history="1">
              <w:r w:rsidRPr="003A739B">
                <w:rPr>
                  <w:rFonts w:ascii="Calibri" w:hAnsi="Calibri"/>
                  <w:color w:val="0000FF"/>
                  <w:u w:val="single"/>
                </w:rPr>
                <w:t>WE-31</w:t>
              </w:r>
            </w:hyperlink>
          </w:p>
        </w:tc>
        <w:tc>
          <w:tcPr>
            <w:tcW w:w="6185" w:type="dxa"/>
            <w:tcBorders>
              <w:top w:val="nil"/>
              <w:left w:val="nil"/>
              <w:bottom w:val="single" w:sz="4" w:space="0" w:color="000000"/>
              <w:right w:val="single" w:sz="4" w:space="0" w:color="000000"/>
            </w:tcBorders>
            <w:shd w:val="clear" w:color="auto" w:fill="auto"/>
            <w:hideMark/>
          </w:tcPr>
          <w:p w14:paraId="1DCC2765" w14:textId="77777777" w:rsidR="003A739B" w:rsidRPr="003A739B" w:rsidRDefault="003A739B" w:rsidP="003A739B">
            <w:pPr>
              <w:rPr>
                <w:rFonts w:ascii="Arial" w:hAnsi="Arial" w:cs="Arial"/>
                <w:color w:val="000000"/>
              </w:rPr>
            </w:pPr>
            <w:r w:rsidRPr="003A739B">
              <w:rPr>
                <w:rFonts w:ascii="Arial" w:hAnsi="Arial" w:cs="Arial"/>
                <w:color w:val="000000"/>
              </w:rPr>
              <w:t>Back End - Support Services for plate statistics, and control well statistics across all the plates for all teams</w:t>
            </w:r>
          </w:p>
        </w:tc>
      </w:tr>
      <w:tr w:rsidR="003A739B" w:rsidRPr="003A739B" w14:paraId="61BF2E95"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4DE9D634"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1ECB7A1C" w14:textId="77777777" w:rsidR="003A739B" w:rsidRPr="003A739B" w:rsidRDefault="003A739B" w:rsidP="003A739B">
            <w:pPr>
              <w:rPr>
                <w:rFonts w:ascii="Calibri" w:hAnsi="Calibri"/>
                <w:color w:val="0000FF"/>
                <w:u w:val="single"/>
              </w:rPr>
            </w:pPr>
            <w:hyperlink r:id="rId60" w:history="1">
              <w:r w:rsidRPr="003A739B">
                <w:rPr>
                  <w:rFonts w:ascii="Calibri" w:hAnsi="Calibri"/>
                  <w:color w:val="0000FF"/>
                  <w:u w:val="single"/>
                </w:rPr>
                <w:t>WE-32</w:t>
              </w:r>
            </w:hyperlink>
          </w:p>
        </w:tc>
        <w:tc>
          <w:tcPr>
            <w:tcW w:w="6185" w:type="dxa"/>
            <w:tcBorders>
              <w:top w:val="nil"/>
              <w:left w:val="nil"/>
              <w:bottom w:val="single" w:sz="4" w:space="0" w:color="000000"/>
              <w:right w:val="single" w:sz="4" w:space="0" w:color="000000"/>
            </w:tcBorders>
            <w:shd w:val="clear" w:color="auto" w:fill="auto"/>
            <w:hideMark/>
          </w:tcPr>
          <w:p w14:paraId="7F184941" w14:textId="77777777" w:rsidR="003A739B" w:rsidRPr="003A739B" w:rsidRDefault="003A739B" w:rsidP="003A739B">
            <w:pPr>
              <w:rPr>
                <w:rFonts w:ascii="Arial" w:hAnsi="Arial" w:cs="Arial"/>
                <w:color w:val="000000"/>
              </w:rPr>
            </w:pPr>
            <w:r w:rsidRPr="003A739B">
              <w:rPr>
                <w:rFonts w:ascii="Arial" w:hAnsi="Arial" w:cs="Arial"/>
                <w:color w:val="000000"/>
              </w:rPr>
              <w:t>Front End - Support Combination views of Dose response curves</w:t>
            </w:r>
          </w:p>
        </w:tc>
      </w:tr>
      <w:tr w:rsidR="003A739B" w:rsidRPr="003A739B" w14:paraId="41A51CE7" w14:textId="77777777" w:rsidTr="003A739B">
        <w:trPr>
          <w:trHeight w:val="900"/>
        </w:trPr>
        <w:tc>
          <w:tcPr>
            <w:tcW w:w="1820" w:type="dxa"/>
            <w:tcBorders>
              <w:top w:val="nil"/>
              <w:left w:val="single" w:sz="4" w:space="0" w:color="000000"/>
              <w:bottom w:val="single" w:sz="4" w:space="0" w:color="000000"/>
              <w:right w:val="single" w:sz="4" w:space="0" w:color="000000"/>
            </w:tcBorders>
            <w:shd w:val="clear" w:color="auto" w:fill="auto"/>
            <w:hideMark/>
          </w:tcPr>
          <w:p w14:paraId="7E6B0096"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6A02815C" w14:textId="77777777" w:rsidR="003A739B" w:rsidRPr="003A739B" w:rsidRDefault="003A739B" w:rsidP="003A739B">
            <w:pPr>
              <w:rPr>
                <w:rFonts w:ascii="Calibri" w:hAnsi="Calibri"/>
                <w:color w:val="0000FF"/>
                <w:u w:val="single"/>
              </w:rPr>
            </w:pPr>
            <w:hyperlink r:id="rId61" w:history="1">
              <w:r w:rsidRPr="003A739B">
                <w:rPr>
                  <w:rFonts w:ascii="Calibri" w:hAnsi="Calibri"/>
                  <w:color w:val="0000FF"/>
                  <w:u w:val="single"/>
                </w:rPr>
                <w:t>WE-33</w:t>
              </w:r>
            </w:hyperlink>
          </w:p>
        </w:tc>
        <w:tc>
          <w:tcPr>
            <w:tcW w:w="6185" w:type="dxa"/>
            <w:tcBorders>
              <w:top w:val="nil"/>
              <w:left w:val="nil"/>
              <w:bottom w:val="single" w:sz="4" w:space="0" w:color="000000"/>
              <w:right w:val="single" w:sz="4" w:space="0" w:color="000000"/>
            </w:tcBorders>
            <w:shd w:val="clear" w:color="auto" w:fill="auto"/>
            <w:hideMark/>
          </w:tcPr>
          <w:p w14:paraId="7D29A4D3" w14:textId="77777777" w:rsidR="003A739B" w:rsidRPr="003A739B" w:rsidRDefault="003A739B" w:rsidP="003A739B">
            <w:pPr>
              <w:rPr>
                <w:rFonts w:ascii="Arial" w:hAnsi="Arial" w:cs="Arial"/>
                <w:color w:val="000000"/>
              </w:rPr>
            </w:pPr>
            <w:r w:rsidRPr="003A739B">
              <w:rPr>
                <w:rFonts w:ascii="Arial" w:hAnsi="Arial" w:cs="Arial"/>
                <w:color w:val="000000"/>
              </w:rPr>
              <w:t>Front End - Specify values for fit parameters for all or a Selection of Dose response curves</w:t>
            </w:r>
          </w:p>
        </w:tc>
      </w:tr>
      <w:tr w:rsidR="003A739B" w:rsidRPr="003A739B" w14:paraId="7110D185" w14:textId="77777777" w:rsidTr="003A739B">
        <w:trPr>
          <w:trHeight w:val="900"/>
        </w:trPr>
        <w:tc>
          <w:tcPr>
            <w:tcW w:w="1820" w:type="dxa"/>
            <w:tcBorders>
              <w:top w:val="nil"/>
              <w:left w:val="single" w:sz="4" w:space="0" w:color="000000"/>
              <w:bottom w:val="single" w:sz="4" w:space="0" w:color="000000"/>
              <w:right w:val="single" w:sz="4" w:space="0" w:color="000000"/>
            </w:tcBorders>
            <w:shd w:val="clear" w:color="auto" w:fill="auto"/>
            <w:hideMark/>
          </w:tcPr>
          <w:p w14:paraId="76529345"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58E8B799" w14:textId="77777777" w:rsidR="003A739B" w:rsidRPr="003A739B" w:rsidRDefault="003A739B" w:rsidP="003A739B">
            <w:pPr>
              <w:rPr>
                <w:rFonts w:ascii="Calibri" w:hAnsi="Calibri"/>
                <w:color w:val="0000FF"/>
                <w:u w:val="single"/>
              </w:rPr>
            </w:pPr>
            <w:hyperlink r:id="rId62" w:history="1">
              <w:r w:rsidRPr="003A739B">
                <w:rPr>
                  <w:rFonts w:ascii="Calibri" w:hAnsi="Calibri"/>
                  <w:color w:val="0000FF"/>
                  <w:u w:val="single"/>
                </w:rPr>
                <w:t>WE-34</w:t>
              </w:r>
            </w:hyperlink>
          </w:p>
        </w:tc>
        <w:tc>
          <w:tcPr>
            <w:tcW w:w="6185" w:type="dxa"/>
            <w:tcBorders>
              <w:top w:val="nil"/>
              <w:left w:val="nil"/>
              <w:bottom w:val="single" w:sz="4" w:space="0" w:color="000000"/>
              <w:right w:val="single" w:sz="4" w:space="0" w:color="000000"/>
            </w:tcBorders>
            <w:shd w:val="clear" w:color="auto" w:fill="auto"/>
            <w:hideMark/>
          </w:tcPr>
          <w:p w14:paraId="72D85A65" w14:textId="77777777" w:rsidR="003A739B" w:rsidRPr="003A739B" w:rsidRDefault="003A739B" w:rsidP="003A739B">
            <w:pPr>
              <w:rPr>
                <w:rFonts w:ascii="Arial" w:hAnsi="Arial" w:cs="Arial"/>
                <w:color w:val="000000"/>
              </w:rPr>
            </w:pPr>
            <w:r w:rsidRPr="003A739B">
              <w:rPr>
                <w:rFonts w:ascii="Arial" w:hAnsi="Arial" w:cs="Arial"/>
                <w:color w:val="000000"/>
              </w:rPr>
              <w:t>Front End - Select %effect ranges for to plot non, partial and full responders Dose response curves</w:t>
            </w:r>
          </w:p>
        </w:tc>
      </w:tr>
      <w:tr w:rsidR="003A739B" w:rsidRPr="003A739B" w14:paraId="06736F80"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2D42CCD6"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76B8E868" w14:textId="77777777" w:rsidR="003A739B" w:rsidRPr="003A739B" w:rsidRDefault="003A739B" w:rsidP="003A739B">
            <w:pPr>
              <w:rPr>
                <w:rFonts w:ascii="Calibri" w:hAnsi="Calibri"/>
                <w:color w:val="0000FF"/>
                <w:u w:val="single"/>
              </w:rPr>
            </w:pPr>
            <w:hyperlink r:id="rId63" w:history="1">
              <w:r w:rsidRPr="003A739B">
                <w:rPr>
                  <w:rFonts w:ascii="Calibri" w:hAnsi="Calibri"/>
                  <w:color w:val="0000FF"/>
                  <w:u w:val="single"/>
                </w:rPr>
                <w:t>WE-35</w:t>
              </w:r>
            </w:hyperlink>
          </w:p>
        </w:tc>
        <w:tc>
          <w:tcPr>
            <w:tcW w:w="6185" w:type="dxa"/>
            <w:tcBorders>
              <w:top w:val="nil"/>
              <w:left w:val="nil"/>
              <w:bottom w:val="single" w:sz="4" w:space="0" w:color="000000"/>
              <w:right w:val="single" w:sz="4" w:space="0" w:color="000000"/>
            </w:tcBorders>
            <w:shd w:val="clear" w:color="auto" w:fill="auto"/>
            <w:hideMark/>
          </w:tcPr>
          <w:p w14:paraId="2EB8E69A" w14:textId="77777777" w:rsidR="003A739B" w:rsidRPr="003A739B" w:rsidRDefault="003A739B" w:rsidP="003A739B">
            <w:pPr>
              <w:rPr>
                <w:rFonts w:ascii="Arial" w:hAnsi="Arial" w:cs="Arial"/>
                <w:color w:val="000000"/>
              </w:rPr>
            </w:pPr>
            <w:r w:rsidRPr="003A739B">
              <w:rPr>
                <w:rFonts w:ascii="Arial" w:hAnsi="Arial" w:cs="Arial"/>
                <w:color w:val="000000"/>
              </w:rPr>
              <w:t>Back End - Store Raw Results file for reproduction of analysis</w:t>
            </w:r>
          </w:p>
        </w:tc>
      </w:tr>
      <w:tr w:rsidR="003A739B" w:rsidRPr="003A739B" w14:paraId="52004448" w14:textId="77777777" w:rsidTr="003A739B">
        <w:trPr>
          <w:trHeight w:val="900"/>
        </w:trPr>
        <w:tc>
          <w:tcPr>
            <w:tcW w:w="1820" w:type="dxa"/>
            <w:tcBorders>
              <w:top w:val="nil"/>
              <w:left w:val="single" w:sz="4" w:space="0" w:color="000000"/>
              <w:bottom w:val="single" w:sz="4" w:space="0" w:color="000000"/>
              <w:right w:val="single" w:sz="4" w:space="0" w:color="000000"/>
            </w:tcBorders>
            <w:shd w:val="clear" w:color="auto" w:fill="auto"/>
            <w:hideMark/>
          </w:tcPr>
          <w:p w14:paraId="158934E7"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4BBF4C9F" w14:textId="77777777" w:rsidR="003A739B" w:rsidRPr="003A739B" w:rsidRDefault="003A739B" w:rsidP="003A739B">
            <w:pPr>
              <w:rPr>
                <w:rFonts w:ascii="Calibri" w:hAnsi="Calibri"/>
                <w:color w:val="0000FF"/>
                <w:u w:val="single"/>
              </w:rPr>
            </w:pPr>
            <w:hyperlink r:id="rId64" w:history="1">
              <w:r w:rsidRPr="003A739B">
                <w:rPr>
                  <w:rFonts w:ascii="Calibri" w:hAnsi="Calibri"/>
                  <w:color w:val="0000FF"/>
                  <w:u w:val="single"/>
                </w:rPr>
                <w:t>WE-36</w:t>
              </w:r>
            </w:hyperlink>
          </w:p>
        </w:tc>
        <w:tc>
          <w:tcPr>
            <w:tcW w:w="6185" w:type="dxa"/>
            <w:tcBorders>
              <w:top w:val="nil"/>
              <w:left w:val="nil"/>
              <w:bottom w:val="single" w:sz="4" w:space="0" w:color="000000"/>
              <w:right w:val="single" w:sz="4" w:space="0" w:color="000000"/>
            </w:tcBorders>
            <w:shd w:val="clear" w:color="auto" w:fill="auto"/>
            <w:hideMark/>
          </w:tcPr>
          <w:p w14:paraId="04EB4D47" w14:textId="77777777" w:rsidR="003A739B" w:rsidRPr="003A739B" w:rsidRDefault="003A739B" w:rsidP="003A739B">
            <w:pPr>
              <w:rPr>
                <w:rFonts w:ascii="Arial" w:hAnsi="Arial" w:cs="Arial"/>
                <w:color w:val="000000"/>
              </w:rPr>
            </w:pPr>
            <w:r w:rsidRPr="003A739B">
              <w:rPr>
                <w:rFonts w:ascii="Arial" w:hAnsi="Arial" w:cs="Arial"/>
                <w:color w:val="000000"/>
              </w:rPr>
              <w:t>Back End - Define negative and positive controls so all normalized results are in terms of a percent effect</w:t>
            </w:r>
          </w:p>
        </w:tc>
      </w:tr>
      <w:tr w:rsidR="003A739B" w:rsidRPr="003A739B" w14:paraId="317DDEDD" w14:textId="77777777" w:rsidTr="003A739B">
        <w:trPr>
          <w:trHeight w:val="300"/>
        </w:trPr>
        <w:tc>
          <w:tcPr>
            <w:tcW w:w="1820" w:type="dxa"/>
            <w:tcBorders>
              <w:top w:val="nil"/>
              <w:left w:val="single" w:sz="4" w:space="0" w:color="000000"/>
              <w:bottom w:val="single" w:sz="4" w:space="0" w:color="000000"/>
              <w:right w:val="single" w:sz="4" w:space="0" w:color="000000"/>
            </w:tcBorders>
            <w:shd w:val="clear" w:color="auto" w:fill="auto"/>
            <w:hideMark/>
          </w:tcPr>
          <w:p w14:paraId="6F484D6E"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43CF558B" w14:textId="77777777" w:rsidR="003A739B" w:rsidRPr="003A739B" w:rsidRDefault="003A739B" w:rsidP="003A739B">
            <w:pPr>
              <w:rPr>
                <w:rFonts w:ascii="Calibri" w:hAnsi="Calibri"/>
                <w:color w:val="0000FF"/>
                <w:u w:val="single"/>
              </w:rPr>
            </w:pPr>
            <w:hyperlink r:id="rId65" w:history="1">
              <w:r w:rsidRPr="003A739B">
                <w:rPr>
                  <w:rFonts w:ascii="Calibri" w:hAnsi="Calibri"/>
                  <w:color w:val="0000FF"/>
                  <w:u w:val="single"/>
                </w:rPr>
                <w:t>WE-37</w:t>
              </w:r>
            </w:hyperlink>
          </w:p>
        </w:tc>
        <w:tc>
          <w:tcPr>
            <w:tcW w:w="6185" w:type="dxa"/>
            <w:tcBorders>
              <w:top w:val="nil"/>
              <w:left w:val="nil"/>
              <w:bottom w:val="single" w:sz="4" w:space="0" w:color="000000"/>
              <w:right w:val="single" w:sz="4" w:space="0" w:color="000000"/>
            </w:tcBorders>
            <w:shd w:val="clear" w:color="auto" w:fill="auto"/>
            <w:hideMark/>
          </w:tcPr>
          <w:p w14:paraId="04119496" w14:textId="77777777" w:rsidR="003A739B" w:rsidRPr="003A739B" w:rsidRDefault="003A739B" w:rsidP="003A739B">
            <w:pPr>
              <w:rPr>
                <w:rFonts w:ascii="Arial" w:hAnsi="Arial" w:cs="Arial"/>
                <w:color w:val="000000"/>
              </w:rPr>
            </w:pPr>
            <w:r w:rsidRPr="003A739B">
              <w:rPr>
                <w:rFonts w:ascii="Arial" w:hAnsi="Arial" w:cs="Arial"/>
                <w:color w:val="000000"/>
              </w:rPr>
              <w:t>Back End - Store control data</w:t>
            </w:r>
          </w:p>
        </w:tc>
      </w:tr>
      <w:tr w:rsidR="003A739B" w:rsidRPr="003A739B" w14:paraId="154B1B13"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44DB89BE"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35402679" w14:textId="77777777" w:rsidR="003A739B" w:rsidRPr="003A739B" w:rsidRDefault="003A739B" w:rsidP="003A739B">
            <w:pPr>
              <w:rPr>
                <w:rFonts w:ascii="Calibri" w:hAnsi="Calibri"/>
                <w:color w:val="0000FF"/>
                <w:u w:val="single"/>
              </w:rPr>
            </w:pPr>
            <w:hyperlink r:id="rId66" w:history="1">
              <w:r w:rsidRPr="003A739B">
                <w:rPr>
                  <w:rFonts w:ascii="Calibri" w:hAnsi="Calibri"/>
                  <w:color w:val="0000FF"/>
                  <w:u w:val="single"/>
                </w:rPr>
                <w:t>WE-38</w:t>
              </w:r>
            </w:hyperlink>
          </w:p>
        </w:tc>
        <w:tc>
          <w:tcPr>
            <w:tcW w:w="6185" w:type="dxa"/>
            <w:tcBorders>
              <w:top w:val="nil"/>
              <w:left w:val="nil"/>
              <w:bottom w:val="single" w:sz="4" w:space="0" w:color="000000"/>
              <w:right w:val="single" w:sz="4" w:space="0" w:color="000000"/>
            </w:tcBorders>
            <w:shd w:val="clear" w:color="auto" w:fill="auto"/>
            <w:hideMark/>
          </w:tcPr>
          <w:p w14:paraId="7910D1BC" w14:textId="77777777" w:rsidR="003A739B" w:rsidRPr="003A739B" w:rsidRDefault="003A739B" w:rsidP="003A739B">
            <w:pPr>
              <w:rPr>
                <w:rFonts w:ascii="Arial" w:hAnsi="Arial" w:cs="Arial"/>
                <w:color w:val="000000"/>
              </w:rPr>
            </w:pPr>
            <w:r w:rsidRPr="003A739B">
              <w:rPr>
                <w:rFonts w:ascii="Arial" w:hAnsi="Arial" w:cs="Arial"/>
                <w:color w:val="000000"/>
              </w:rPr>
              <w:t>Back End - Store SVG plots transforms and meta data for plots</w:t>
            </w:r>
          </w:p>
        </w:tc>
      </w:tr>
      <w:tr w:rsidR="003A739B" w:rsidRPr="003A739B" w14:paraId="351E0AB0" w14:textId="77777777" w:rsidTr="003A739B">
        <w:trPr>
          <w:trHeight w:val="600"/>
        </w:trPr>
        <w:tc>
          <w:tcPr>
            <w:tcW w:w="1820" w:type="dxa"/>
            <w:tcBorders>
              <w:top w:val="nil"/>
              <w:left w:val="single" w:sz="4" w:space="0" w:color="000000"/>
              <w:bottom w:val="single" w:sz="4" w:space="0" w:color="000000"/>
              <w:right w:val="single" w:sz="4" w:space="0" w:color="000000"/>
            </w:tcBorders>
            <w:shd w:val="clear" w:color="auto" w:fill="auto"/>
            <w:hideMark/>
          </w:tcPr>
          <w:p w14:paraId="7D5A7274" w14:textId="77777777" w:rsidR="003A739B" w:rsidRPr="003A739B" w:rsidRDefault="003A739B" w:rsidP="003A739B">
            <w:pPr>
              <w:rPr>
                <w:rFonts w:ascii="Arial" w:hAnsi="Arial" w:cs="Arial"/>
                <w:color w:val="000000"/>
              </w:rPr>
            </w:pPr>
            <w:r w:rsidRPr="003A739B">
              <w:rPr>
                <w:rFonts w:ascii="Arial" w:hAnsi="Arial" w:cs="Arial"/>
                <w:color w:val="000000"/>
              </w:rPr>
              <w:t>Story</w:t>
            </w:r>
          </w:p>
        </w:tc>
        <w:tc>
          <w:tcPr>
            <w:tcW w:w="2360" w:type="dxa"/>
            <w:tcBorders>
              <w:top w:val="nil"/>
              <w:left w:val="nil"/>
              <w:bottom w:val="single" w:sz="4" w:space="0" w:color="000000"/>
              <w:right w:val="single" w:sz="4" w:space="0" w:color="000000"/>
            </w:tcBorders>
            <w:shd w:val="clear" w:color="auto" w:fill="auto"/>
            <w:hideMark/>
          </w:tcPr>
          <w:p w14:paraId="11E5C215" w14:textId="77777777" w:rsidR="003A739B" w:rsidRPr="003A739B" w:rsidRDefault="003A739B" w:rsidP="003A739B">
            <w:pPr>
              <w:rPr>
                <w:rFonts w:ascii="Calibri" w:hAnsi="Calibri"/>
                <w:color w:val="0000FF"/>
                <w:u w:val="single"/>
              </w:rPr>
            </w:pPr>
            <w:hyperlink r:id="rId67" w:history="1">
              <w:r w:rsidRPr="003A739B">
                <w:rPr>
                  <w:rFonts w:ascii="Calibri" w:hAnsi="Calibri"/>
                  <w:color w:val="0000FF"/>
                  <w:u w:val="single"/>
                </w:rPr>
                <w:t>WE-39</w:t>
              </w:r>
            </w:hyperlink>
          </w:p>
        </w:tc>
        <w:tc>
          <w:tcPr>
            <w:tcW w:w="6185" w:type="dxa"/>
            <w:tcBorders>
              <w:top w:val="nil"/>
              <w:left w:val="nil"/>
              <w:bottom w:val="single" w:sz="4" w:space="0" w:color="000000"/>
              <w:right w:val="single" w:sz="4" w:space="0" w:color="000000"/>
            </w:tcBorders>
            <w:shd w:val="clear" w:color="auto" w:fill="auto"/>
            <w:hideMark/>
          </w:tcPr>
          <w:p w14:paraId="36534F82" w14:textId="77777777" w:rsidR="003A739B" w:rsidRPr="003A739B" w:rsidRDefault="003A739B" w:rsidP="003A739B">
            <w:pPr>
              <w:rPr>
                <w:rFonts w:ascii="Arial" w:hAnsi="Arial" w:cs="Arial"/>
                <w:color w:val="000000"/>
              </w:rPr>
            </w:pPr>
            <w:r w:rsidRPr="003A739B">
              <w:rPr>
                <w:rFonts w:ascii="Arial" w:hAnsi="Arial" w:cs="Arial"/>
                <w:color w:val="000000"/>
              </w:rPr>
              <w:t>Back End - Audit and store all Knock out values during dose response analysis</w:t>
            </w:r>
          </w:p>
        </w:tc>
      </w:tr>
    </w:tbl>
    <w:p w14:paraId="1CD429B2" w14:textId="77777777" w:rsidR="003A739B" w:rsidRDefault="003A739B" w:rsidP="003A739B">
      <w:pPr>
        <w:pStyle w:val="BodyText"/>
      </w:pPr>
    </w:p>
    <w:p w14:paraId="3C2586AB" w14:textId="1DB52D7E" w:rsidR="003A739B" w:rsidRPr="003A739B" w:rsidRDefault="003A739B" w:rsidP="003A739B">
      <w:pPr>
        <w:pStyle w:val="BodyText"/>
      </w:pPr>
    </w:p>
    <w:sectPr w:rsidR="003A739B" w:rsidRPr="003A739B" w:rsidSect="004D5E73">
      <w:headerReference w:type="default" r:id="rId68"/>
      <w:pgSz w:w="12240" w:h="15840" w:code="1"/>
      <w:pgMar w:top="1008" w:right="1008" w:bottom="810" w:left="792" w:header="576" w:footer="576"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FBB7B43" w14:textId="77777777" w:rsidR="006B4D58" w:rsidRDefault="006B4D58">
      <w:r>
        <w:separator/>
      </w:r>
    </w:p>
  </w:endnote>
  <w:endnote w:type="continuationSeparator" w:id="0">
    <w:p w14:paraId="6D008E44" w14:textId="77777777" w:rsidR="006B4D58" w:rsidRDefault="006B4D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charset w:val="80"/>
    <w:family w:val="modern"/>
    <w:pitch w:val="fixed"/>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Arial Black">
    <w:panose1 w:val="020B0A04020102020204"/>
    <w:charset w:val="00"/>
    <w:family w:val="auto"/>
    <w:pitch w:val="variable"/>
    <w:sig w:usb0="00000003" w:usb1="00000000" w:usb2="00000000" w:usb3="00000000" w:csb0="00000001" w:csb1="00000000"/>
  </w:font>
  <w:font w:name="Helv">
    <w:panose1 w:val="00000000000000000000"/>
    <w:charset w:val="4D"/>
    <w:family w:val="swiss"/>
    <w:notTrueType/>
    <w:pitch w:val="variable"/>
    <w:sig w:usb0="00000003" w:usb1="00000000" w:usb2="00000000" w:usb3="00000000" w:csb0="00000001" w:csb1="00000000"/>
  </w:font>
  <w:font w:name="Perpetua">
    <w:panose1 w:val="02020502060401020303"/>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8" w:type="dxa"/>
      <w:tblBorders>
        <w:top w:val="single" w:sz="6" w:space="0" w:color="auto"/>
      </w:tblBorders>
      <w:tblLayout w:type="fixed"/>
      <w:tblLook w:val="0000" w:firstRow="0" w:lastRow="0" w:firstColumn="0" w:lastColumn="0" w:noHBand="0" w:noVBand="0"/>
    </w:tblPr>
    <w:tblGrid>
      <w:gridCol w:w="4679"/>
      <w:gridCol w:w="2246"/>
    </w:tblGrid>
    <w:tr w:rsidR="006B4D58" w:rsidRPr="00B35DB6" w14:paraId="34AF0FED" w14:textId="77777777" w:rsidTr="00322E25">
      <w:trPr>
        <w:cantSplit/>
        <w:trHeight w:val="499"/>
      </w:trPr>
      <w:tc>
        <w:tcPr>
          <w:tcW w:w="4679" w:type="dxa"/>
          <w:tcBorders>
            <w:top w:val="nil"/>
          </w:tcBorders>
        </w:tcPr>
        <w:p w14:paraId="424B8C0B" w14:textId="1D6B5E63" w:rsidR="006B4D58" w:rsidRPr="00B35DB6" w:rsidRDefault="006B4D58" w:rsidP="00322E25">
          <w:pPr>
            <w:pStyle w:val="Footer"/>
            <w:rPr>
              <w:rFonts w:ascii="Calibri" w:hAnsi="Calibri"/>
              <w:sz w:val="18"/>
            </w:rPr>
          </w:pPr>
        </w:p>
      </w:tc>
      <w:tc>
        <w:tcPr>
          <w:tcW w:w="2246" w:type="dxa"/>
          <w:tcBorders>
            <w:top w:val="nil"/>
          </w:tcBorders>
        </w:tcPr>
        <w:p w14:paraId="5F5C6260" w14:textId="417C69D2" w:rsidR="006B4D58" w:rsidRPr="00970B57" w:rsidRDefault="006B4D58" w:rsidP="00322E25">
          <w:pPr>
            <w:pStyle w:val="Footer"/>
            <w:rPr>
              <w:rFonts w:ascii="Calibri" w:hAnsi="Calibri"/>
              <w:sz w:val="18"/>
            </w:rPr>
          </w:pPr>
          <w:r w:rsidRPr="00B35DB6">
            <w:rPr>
              <w:rFonts w:ascii="Calibri" w:hAnsi="Calibri"/>
              <w:sz w:val="18"/>
            </w:rPr>
            <w:t xml:space="preserve">Page </w:t>
          </w:r>
          <w:r w:rsidRPr="00B35DB6">
            <w:rPr>
              <w:rStyle w:val="PageNumber"/>
              <w:rFonts w:ascii="Calibri" w:hAnsi="Calibri"/>
              <w:sz w:val="18"/>
            </w:rPr>
            <w:fldChar w:fldCharType="begin"/>
          </w:r>
          <w:r w:rsidRPr="00B35DB6">
            <w:rPr>
              <w:rStyle w:val="PageNumber"/>
              <w:rFonts w:ascii="Calibri" w:hAnsi="Calibri"/>
              <w:sz w:val="18"/>
            </w:rPr>
            <w:instrText xml:space="preserve"> PAGE </w:instrText>
          </w:r>
          <w:r w:rsidRPr="00B35DB6">
            <w:rPr>
              <w:rStyle w:val="PageNumber"/>
              <w:rFonts w:ascii="Calibri" w:hAnsi="Calibri"/>
              <w:sz w:val="18"/>
            </w:rPr>
            <w:fldChar w:fldCharType="separate"/>
          </w:r>
          <w:r w:rsidR="00BE221E">
            <w:rPr>
              <w:rStyle w:val="PageNumber"/>
              <w:rFonts w:ascii="Calibri" w:hAnsi="Calibri"/>
              <w:noProof/>
              <w:sz w:val="18"/>
            </w:rPr>
            <w:t>3</w:t>
          </w:r>
          <w:r w:rsidRPr="00B35DB6">
            <w:rPr>
              <w:rStyle w:val="PageNumber"/>
              <w:rFonts w:ascii="Calibri" w:hAnsi="Calibri"/>
              <w:sz w:val="18"/>
            </w:rPr>
            <w:fldChar w:fldCharType="end"/>
          </w:r>
        </w:p>
      </w:tc>
    </w:tr>
  </w:tbl>
  <w:p w14:paraId="3B02B42A" w14:textId="77777777" w:rsidR="006B4D58" w:rsidRDefault="006B4D58" w:rsidP="00322E2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0A75775" w14:textId="77777777" w:rsidR="006B4D58" w:rsidRDefault="006B4D58">
      <w:r>
        <w:separator/>
      </w:r>
    </w:p>
  </w:footnote>
  <w:footnote w:type="continuationSeparator" w:id="0">
    <w:p w14:paraId="3E3FB6CC" w14:textId="77777777" w:rsidR="006B4D58" w:rsidRDefault="006B4D5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EA3468" w14:textId="77777777" w:rsidR="006B4D58" w:rsidRDefault="006B4D58">
    <w:pPr>
      <w:pStyle w:val="Header"/>
      <w:tabs>
        <w:tab w:val="clear" w:pos="4320"/>
        <w:tab w:val="clear" w:pos="8640"/>
        <w:tab w:val="center" w:pos="4860"/>
        <w:tab w:val="right" w:pos="9630"/>
      </w:tabs>
      <w:jc w:val="center"/>
      <w:rPr>
        <w:rFonts w:ascii="Arial" w:hAnsi="Arial" w:cs="Arial"/>
        <w:i/>
        <w:iCs/>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6" w:space="0" w:color="auto"/>
      </w:tblBorders>
      <w:tblLayout w:type="fixed"/>
      <w:tblLook w:val="0000" w:firstRow="0" w:lastRow="0" w:firstColumn="0" w:lastColumn="0" w:noHBand="0" w:noVBand="0"/>
    </w:tblPr>
    <w:tblGrid>
      <w:gridCol w:w="843"/>
      <w:gridCol w:w="4398"/>
      <w:gridCol w:w="4398"/>
    </w:tblGrid>
    <w:tr w:rsidR="006B4D58" w14:paraId="4CC6026A" w14:textId="77777777" w:rsidTr="00970B57">
      <w:trPr>
        <w:cantSplit/>
        <w:trHeight w:val="215"/>
      </w:trPr>
      <w:tc>
        <w:tcPr>
          <w:tcW w:w="843" w:type="dxa"/>
        </w:tcPr>
        <w:p w14:paraId="4241E997" w14:textId="77777777" w:rsidR="006B4D58" w:rsidRDefault="006B4D58"/>
      </w:tc>
      <w:tc>
        <w:tcPr>
          <w:tcW w:w="4398" w:type="dxa"/>
        </w:tcPr>
        <w:p w14:paraId="75AB260F" w14:textId="77777777" w:rsidR="006B4D58" w:rsidRPr="00970B57" w:rsidRDefault="006B4D58">
          <w:pPr>
            <w:pStyle w:val="HeaderTitle"/>
            <w:rPr>
              <w:sz w:val="20"/>
              <w:szCs w:val="20"/>
            </w:rPr>
          </w:pPr>
          <w:r w:rsidRPr="00970B57">
            <w:rPr>
              <w:sz w:val="20"/>
              <w:szCs w:val="20"/>
            </w:rPr>
            <w:t>Requirements Document</w:t>
          </w:r>
          <w:r w:rsidRPr="00970B57">
            <w:rPr>
              <w:sz w:val="20"/>
              <w:szCs w:val="20"/>
            </w:rPr>
            <w:fldChar w:fldCharType="begin"/>
          </w:r>
          <w:r w:rsidRPr="00970B57">
            <w:rPr>
              <w:sz w:val="20"/>
              <w:szCs w:val="20"/>
            </w:rPr>
            <w:instrText xml:space="preserve"> STYLEREF "*Document Name" \* MERGEFORMAT </w:instrText>
          </w:r>
          <w:r w:rsidRPr="00970B57">
            <w:rPr>
              <w:sz w:val="20"/>
              <w:szCs w:val="20"/>
            </w:rPr>
            <w:fldChar w:fldCharType="end"/>
          </w:r>
        </w:p>
      </w:tc>
      <w:tc>
        <w:tcPr>
          <w:tcW w:w="4398" w:type="dxa"/>
        </w:tcPr>
        <w:p w14:paraId="41E01658" w14:textId="44B2CB6D" w:rsidR="006B4D58" w:rsidRPr="00970B57" w:rsidRDefault="006B4D58" w:rsidP="00322E25">
          <w:pPr>
            <w:pStyle w:val="HeaderTitle"/>
            <w:jc w:val="center"/>
            <w:rPr>
              <w:sz w:val="20"/>
              <w:szCs w:val="20"/>
            </w:rPr>
          </w:pPr>
          <w:r w:rsidRPr="00970B57">
            <w:rPr>
              <w:sz w:val="20"/>
              <w:szCs w:val="20"/>
            </w:rPr>
            <w:t>Biochemical plate, assay, and result management system</w:t>
          </w:r>
        </w:p>
      </w:tc>
    </w:tr>
  </w:tbl>
  <w:p w14:paraId="63576B2E" w14:textId="77777777" w:rsidR="006B4D58" w:rsidRPr="00B35DB6" w:rsidRDefault="006B4D58">
    <w:pPr>
      <w:pStyle w:val="Header"/>
      <w:tabs>
        <w:tab w:val="clear" w:pos="4320"/>
        <w:tab w:val="clear" w:pos="8640"/>
        <w:tab w:val="center" w:pos="4860"/>
        <w:tab w:val="right" w:pos="9630"/>
      </w:tabs>
      <w:rPr>
        <w:rFonts w:ascii="Calibri" w:hAnsi="Calibri"/>
        <w:sz w:val="18"/>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Borders>
        <w:bottom w:val="single" w:sz="6" w:space="0" w:color="auto"/>
      </w:tblBorders>
      <w:tblLayout w:type="fixed"/>
      <w:tblLook w:val="0000" w:firstRow="0" w:lastRow="0" w:firstColumn="0" w:lastColumn="0" w:noHBand="0" w:noVBand="0"/>
    </w:tblPr>
    <w:tblGrid>
      <w:gridCol w:w="790"/>
      <w:gridCol w:w="4588"/>
      <w:gridCol w:w="4881"/>
    </w:tblGrid>
    <w:tr w:rsidR="006B4D58" w14:paraId="5869B102" w14:textId="77777777" w:rsidTr="006B18BB">
      <w:trPr>
        <w:cantSplit/>
        <w:trHeight w:val="229"/>
      </w:trPr>
      <w:tc>
        <w:tcPr>
          <w:tcW w:w="790" w:type="dxa"/>
          <w:vMerge w:val="restart"/>
        </w:tcPr>
        <w:p w14:paraId="68BCF34B" w14:textId="77777777" w:rsidR="006B4D58" w:rsidRDefault="006B4D58">
          <w:r>
            <w:rPr>
              <w:noProof/>
            </w:rPr>
            <w:drawing>
              <wp:inline distT="0" distB="0" distL="0" distR="0" wp14:anchorId="5EAE90A0" wp14:editId="69EF2F20">
                <wp:extent cx="387350" cy="394970"/>
                <wp:effectExtent l="0" t="0" r="0" b="11430"/>
                <wp:docPr id="4" name="Picture 4" descr="i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t-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87350" cy="394970"/>
                        </a:xfrm>
                        <a:prstGeom prst="rect">
                          <a:avLst/>
                        </a:prstGeom>
                        <a:noFill/>
                        <a:ln>
                          <a:noFill/>
                        </a:ln>
                      </pic:spPr>
                    </pic:pic>
                  </a:graphicData>
                </a:graphic>
              </wp:inline>
            </w:drawing>
          </w:r>
        </w:p>
      </w:tc>
      <w:tc>
        <w:tcPr>
          <w:tcW w:w="4588" w:type="dxa"/>
        </w:tcPr>
        <w:p w14:paraId="33CE8280" w14:textId="77777777" w:rsidR="006B4D58" w:rsidRDefault="006B4D58">
          <w:pPr>
            <w:pStyle w:val="HeaderTitle"/>
          </w:pPr>
          <w:r>
            <w:fldChar w:fldCharType="begin"/>
          </w:r>
          <w:r>
            <w:instrText xml:space="preserve"> STYLEREF "*Document Name" \* MERGEFORMAT </w:instrText>
          </w:r>
          <w:r>
            <w:fldChar w:fldCharType="end"/>
          </w:r>
        </w:p>
      </w:tc>
      <w:tc>
        <w:tcPr>
          <w:tcW w:w="4881" w:type="dxa"/>
        </w:tcPr>
        <w:p w14:paraId="147144D1" w14:textId="77777777" w:rsidR="006B4D58" w:rsidRDefault="006B4D58">
          <w:pPr>
            <w:pStyle w:val="HeaderTitle"/>
            <w:jc w:val="right"/>
          </w:pPr>
        </w:p>
      </w:tc>
    </w:tr>
    <w:tr w:rsidR="006B4D58" w14:paraId="7A3EE375" w14:textId="77777777" w:rsidTr="006B18BB">
      <w:trPr>
        <w:cantSplit/>
        <w:trHeight w:val="127"/>
      </w:trPr>
      <w:tc>
        <w:tcPr>
          <w:tcW w:w="790" w:type="dxa"/>
          <w:vMerge/>
        </w:tcPr>
        <w:p w14:paraId="69B88492" w14:textId="77777777" w:rsidR="006B4D58" w:rsidRDefault="006B4D58">
          <w:pPr>
            <w:pStyle w:val="TOC6"/>
          </w:pPr>
        </w:p>
      </w:tc>
      <w:tc>
        <w:tcPr>
          <w:tcW w:w="4588" w:type="dxa"/>
        </w:tcPr>
        <w:p w14:paraId="66C2D5FD" w14:textId="77777777" w:rsidR="006B4D58" w:rsidRDefault="006B4D58">
          <w:pPr>
            <w:pStyle w:val="HeaderTitle"/>
          </w:pPr>
        </w:p>
      </w:tc>
      <w:tc>
        <w:tcPr>
          <w:tcW w:w="4881" w:type="dxa"/>
        </w:tcPr>
        <w:p w14:paraId="5B983BE7" w14:textId="77777777" w:rsidR="006B4D58" w:rsidRDefault="006B4D58">
          <w:pPr>
            <w:pStyle w:val="HeaderTitle"/>
            <w:jc w:val="right"/>
          </w:pPr>
        </w:p>
      </w:tc>
    </w:tr>
  </w:tbl>
  <w:p w14:paraId="59A8F7D6" w14:textId="77777777" w:rsidR="006B4D58" w:rsidRDefault="006B4D58">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B9E05B48"/>
    <w:lvl w:ilvl="0">
      <w:start w:val="1"/>
      <w:numFmt w:val="decimal"/>
      <w:pStyle w:val="ListNumber"/>
      <w:lvlText w:val="%1."/>
      <w:lvlJc w:val="left"/>
      <w:pPr>
        <w:tabs>
          <w:tab w:val="num" w:pos="1080"/>
        </w:tabs>
        <w:ind w:left="1080" w:hanging="360"/>
      </w:pPr>
    </w:lvl>
  </w:abstractNum>
  <w:abstractNum w:abstractNumId="1">
    <w:nsid w:val="01956E2B"/>
    <w:multiLevelType w:val="hybridMultilevel"/>
    <w:tmpl w:val="77E072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91B0A03"/>
    <w:multiLevelType w:val="hybridMultilevel"/>
    <w:tmpl w:val="966E72EA"/>
    <w:lvl w:ilvl="0" w:tplc="9224F610">
      <w:start w:val="1"/>
      <w:numFmt w:val="bullet"/>
      <w:lvlText w:val=""/>
      <w:lvlJc w:val="left"/>
      <w:pPr>
        <w:tabs>
          <w:tab w:val="num" w:pos="1800"/>
        </w:tabs>
        <w:ind w:left="1800" w:hanging="360"/>
      </w:pPr>
      <w:rPr>
        <w:rFonts w:ascii="Wingdings" w:hAnsi="Wingdings" w:hint="default"/>
        <w:sz w:val="20"/>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3">
    <w:nsid w:val="0C6121DC"/>
    <w:multiLevelType w:val="hybridMultilevel"/>
    <w:tmpl w:val="F46673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CB94037"/>
    <w:multiLevelType w:val="hybridMultilevel"/>
    <w:tmpl w:val="A4C21BB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F712210"/>
    <w:multiLevelType w:val="hybridMultilevel"/>
    <w:tmpl w:val="1166BA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FCC4273"/>
    <w:multiLevelType w:val="hybridMultilevel"/>
    <w:tmpl w:val="F23EB8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3052E93"/>
    <w:multiLevelType w:val="hybridMultilevel"/>
    <w:tmpl w:val="E93C39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D5D750E"/>
    <w:multiLevelType w:val="hybridMultilevel"/>
    <w:tmpl w:val="E6D65BF8"/>
    <w:lvl w:ilvl="0" w:tplc="9118D2C4">
      <w:numFmt w:val="bullet"/>
      <w:lvlText w:val=""/>
      <w:lvlJc w:val="left"/>
      <w:pPr>
        <w:tabs>
          <w:tab w:val="num" w:pos="1080"/>
        </w:tabs>
        <w:ind w:left="1080" w:hanging="360"/>
      </w:pPr>
      <w:rPr>
        <w:rFonts w:ascii="Symbol" w:eastAsia="MS Mincho" w:hAnsi="Symbol" w:cs="Courier New"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9">
    <w:nsid w:val="31140DFE"/>
    <w:multiLevelType w:val="hybridMultilevel"/>
    <w:tmpl w:val="0D2CC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49C0EE2"/>
    <w:multiLevelType w:val="hybridMultilevel"/>
    <w:tmpl w:val="70643E78"/>
    <w:lvl w:ilvl="0" w:tplc="04090001">
      <w:start w:val="1"/>
      <w:numFmt w:val="bullet"/>
      <w:lvlText w:val=""/>
      <w:lvlJc w:val="left"/>
      <w:pPr>
        <w:ind w:left="1498" w:hanging="360"/>
      </w:pPr>
      <w:rPr>
        <w:rFonts w:ascii="Symbol" w:hAnsi="Symbol" w:hint="default"/>
      </w:rPr>
    </w:lvl>
    <w:lvl w:ilvl="1" w:tplc="04090003" w:tentative="1">
      <w:start w:val="1"/>
      <w:numFmt w:val="bullet"/>
      <w:lvlText w:val="o"/>
      <w:lvlJc w:val="left"/>
      <w:pPr>
        <w:ind w:left="2218" w:hanging="360"/>
      </w:pPr>
      <w:rPr>
        <w:rFonts w:ascii="Courier New" w:hAnsi="Courier New" w:cs="Courier New" w:hint="default"/>
      </w:rPr>
    </w:lvl>
    <w:lvl w:ilvl="2" w:tplc="04090005" w:tentative="1">
      <w:start w:val="1"/>
      <w:numFmt w:val="bullet"/>
      <w:lvlText w:val=""/>
      <w:lvlJc w:val="left"/>
      <w:pPr>
        <w:ind w:left="2938" w:hanging="360"/>
      </w:pPr>
      <w:rPr>
        <w:rFonts w:ascii="Wingdings" w:hAnsi="Wingdings" w:hint="default"/>
      </w:rPr>
    </w:lvl>
    <w:lvl w:ilvl="3" w:tplc="04090001" w:tentative="1">
      <w:start w:val="1"/>
      <w:numFmt w:val="bullet"/>
      <w:lvlText w:val=""/>
      <w:lvlJc w:val="left"/>
      <w:pPr>
        <w:ind w:left="3658" w:hanging="360"/>
      </w:pPr>
      <w:rPr>
        <w:rFonts w:ascii="Symbol" w:hAnsi="Symbol" w:hint="default"/>
      </w:rPr>
    </w:lvl>
    <w:lvl w:ilvl="4" w:tplc="04090003" w:tentative="1">
      <w:start w:val="1"/>
      <w:numFmt w:val="bullet"/>
      <w:lvlText w:val="o"/>
      <w:lvlJc w:val="left"/>
      <w:pPr>
        <w:ind w:left="4378" w:hanging="360"/>
      </w:pPr>
      <w:rPr>
        <w:rFonts w:ascii="Courier New" w:hAnsi="Courier New" w:cs="Courier New" w:hint="default"/>
      </w:rPr>
    </w:lvl>
    <w:lvl w:ilvl="5" w:tplc="04090005" w:tentative="1">
      <w:start w:val="1"/>
      <w:numFmt w:val="bullet"/>
      <w:lvlText w:val=""/>
      <w:lvlJc w:val="left"/>
      <w:pPr>
        <w:ind w:left="5098" w:hanging="360"/>
      </w:pPr>
      <w:rPr>
        <w:rFonts w:ascii="Wingdings" w:hAnsi="Wingdings" w:hint="default"/>
      </w:rPr>
    </w:lvl>
    <w:lvl w:ilvl="6" w:tplc="04090001" w:tentative="1">
      <w:start w:val="1"/>
      <w:numFmt w:val="bullet"/>
      <w:lvlText w:val=""/>
      <w:lvlJc w:val="left"/>
      <w:pPr>
        <w:ind w:left="5818" w:hanging="360"/>
      </w:pPr>
      <w:rPr>
        <w:rFonts w:ascii="Symbol" w:hAnsi="Symbol" w:hint="default"/>
      </w:rPr>
    </w:lvl>
    <w:lvl w:ilvl="7" w:tplc="04090003" w:tentative="1">
      <w:start w:val="1"/>
      <w:numFmt w:val="bullet"/>
      <w:lvlText w:val="o"/>
      <w:lvlJc w:val="left"/>
      <w:pPr>
        <w:ind w:left="6538" w:hanging="360"/>
      </w:pPr>
      <w:rPr>
        <w:rFonts w:ascii="Courier New" w:hAnsi="Courier New" w:cs="Courier New" w:hint="default"/>
      </w:rPr>
    </w:lvl>
    <w:lvl w:ilvl="8" w:tplc="04090005" w:tentative="1">
      <w:start w:val="1"/>
      <w:numFmt w:val="bullet"/>
      <w:lvlText w:val=""/>
      <w:lvlJc w:val="left"/>
      <w:pPr>
        <w:ind w:left="7258" w:hanging="360"/>
      </w:pPr>
      <w:rPr>
        <w:rFonts w:ascii="Wingdings" w:hAnsi="Wingdings" w:hint="default"/>
      </w:rPr>
    </w:lvl>
  </w:abstractNum>
  <w:abstractNum w:abstractNumId="11">
    <w:nsid w:val="397E5158"/>
    <w:multiLevelType w:val="hybridMultilevel"/>
    <w:tmpl w:val="CBC61D28"/>
    <w:lvl w:ilvl="0" w:tplc="9224F610">
      <w:start w:val="1"/>
      <w:numFmt w:val="bullet"/>
      <w:lvlText w:val=""/>
      <w:lvlJc w:val="left"/>
      <w:pPr>
        <w:tabs>
          <w:tab w:val="num" w:pos="1080"/>
        </w:tabs>
        <w:ind w:left="1080" w:hanging="360"/>
      </w:pPr>
      <w:rPr>
        <w:rFonts w:ascii="Wingdings" w:hAnsi="Wingdings" w:hint="default"/>
        <w:sz w:val="20"/>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
    <w:nsid w:val="3DC74C3A"/>
    <w:multiLevelType w:val="hybridMultilevel"/>
    <w:tmpl w:val="188AB7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19372AA"/>
    <w:multiLevelType w:val="singleLevel"/>
    <w:tmpl w:val="B70CE67E"/>
    <w:lvl w:ilvl="0">
      <w:numFmt w:val="none"/>
      <w:pStyle w:val="BulletNormal"/>
      <w:lvlText w:val=""/>
      <w:lvlJc w:val="left"/>
      <w:pPr>
        <w:tabs>
          <w:tab w:val="num" w:pos="1080"/>
        </w:tabs>
        <w:ind w:left="1080" w:hanging="360"/>
      </w:pPr>
      <w:rPr>
        <w:rFonts w:ascii="Symbol" w:hAnsi="Symbol" w:hint="default"/>
      </w:rPr>
    </w:lvl>
  </w:abstractNum>
  <w:abstractNum w:abstractNumId="14">
    <w:nsid w:val="459360D8"/>
    <w:multiLevelType w:val="hybridMultilevel"/>
    <w:tmpl w:val="0AE695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9917691"/>
    <w:multiLevelType w:val="multilevel"/>
    <w:tmpl w:val="A7EECE6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nsid w:val="4D7E259C"/>
    <w:multiLevelType w:val="hybridMultilevel"/>
    <w:tmpl w:val="CBC61D28"/>
    <w:lvl w:ilvl="0" w:tplc="9224F610">
      <w:start w:val="1"/>
      <w:numFmt w:val="bullet"/>
      <w:lvlText w:val=""/>
      <w:lvlJc w:val="left"/>
      <w:pPr>
        <w:tabs>
          <w:tab w:val="num" w:pos="1080"/>
        </w:tabs>
        <w:ind w:left="1080" w:hanging="360"/>
      </w:pPr>
      <w:rPr>
        <w:rFonts w:ascii="Wingdings" w:hAnsi="Wingdings" w:hint="default"/>
        <w:sz w:val="20"/>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
    <w:nsid w:val="51AD12E4"/>
    <w:multiLevelType w:val="hybridMultilevel"/>
    <w:tmpl w:val="BE1EFD30"/>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8">
    <w:nsid w:val="52BA6F99"/>
    <w:multiLevelType w:val="hybridMultilevel"/>
    <w:tmpl w:val="11BCA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6536B5E"/>
    <w:multiLevelType w:val="hybridMultilevel"/>
    <w:tmpl w:val="672EA98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5C242399"/>
    <w:multiLevelType w:val="hybridMultilevel"/>
    <w:tmpl w:val="62EA1CC6"/>
    <w:lvl w:ilvl="0" w:tplc="CFDCDF56">
      <w:start w:val="1"/>
      <w:numFmt w:val="bullet"/>
      <w:pStyle w:val="TableBullet"/>
      <w:lvlText w:val=""/>
      <w:lvlJc w:val="left"/>
      <w:pPr>
        <w:tabs>
          <w:tab w:val="num" w:pos="360"/>
        </w:tabs>
        <w:ind w:left="360" w:hanging="288"/>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5F103A10"/>
    <w:multiLevelType w:val="hybridMultilevel"/>
    <w:tmpl w:val="4A18E9C4"/>
    <w:lvl w:ilvl="0" w:tplc="89A03174">
      <w:start w:val="1"/>
      <w:numFmt w:val="bullet"/>
      <w:lvlText w:val=""/>
      <w:lvlJc w:val="left"/>
      <w:pPr>
        <w:tabs>
          <w:tab w:val="num" w:pos="2520"/>
        </w:tabs>
        <w:ind w:left="2520" w:hanging="360"/>
      </w:pPr>
      <w:rPr>
        <w:rFonts w:ascii="Wingdings" w:hAnsi="Wingdings" w:hint="default"/>
      </w:rPr>
    </w:lvl>
    <w:lvl w:ilvl="1" w:tplc="66AA0994">
      <w:start w:val="1"/>
      <w:numFmt w:val="bullet"/>
      <w:lvlText w:val=" "/>
      <w:lvlJc w:val="left"/>
      <w:pPr>
        <w:tabs>
          <w:tab w:val="num" w:pos="1440"/>
        </w:tabs>
        <w:ind w:left="1440" w:hanging="360"/>
      </w:pPr>
      <w:rPr>
        <w:rFonts w:hint="default"/>
        <w:sz w:val="20"/>
      </w:rPr>
    </w:lvl>
    <w:lvl w:ilvl="2" w:tplc="780A7A5C">
      <w:start w:val="1"/>
      <w:numFmt w:val="bullet"/>
      <w:lvlText w:val=""/>
      <w:lvlJc w:val="left"/>
      <w:pPr>
        <w:tabs>
          <w:tab w:val="num" w:pos="2160"/>
        </w:tabs>
        <w:ind w:left="2160" w:hanging="360"/>
      </w:pPr>
      <w:rPr>
        <w:rFonts w:ascii="Wingdings" w:hAnsi="Wingdings" w:hint="default"/>
      </w:rPr>
    </w:lvl>
    <w:lvl w:ilvl="3" w:tplc="8FC88DEE">
      <w:start w:val="4"/>
      <w:numFmt w:val="bullet"/>
      <w:lvlText w:val="-"/>
      <w:lvlJc w:val="left"/>
      <w:pPr>
        <w:tabs>
          <w:tab w:val="num" w:pos="2880"/>
        </w:tabs>
        <w:ind w:left="2880" w:hanging="360"/>
      </w:pPr>
      <w:rPr>
        <w:rFonts w:ascii="Times New Roman" w:eastAsia="Times New Roman" w:hAnsi="Times New Roman" w:cs="Times New Roman"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5FE51708"/>
    <w:multiLevelType w:val="hybridMultilevel"/>
    <w:tmpl w:val="DEA87A04"/>
    <w:lvl w:ilvl="0" w:tplc="C1080A2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602957AF"/>
    <w:multiLevelType w:val="hybridMultilevel"/>
    <w:tmpl w:val="708079FE"/>
    <w:lvl w:ilvl="0" w:tplc="9118D2C4">
      <w:numFmt w:val="bullet"/>
      <w:lvlText w:val=""/>
      <w:lvlJc w:val="left"/>
      <w:pPr>
        <w:tabs>
          <w:tab w:val="num" w:pos="1080"/>
        </w:tabs>
        <w:ind w:left="1080" w:hanging="360"/>
      </w:pPr>
      <w:rPr>
        <w:rFonts w:ascii="Symbol" w:eastAsia="MS Mincho" w:hAnsi="Symbol" w:cs="Courier New" w:hint="default"/>
      </w:rPr>
    </w:lvl>
    <w:lvl w:ilvl="1" w:tplc="9118D2C4">
      <w:numFmt w:val="bullet"/>
      <w:lvlText w:val=""/>
      <w:lvlJc w:val="left"/>
      <w:pPr>
        <w:tabs>
          <w:tab w:val="num" w:pos="1800"/>
        </w:tabs>
        <w:ind w:left="1800" w:hanging="360"/>
      </w:pPr>
      <w:rPr>
        <w:rFonts w:ascii="Symbol" w:eastAsia="MS Mincho" w:hAnsi="Symbol" w:cs="Courier New"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4">
    <w:nsid w:val="64E02470"/>
    <w:multiLevelType w:val="hybridMultilevel"/>
    <w:tmpl w:val="2738E960"/>
    <w:lvl w:ilvl="0" w:tplc="748E0406">
      <w:start w:val="1"/>
      <w:numFmt w:val="decimal"/>
      <w:lvlText w:val="%1."/>
      <w:lvlJc w:val="left"/>
      <w:pPr>
        <w:tabs>
          <w:tab w:val="num" w:pos="1080"/>
        </w:tabs>
        <w:ind w:left="1080" w:hanging="360"/>
      </w:pPr>
      <w:rPr>
        <w:rFonts w:hint="default"/>
      </w:rPr>
    </w:lvl>
    <w:lvl w:ilvl="1" w:tplc="9118D2C4">
      <w:numFmt w:val="bullet"/>
      <w:lvlText w:val=""/>
      <w:lvlJc w:val="left"/>
      <w:pPr>
        <w:tabs>
          <w:tab w:val="num" w:pos="1800"/>
        </w:tabs>
        <w:ind w:left="1800" w:hanging="360"/>
      </w:pPr>
      <w:rPr>
        <w:rFonts w:ascii="Symbol" w:eastAsia="MS Mincho" w:hAnsi="Symbol" w:cs="Courier New"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5">
    <w:nsid w:val="66E061C8"/>
    <w:multiLevelType w:val="hybridMultilevel"/>
    <w:tmpl w:val="00ECC88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6BBD7424"/>
    <w:multiLevelType w:val="hybridMultilevel"/>
    <w:tmpl w:val="B4C8CA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70FF2AF4"/>
    <w:multiLevelType w:val="hybridMultilevel"/>
    <w:tmpl w:val="1834F8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73217EDC"/>
    <w:multiLevelType w:val="hybridMultilevel"/>
    <w:tmpl w:val="3612AF5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9">
    <w:nsid w:val="775F42AF"/>
    <w:multiLevelType w:val="hybridMultilevel"/>
    <w:tmpl w:val="0A12C4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7F2B6405"/>
    <w:multiLevelType w:val="hybridMultilevel"/>
    <w:tmpl w:val="420A09AE"/>
    <w:lvl w:ilvl="0" w:tplc="74E4D440">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1">
    <w:nsid w:val="7F9A0A7A"/>
    <w:multiLevelType w:val="hybridMultilevel"/>
    <w:tmpl w:val="12FCA1D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3"/>
  </w:num>
  <w:num w:numId="2">
    <w:abstractNumId w:val="15"/>
  </w:num>
  <w:num w:numId="3">
    <w:abstractNumId w:val="15"/>
  </w:num>
  <w:num w:numId="4">
    <w:abstractNumId w:val="15"/>
  </w:num>
  <w:num w:numId="5">
    <w:abstractNumId w:val="15"/>
  </w:num>
  <w:num w:numId="6">
    <w:abstractNumId w:val="15"/>
  </w:num>
  <w:num w:numId="7">
    <w:abstractNumId w:val="15"/>
  </w:num>
  <w:num w:numId="8">
    <w:abstractNumId w:val="15"/>
  </w:num>
  <w:num w:numId="9">
    <w:abstractNumId w:val="15"/>
  </w:num>
  <w:num w:numId="10">
    <w:abstractNumId w:val="15"/>
  </w:num>
  <w:num w:numId="11">
    <w:abstractNumId w:val="0"/>
  </w:num>
  <w:num w:numId="12">
    <w:abstractNumId w:val="20"/>
  </w:num>
  <w:num w:numId="13">
    <w:abstractNumId w:val="21"/>
  </w:num>
  <w:num w:numId="14">
    <w:abstractNumId w:val="28"/>
  </w:num>
  <w:num w:numId="15">
    <w:abstractNumId w:val="17"/>
  </w:num>
  <w:num w:numId="16">
    <w:abstractNumId w:val="11"/>
  </w:num>
  <w:num w:numId="17">
    <w:abstractNumId w:val="16"/>
  </w:num>
  <w:num w:numId="18">
    <w:abstractNumId w:val="24"/>
  </w:num>
  <w:num w:numId="19">
    <w:abstractNumId w:val="2"/>
  </w:num>
  <w:num w:numId="20">
    <w:abstractNumId w:val="15"/>
  </w:num>
  <w:num w:numId="21">
    <w:abstractNumId w:val="30"/>
  </w:num>
  <w:num w:numId="22">
    <w:abstractNumId w:val="8"/>
  </w:num>
  <w:num w:numId="23">
    <w:abstractNumId w:val="23"/>
  </w:num>
  <w:num w:numId="24">
    <w:abstractNumId w:val="5"/>
  </w:num>
  <w:num w:numId="25">
    <w:abstractNumId w:val="26"/>
  </w:num>
  <w:num w:numId="26">
    <w:abstractNumId w:val="25"/>
  </w:num>
  <w:num w:numId="27">
    <w:abstractNumId w:val="12"/>
  </w:num>
  <w:num w:numId="28">
    <w:abstractNumId w:val="22"/>
  </w:num>
  <w:num w:numId="29">
    <w:abstractNumId w:val="10"/>
  </w:num>
  <w:num w:numId="30">
    <w:abstractNumId w:val="6"/>
  </w:num>
  <w:num w:numId="31">
    <w:abstractNumId w:val="18"/>
  </w:num>
  <w:num w:numId="32">
    <w:abstractNumId w:val="27"/>
  </w:num>
  <w:num w:numId="33">
    <w:abstractNumId w:val="9"/>
  </w:num>
  <w:num w:numId="34">
    <w:abstractNumId w:val="7"/>
  </w:num>
  <w:num w:numId="35">
    <w:abstractNumId w:val="29"/>
  </w:num>
  <w:num w:numId="36">
    <w:abstractNumId w:val="3"/>
  </w:num>
  <w:num w:numId="37">
    <w:abstractNumId w:val="31"/>
  </w:num>
  <w:num w:numId="38">
    <w:abstractNumId w:val="4"/>
  </w:num>
  <w:num w:numId="39">
    <w:abstractNumId w:val="19"/>
  </w:num>
  <w:num w:numId="40">
    <w:abstractNumId w:val="14"/>
  </w:num>
  <w:num w:numId="41">
    <w:abstractNumId w:val="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rawingGridHorizontalSpacing w:val="187"/>
  <w:drawingGridVerticalSpacing w:val="187"/>
  <w:displayVerticalDrawingGridEvery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0C8C"/>
    <w:rsid w:val="00036F77"/>
    <w:rsid w:val="000379ED"/>
    <w:rsid w:val="0005642B"/>
    <w:rsid w:val="000568BA"/>
    <w:rsid w:val="00080A72"/>
    <w:rsid w:val="00097EF1"/>
    <w:rsid w:val="000A3F76"/>
    <w:rsid w:val="000B5F33"/>
    <w:rsid w:val="000E44C0"/>
    <w:rsid w:val="000F682B"/>
    <w:rsid w:val="00100E6F"/>
    <w:rsid w:val="00115D35"/>
    <w:rsid w:val="00122476"/>
    <w:rsid w:val="00132062"/>
    <w:rsid w:val="001544E1"/>
    <w:rsid w:val="00166804"/>
    <w:rsid w:val="00167CC1"/>
    <w:rsid w:val="00181FF0"/>
    <w:rsid w:val="001B2821"/>
    <w:rsid w:val="001D63AD"/>
    <w:rsid w:val="001F3A42"/>
    <w:rsid w:val="00225442"/>
    <w:rsid w:val="00247396"/>
    <w:rsid w:val="00295A99"/>
    <w:rsid w:val="002B5C14"/>
    <w:rsid w:val="002C392E"/>
    <w:rsid w:val="002D17BB"/>
    <w:rsid w:val="002E4E61"/>
    <w:rsid w:val="00322E25"/>
    <w:rsid w:val="003522BA"/>
    <w:rsid w:val="00352322"/>
    <w:rsid w:val="00366591"/>
    <w:rsid w:val="0037777F"/>
    <w:rsid w:val="00386EA6"/>
    <w:rsid w:val="003A2546"/>
    <w:rsid w:val="003A739B"/>
    <w:rsid w:val="003C0F42"/>
    <w:rsid w:val="003D5C9E"/>
    <w:rsid w:val="003E0237"/>
    <w:rsid w:val="003E2426"/>
    <w:rsid w:val="003E2FD6"/>
    <w:rsid w:val="004034D5"/>
    <w:rsid w:val="00420C9F"/>
    <w:rsid w:val="00425FDF"/>
    <w:rsid w:val="00456480"/>
    <w:rsid w:val="00456578"/>
    <w:rsid w:val="00465EA5"/>
    <w:rsid w:val="00490D1B"/>
    <w:rsid w:val="004953DC"/>
    <w:rsid w:val="004C3A9C"/>
    <w:rsid w:val="004C70F3"/>
    <w:rsid w:val="004C7ABE"/>
    <w:rsid w:val="004D3DC2"/>
    <w:rsid w:val="004D5E73"/>
    <w:rsid w:val="004F35C7"/>
    <w:rsid w:val="005155D4"/>
    <w:rsid w:val="005276AE"/>
    <w:rsid w:val="00552A4E"/>
    <w:rsid w:val="0056181F"/>
    <w:rsid w:val="005709A2"/>
    <w:rsid w:val="00572287"/>
    <w:rsid w:val="00573503"/>
    <w:rsid w:val="005758EB"/>
    <w:rsid w:val="00575E91"/>
    <w:rsid w:val="005C5E16"/>
    <w:rsid w:val="005E3F3E"/>
    <w:rsid w:val="005E5641"/>
    <w:rsid w:val="00604C84"/>
    <w:rsid w:val="00622B90"/>
    <w:rsid w:val="00633F6D"/>
    <w:rsid w:val="00655494"/>
    <w:rsid w:val="006774A0"/>
    <w:rsid w:val="00681D88"/>
    <w:rsid w:val="006A0CE1"/>
    <w:rsid w:val="006A415D"/>
    <w:rsid w:val="006B18BB"/>
    <w:rsid w:val="006B4D58"/>
    <w:rsid w:val="006B6204"/>
    <w:rsid w:val="006C7C37"/>
    <w:rsid w:val="006D1DF3"/>
    <w:rsid w:val="006E733C"/>
    <w:rsid w:val="00701E60"/>
    <w:rsid w:val="0070713D"/>
    <w:rsid w:val="00756DF3"/>
    <w:rsid w:val="0076409D"/>
    <w:rsid w:val="00790D3B"/>
    <w:rsid w:val="00793AE6"/>
    <w:rsid w:val="007B0DED"/>
    <w:rsid w:val="007B425A"/>
    <w:rsid w:val="007C09FC"/>
    <w:rsid w:val="007D1467"/>
    <w:rsid w:val="00807692"/>
    <w:rsid w:val="008157FF"/>
    <w:rsid w:val="00860608"/>
    <w:rsid w:val="00872DCB"/>
    <w:rsid w:val="00873162"/>
    <w:rsid w:val="0088669D"/>
    <w:rsid w:val="008B6562"/>
    <w:rsid w:val="008E724F"/>
    <w:rsid w:val="008F77CC"/>
    <w:rsid w:val="009102DA"/>
    <w:rsid w:val="009529DA"/>
    <w:rsid w:val="00970B57"/>
    <w:rsid w:val="00971A35"/>
    <w:rsid w:val="00982EA4"/>
    <w:rsid w:val="00987FF1"/>
    <w:rsid w:val="009A39C8"/>
    <w:rsid w:val="009B0FDE"/>
    <w:rsid w:val="009C1A91"/>
    <w:rsid w:val="009C5432"/>
    <w:rsid w:val="009F1004"/>
    <w:rsid w:val="00A1085D"/>
    <w:rsid w:val="00A218D1"/>
    <w:rsid w:val="00A31CDF"/>
    <w:rsid w:val="00A34902"/>
    <w:rsid w:val="00A61578"/>
    <w:rsid w:val="00A626F8"/>
    <w:rsid w:val="00AB510F"/>
    <w:rsid w:val="00B31CA3"/>
    <w:rsid w:val="00B35DB6"/>
    <w:rsid w:val="00B44553"/>
    <w:rsid w:val="00B477CE"/>
    <w:rsid w:val="00B52CD5"/>
    <w:rsid w:val="00B54ADD"/>
    <w:rsid w:val="00B551B5"/>
    <w:rsid w:val="00B55648"/>
    <w:rsid w:val="00B60C8C"/>
    <w:rsid w:val="00B85609"/>
    <w:rsid w:val="00B95DD4"/>
    <w:rsid w:val="00BA35CE"/>
    <w:rsid w:val="00BA3959"/>
    <w:rsid w:val="00BD01B0"/>
    <w:rsid w:val="00BD2D3D"/>
    <w:rsid w:val="00BD51D5"/>
    <w:rsid w:val="00BE221E"/>
    <w:rsid w:val="00BE270D"/>
    <w:rsid w:val="00C0015E"/>
    <w:rsid w:val="00C21E2F"/>
    <w:rsid w:val="00C23E94"/>
    <w:rsid w:val="00C2755A"/>
    <w:rsid w:val="00C40F7F"/>
    <w:rsid w:val="00C4101E"/>
    <w:rsid w:val="00C85486"/>
    <w:rsid w:val="00C87C7C"/>
    <w:rsid w:val="00CA5E15"/>
    <w:rsid w:val="00CC0391"/>
    <w:rsid w:val="00CC7055"/>
    <w:rsid w:val="00CD2ED0"/>
    <w:rsid w:val="00CD3180"/>
    <w:rsid w:val="00CE11D2"/>
    <w:rsid w:val="00D03F95"/>
    <w:rsid w:val="00D45D84"/>
    <w:rsid w:val="00D607D5"/>
    <w:rsid w:val="00D66AC5"/>
    <w:rsid w:val="00D722E1"/>
    <w:rsid w:val="00DA25D7"/>
    <w:rsid w:val="00DA438C"/>
    <w:rsid w:val="00DB1EE3"/>
    <w:rsid w:val="00DB5A41"/>
    <w:rsid w:val="00DE772F"/>
    <w:rsid w:val="00DF1EDF"/>
    <w:rsid w:val="00DF50E6"/>
    <w:rsid w:val="00E00D4C"/>
    <w:rsid w:val="00E15369"/>
    <w:rsid w:val="00E37C91"/>
    <w:rsid w:val="00E4737D"/>
    <w:rsid w:val="00E5372D"/>
    <w:rsid w:val="00E67185"/>
    <w:rsid w:val="00E80124"/>
    <w:rsid w:val="00EE16A9"/>
    <w:rsid w:val="00EF6D90"/>
    <w:rsid w:val="00EF762E"/>
    <w:rsid w:val="00F01727"/>
    <w:rsid w:val="00F10552"/>
    <w:rsid w:val="00F16585"/>
    <w:rsid w:val="00F20B2E"/>
    <w:rsid w:val="00F505F6"/>
    <w:rsid w:val="00F5226A"/>
    <w:rsid w:val="00F5474B"/>
    <w:rsid w:val="00F560F3"/>
    <w:rsid w:val="00F63BF1"/>
    <w:rsid w:val="00F644FB"/>
    <w:rsid w:val="00F71A76"/>
    <w:rsid w:val="00F747ED"/>
    <w:rsid w:val="00F81FB0"/>
    <w:rsid w:val="00F85F74"/>
    <w:rsid w:val="00FA7D0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6769C68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0015E"/>
  </w:style>
  <w:style w:type="paragraph" w:styleId="Heading1">
    <w:name w:val="heading 1"/>
    <w:basedOn w:val="Normal"/>
    <w:next w:val="BodyText"/>
    <w:autoRedefine/>
    <w:qFormat/>
    <w:pPr>
      <w:keepNext/>
      <w:pageBreakBefore/>
      <w:numPr>
        <w:numId w:val="3"/>
      </w:numPr>
      <w:shd w:val="clear" w:color="auto" w:fill="F3F3F3"/>
      <w:tabs>
        <w:tab w:val="left" w:pos="720"/>
      </w:tabs>
      <w:spacing w:before="120" w:after="60"/>
      <w:outlineLvl w:val="0"/>
    </w:pPr>
    <w:rPr>
      <w:rFonts w:ascii="Arial" w:hAnsi="Arial" w:cs="Arial"/>
      <w:b/>
      <w:bCs/>
      <w:smallCaps/>
      <w:color w:val="800080"/>
      <w:sz w:val="28"/>
      <w:szCs w:val="28"/>
      <w14:shadow w14:blurRad="50800" w14:dist="38100" w14:dir="2700000" w14:sx="100000" w14:sy="100000" w14:kx="0" w14:ky="0" w14:algn="tl">
        <w14:srgbClr w14:val="000000">
          <w14:alpha w14:val="60000"/>
        </w14:srgbClr>
      </w14:shadow>
    </w:rPr>
  </w:style>
  <w:style w:type="paragraph" w:styleId="Heading2">
    <w:name w:val="heading 2"/>
    <w:basedOn w:val="Normal"/>
    <w:next w:val="BodyText"/>
    <w:autoRedefine/>
    <w:qFormat/>
    <w:rsid w:val="00E00D4C"/>
    <w:pPr>
      <w:keepNext/>
      <w:numPr>
        <w:ilvl w:val="1"/>
        <w:numId w:val="3"/>
      </w:numPr>
      <w:tabs>
        <w:tab w:val="clear" w:pos="576"/>
        <w:tab w:val="num" w:pos="720"/>
      </w:tabs>
      <w:spacing w:before="240" w:after="60"/>
      <w:outlineLvl w:val="1"/>
    </w:pPr>
    <w:rPr>
      <w:rFonts w:ascii="Arial" w:hAnsi="Arial" w:cs="Arial"/>
      <w:b/>
      <w:bCs/>
      <w:iCs/>
      <w:smallCaps/>
      <w:color w:val="000080"/>
      <w:sz w:val="28"/>
      <w:szCs w:val="28"/>
    </w:rPr>
  </w:style>
  <w:style w:type="paragraph" w:styleId="Heading3">
    <w:name w:val="heading 3"/>
    <w:basedOn w:val="Normal"/>
    <w:next w:val="BodyText"/>
    <w:qFormat/>
    <w:pPr>
      <w:keepNext/>
      <w:numPr>
        <w:ilvl w:val="2"/>
        <w:numId w:val="3"/>
      </w:numPr>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3"/>
      </w:numPr>
      <w:spacing w:before="240" w:after="60"/>
      <w:outlineLvl w:val="3"/>
    </w:pPr>
    <w:rPr>
      <w:b/>
      <w:bCs/>
      <w:sz w:val="28"/>
      <w:szCs w:val="28"/>
    </w:rPr>
  </w:style>
  <w:style w:type="paragraph" w:styleId="Heading5">
    <w:name w:val="heading 5"/>
    <w:basedOn w:val="Normal"/>
    <w:next w:val="Normal"/>
    <w:qFormat/>
    <w:pPr>
      <w:numPr>
        <w:ilvl w:val="4"/>
        <w:numId w:val="3"/>
      </w:numPr>
      <w:spacing w:before="240" w:after="60"/>
      <w:outlineLvl w:val="4"/>
    </w:pPr>
    <w:rPr>
      <w:b/>
      <w:bCs/>
      <w:i/>
      <w:iCs/>
      <w:sz w:val="26"/>
      <w:szCs w:val="26"/>
    </w:rPr>
  </w:style>
  <w:style w:type="paragraph" w:styleId="Heading6">
    <w:name w:val="heading 6"/>
    <w:basedOn w:val="Normal"/>
    <w:next w:val="Normal"/>
    <w:qFormat/>
    <w:pPr>
      <w:numPr>
        <w:ilvl w:val="5"/>
        <w:numId w:val="3"/>
      </w:numPr>
      <w:spacing w:before="240" w:after="60"/>
      <w:outlineLvl w:val="5"/>
    </w:pPr>
    <w:rPr>
      <w:b/>
      <w:bCs/>
      <w:sz w:val="22"/>
      <w:szCs w:val="22"/>
    </w:rPr>
  </w:style>
  <w:style w:type="paragraph" w:styleId="Heading7">
    <w:name w:val="heading 7"/>
    <w:basedOn w:val="Normal"/>
    <w:next w:val="Normal"/>
    <w:qFormat/>
    <w:pPr>
      <w:numPr>
        <w:ilvl w:val="6"/>
        <w:numId w:val="3"/>
      </w:numPr>
      <w:spacing w:before="240" w:after="60"/>
      <w:outlineLvl w:val="6"/>
    </w:pPr>
  </w:style>
  <w:style w:type="paragraph" w:styleId="Heading8">
    <w:name w:val="heading 8"/>
    <w:basedOn w:val="Normal"/>
    <w:next w:val="Normal"/>
    <w:qFormat/>
    <w:pPr>
      <w:numPr>
        <w:ilvl w:val="7"/>
        <w:numId w:val="3"/>
      </w:numPr>
      <w:spacing w:before="240" w:after="60"/>
      <w:outlineLvl w:val="7"/>
    </w:pPr>
    <w:rPr>
      <w:i/>
      <w:iCs/>
    </w:rPr>
  </w:style>
  <w:style w:type="paragraph" w:styleId="Heading9">
    <w:name w:val="heading 9"/>
    <w:basedOn w:val="Normal"/>
    <w:next w:val="Normal"/>
    <w:qFormat/>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rPr>
      <w:rFonts w:ascii="Arial" w:hAnsi="Arial"/>
      <w:sz w:val="16"/>
    </w:rPr>
  </w:style>
  <w:style w:type="paragraph" w:styleId="Subtitle">
    <w:name w:val="Subtitle"/>
    <w:basedOn w:val="Normal"/>
    <w:qFormat/>
    <w:pPr>
      <w:jc w:val="center"/>
    </w:pPr>
    <w:rPr>
      <w:sz w:val="32"/>
    </w:rPr>
  </w:style>
  <w:style w:type="paragraph" w:customStyle="1" w:styleId="AlternateTitle">
    <w:name w:val="Alternate Title"/>
    <w:basedOn w:val="Title"/>
    <w:pPr>
      <w:ind w:left="0"/>
    </w:pPr>
    <w:rPr>
      <w:rFonts w:ascii="Arial" w:hAnsi="Arial"/>
      <w:spacing w:val="0"/>
      <w:sz w:val="36"/>
    </w:rPr>
  </w:style>
  <w:style w:type="paragraph" w:styleId="Title">
    <w:name w:val="Title"/>
    <w:basedOn w:val="Normal"/>
    <w:qFormat/>
    <w:pPr>
      <w:ind w:left="1440"/>
      <w:outlineLvl w:val="0"/>
    </w:pPr>
    <w:rPr>
      <w:rFonts w:ascii="Arial Black" w:hAnsi="Arial Black"/>
      <w:spacing w:val="-48"/>
      <w:kern w:val="28"/>
      <w:sz w:val="64"/>
    </w:rPr>
  </w:style>
  <w:style w:type="paragraph" w:styleId="TOC1">
    <w:name w:val="toc 1"/>
    <w:basedOn w:val="Normal"/>
    <w:next w:val="Normal"/>
    <w:autoRedefine/>
    <w:uiPriority w:val="39"/>
    <w:pPr>
      <w:tabs>
        <w:tab w:val="left" w:pos="547"/>
        <w:tab w:val="right" w:leader="dot" w:pos="9360"/>
      </w:tabs>
      <w:spacing w:before="240"/>
      <w:ind w:left="547" w:hanging="547"/>
    </w:pPr>
    <w:rPr>
      <w:rFonts w:ascii="Arial Black" w:hAnsi="Arial Black"/>
      <w:caps/>
      <w:color w:val="800080"/>
    </w:rPr>
  </w:style>
  <w:style w:type="paragraph" w:customStyle="1" w:styleId="Title2">
    <w:name w:val="Title2"/>
    <w:basedOn w:val="Normal"/>
    <w:pPr>
      <w:outlineLvl w:val="0"/>
    </w:pPr>
    <w:rPr>
      <w:rFonts w:ascii="Arial" w:hAnsi="Arial"/>
      <w:b/>
      <w:kern w:val="28"/>
      <w:sz w:val="28"/>
    </w:rPr>
  </w:style>
  <w:style w:type="paragraph" w:styleId="TOC2">
    <w:name w:val="toc 2"/>
    <w:basedOn w:val="Normal"/>
    <w:next w:val="Normal"/>
    <w:autoRedefine/>
    <w:uiPriority w:val="39"/>
    <w:rsid w:val="0056181F"/>
    <w:pPr>
      <w:tabs>
        <w:tab w:val="left" w:pos="1080"/>
        <w:tab w:val="left" w:pos="1121"/>
        <w:tab w:val="right" w:leader="dot" w:pos="9360"/>
      </w:tabs>
      <w:spacing w:before="180"/>
      <w:ind w:left="1094" w:hanging="547"/>
    </w:pPr>
    <w:rPr>
      <w:rFonts w:ascii="Arial" w:hAnsi="Arial"/>
      <w:b/>
      <w:smallCaps/>
    </w:rPr>
  </w:style>
  <w:style w:type="paragraph" w:styleId="TOC3">
    <w:name w:val="toc 3"/>
    <w:basedOn w:val="Normal"/>
    <w:next w:val="Normal"/>
    <w:autoRedefine/>
    <w:uiPriority w:val="39"/>
    <w:pPr>
      <w:tabs>
        <w:tab w:val="left" w:pos="1627"/>
        <w:tab w:val="right" w:leader="dot" w:pos="9350"/>
      </w:tabs>
      <w:spacing w:before="60"/>
      <w:ind w:left="1627" w:hanging="547"/>
    </w:pPr>
    <w:rPr>
      <w:rFonts w:ascii="Arial" w:hAnsi="Arial"/>
      <w:i/>
    </w:rPr>
  </w:style>
  <w:style w:type="paragraph" w:styleId="TOC4">
    <w:name w:val="toc 4"/>
    <w:basedOn w:val="Normal"/>
    <w:next w:val="Normal"/>
    <w:autoRedefine/>
    <w:semiHidden/>
    <w:pPr>
      <w:ind w:left="600"/>
    </w:pPr>
    <w:rPr>
      <w:sz w:val="18"/>
    </w:rPr>
  </w:style>
  <w:style w:type="paragraph" w:styleId="TOC5">
    <w:name w:val="toc 5"/>
    <w:basedOn w:val="Normal"/>
    <w:next w:val="Normal"/>
    <w:autoRedefine/>
    <w:semiHidden/>
    <w:pPr>
      <w:ind w:left="800"/>
    </w:pPr>
    <w:rPr>
      <w:sz w:val="18"/>
    </w:rPr>
  </w:style>
  <w:style w:type="paragraph" w:styleId="TOC6">
    <w:name w:val="toc 6"/>
    <w:basedOn w:val="Normal"/>
    <w:next w:val="Normal"/>
    <w:semiHidden/>
    <w:pPr>
      <w:tabs>
        <w:tab w:val="right" w:leader="dot" w:pos="9360"/>
      </w:tabs>
      <w:ind w:left="1200"/>
    </w:pPr>
  </w:style>
  <w:style w:type="paragraph" w:styleId="TOC7">
    <w:name w:val="toc 7"/>
    <w:basedOn w:val="Normal"/>
    <w:next w:val="Normal"/>
    <w:autoRedefine/>
    <w:semiHidden/>
    <w:pPr>
      <w:ind w:left="1200"/>
    </w:pPr>
    <w:rPr>
      <w:sz w:val="18"/>
    </w:rPr>
  </w:style>
  <w:style w:type="paragraph" w:styleId="TOC8">
    <w:name w:val="toc 8"/>
    <w:basedOn w:val="Normal"/>
    <w:next w:val="Normal"/>
    <w:autoRedefine/>
    <w:semiHidden/>
    <w:pPr>
      <w:ind w:left="1400"/>
    </w:pPr>
    <w:rPr>
      <w:sz w:val="18"/>
    </w:rPr>
  </w:style>
  <w:style w:type="paragraph" w:styleId="TOC9">
    <w:name w:val="toc 9"/>
    <w:basedOn w:val="Normal"/>
    <w:next w:val="Normal"/>
    <w:autoRedefine/>
    <w:semiHidden/>
    <w:pPr>
      <w:ind w:left="1600"/>
    </w:pPr>
    <w:rPr>
      <w:sz w:val="18"/>
    </w:rPr>
  </w:style>
  <w:style w:type="paragraph" w:styleId="BodyText">
    <w:name w:val="Body Text"/>
    <w:basedOn w:val="Normal"/>
    <w:pPr>
      <w:spacing w:after="180"/>
      <w:ind w:left="720"/>
    </w:pPr>
    <w:rPr>
      <w:rFonts w:ascii="Arial" w:hAnsi="Arial"/>
      <w:sz w:val="22"/>
    </w:rPr>
  </w:style>
  <w:style w:type="character" w:styleId="PageNumber">
    <w:name w:val="page number"/>
    <w:basedOn w:val="DefaultParagraphFont"/>
  </w:style>
  <w:style w:type="paragraph" w:styleId="FootnoteText">
    <w:name w:val="footnote text"/>
    <w:basedOn w:val="Normal"/>
    <w:semiHidden/>
  </w:style>
  <w:style w:type="character" w:styleId="FootnoteReference">
    <w:name w:val="footnote reference"/>
    <w:basedOn w:val="DefaultParagraphFont"/>
    <w:semiHidden/>
    <w:rPr>
      <w:vertAlign w:val="superscript"/>
    </w:rPr>
  </w:style>
  <w:style w:type="paragraph" w:styleId="BodyTextIndent">
    <w:name w:val="Body Text Indent"/>
    <w:basedOn w:val="Normal"/>
    <w:pPr>
      <w:ind w:left="450"/>
    </w:pPr>
  </w:style>
  <w:style w:type="paragraph" w:customStyle="1" w:styleId="CompanyName">
    <w:name w:val="CompanyName"/>
    <w:basedOn w:val="Heading1"/>
    <w:pPr>
      <w:keepNext w:val="0"/>
      <w:outlineLvl w:val="9"/>
    </w:pPr>
    <w:rPr>
      <w:rFonts w:ascii="Helv" w:hAnsi="Helv"/>
      <w:b w:val="0"/>
      <w:i/>
    </w:rPr>
  </w:style>
  <w:style w:type="paragraph" w:customStyle="1" w:styleId="DocumentName">
    <w:name w:val="*Document Name"/>
    <w:basedOn w:val="Normal"/>
    <w:rPr>
      <w:rFonts w:ascii="Arial" w:hAnsi="Arial"/>
      <w:b/>
      <w:i/>
      <w:noProof/>
      <w:color w:val="000080"/>
      <w:sz w:val="60"/>
    </w:rPr>
  </w:style>
  <w:style w:type="paragraph" w:customStyle="1" w:styleId="ProjectName">
    <w:name w:val="*Project Name"/>
    <w:basedOn w:val="Normal"/>
    <w:pPr>
      <w:outlineLvl w:val="0"/>
    </w:pPr>
    <w:rPr>
      <w:rFonts w:ascii="Arial" w:hAnsi="Arial"/>
      <w:b/>
      <w:i/>
      <w:color w:val="800080"/>
      <w:kern w:val="28"/>
      <w:sz w:val="32"/>
    </w:rPr>
  </w:style>
  <w:style w:type="paragraph" w:customStyle="1" w:styleId="BulletNormal">
    <w:name w:val="BulletNormal"/>
    <w:basedOn w:val="Normal"/>
    <w:pPr>
      <w:numPr>
        <w:numId w:val="1"/>
      </w:numPr>
      <w:tabs>
        <w:tab w:val="clear" w:pos="1080"/>
        <w:tab w:val="num" w:pos="360"/>
      </w:tabs>
      <w:spacing w:after="120"/>
      <w:ind w:left="0" w:firstLine="0"/>
    </w:pPr>
    <w:rPr>
      <w:rFonts w:ascii="Arial" w:hAnsi="Arial"/>
      <w:sz w:val="22"/>
    </w:rPr>
  </w:style>
  <w:style w:type="paragraph" w:customStyle="1" w:styleId="Byline">
    <w:name w:val="Byline"/>
    <w:basedOn w:val="Heading1"/>
    <w:next w:val="Normal"/>
    <w:autoRedefine/>
    <w:rsid w:val="006D1DF3"/>
    <w:pPr>
      <w:keepNext w:val="0"/>
      <w:numPr>
        <w:numId w:val="0"/>
      </w:numPr>
      <w:shd w:val="clear" w:color="auto" w:fill="FFFFFF"/>
      <w:tabs>
        <w:tab w:val="clear" w:pos="720"/>
        <w:tab w:val="left" w:pos="0"/>
        <w:tab w:val="right" w:pos="6480"/>
        <w:tab w:val="left" w:pos="6840"/>
      </w:tabs>
      <w:spacing w:before="0" w:after="0"/>
      <w:ind w:left="22" w:hanging="22"/>
      <w:outlineLvl w:val="9"/>
    </w:pPr>
    <w:rPr>
      <w:rFonts w:cs="Times New Roman"/>
      <w:bCs w:val="0"/>
      <w:i/>
      <w:smallCaps w:val="0"/>
      <w:sz w:val="32"/>
      <w:szCs w:val="32"/>
      <w14:shadow w14:blurRad="0" w14:dist="0" w14:dir="0" w14:sx="0" w14:sy="0" w14:kx="0" w14:ky="0" w14:algn="none">
        <w14:srgbClr w14:val="000000"/>
      </w14:shadow>
    </w:rPr>
  </w:style>
  <w:style w:type="paragraph" w:customStyle="1" w:styleId="ContentsHeading">
    <w:name w:val="ContentsHeading"/>
    <w:basedOn w:val="Normal"/>
    <w:pPr>
      <w:jc w:val="center"/>
      <w:outlineLvl w:val="0"/>
    </w:pPr>
    <w:rPr>
      <w:rFonts w:ascii="Arial" w:hAnsi="Arial"/>
      <w:b/>
      <w:i/>
      <w:sz w:val="48"/>
    </w:rPr>
  </w:style>
  <w:style w:type="paragraph" w:customStyle="1" w:styleId="Covinfo">
    <w:name w:val="Covinfo"/>
    <w:basedOn w:val="Normal"/>
    <w:pPr>
      <w:jc w:val="right"/>
    </w:pPr>
    <w:rPr>
      <w:rFonts w:ascii="Arial" w:hAnsi="Arial"/>
      <w:b/>
      <w:sz w:val="32"/>
    </w:rPr>
  </w:style>
  <w:style w:type="paragraph" w:customStyle="1" w:styleId="Covinfomethodologynote">
    <w:name w:val="Covinfo methodology note"/>
    <w:pPr>
      <w:widowControl w:val="0"/>
      <w:jc w:val="center"/>
    </w:pPr>
    <w:rPr>
      <w:rFonts w:ascii="Arial Black" w:hAnsi="Arial Black" w:cs="Arial"/>
      <w:bCs/>
      <w:i/>
      <w:iCs/>
      <w:color w:val="000080"/>
      <w:sz w:val="18"/>
    </w:rPr>
  </w:style>
  <w:style w:type="paragraph" w:customStyle="1" w:styleId="Covinfosecuritynote">
    <w:name w:val="Covinfo security note"/>
    <w:basedOn w:val="Normal"/>
    <w:pPr>
      <w:spacing w:after="120"/>
      <w:jc w:val="center"/>
    </w:pPr>
    <w:rPr>
      <w:rFonts w:ascii="Perpetua" w:hAnsi="Perpetua"/>
      <w:b/>
      <w:color w:val="808080"/>
    </w:rPr>
  </w:style>
  <w:style w:type="paragraph" w:customStyle="1" w:styleId="Footersecurity">
    <w:name w:val="Footer security"/>
    <w:basedOn w:val="Footer"/>
    <w:pPr>
      <w:tabs>
        <w:tab w:val="center" w:pos="522"/>
      </w:tabs>
      <w:jc w:val="center"/>
    </w:pPr>
    <w:rPr>
      <w:rFonts w:ascii="Perpetua" w:hAnsi="Perpetua"/>
      <w:b/>
      <w:bCs/>
      <w:color w:val="808080"/>
    </w:rPr>
  </w:style>
  <w:style w:type="paragraph" w:customStyle="1" w:styleId="HeaderTitle">
    <w:name w:val="HeaderTitle"/>
    <w:basedOn w:val="Normal"/>
    <w:pPr>
      <w:spacing w:before="60"/>
    </w:pPr>
    <w:rPr>
      <w:rFonts w:ascii="Arial" w:hAnsi="Arial"/>
    </w:rPr>
  </w:style>
  <w:style w:type="paragraph" w:customStyle="1" w:styleId="InstructionHeaderText">
    <w:name w:val="Instruction Header Text"/>
    <w:basedOn w:val="Normal"/>
    <w:pPr>
      <w:shd w:val="clear" w:color="auto" w:fill="F3F3F3"/>
      <w:jc w:val="center"/>
    </w:pPr>
    <w:rPr>
      <w:rFonts w:ascii="Arial Black" w:hAnsi="Arial Black"/>
      <w:bCs/>
      <w:caps/>
      <w:color w:val="800080"/>
      <w:sz w:val="18"/>
    </w:rPr>
  </w:style>
  <w:style w:type="paragraph" w:customStyle="1" w:styleId="InstructionText">
    <w:name w:val="Instruction Text"/>
    <w:basedOn w:val="BodyText"/>
    <w:pPr>
      <w:shd w:val="clear" w:color="auto" w:fill="F3F3F3"/>
      <w:spacing w:after="60"/>
      <w:ind w:left="0"/>
      <w:jc w:val="both"/>
    </w:pPr>
    <w:rPr>
      <w:i/>
      <w:color w:val="800080"/>
    </w:rPr>
  </w:style>
  <w:style w:type="paragraph" w:customStyle="1" w:styleId="ITPLCLogo">
    <w:name w:val="IT PLC Logo"/>
    <w:basedOn w:val="Normal"/>
    <w:pPr>
      <w:jc w:val="center"/>
    </w:pPr>
    <w:rPr>
      <w:rFonts w:ascii="Arial" w:hAnsi="Arial" w:cs="Arial"/>
      <w:smallCaps/>
      <w:color w:val="000099"/>
      <w:spacing w:val="40"/>
      <w:sz w:val="32"/>
      <w14:shadow w14:blurRad="50800" w14:dist="38100" w14:dir="2700000" w14:sx="100000" w14:sy="100000" w14:kx="0" w14:ky="0" w14:algn="tl">
        <w14:srgbClr w14:val="000000">
          <w14:alpha w14:val="60000"/>
        </w14:srgbClr>
      </w14:shadow>
    </w:rPr>
  </w:style>
  <w:style w:type="paragraph" w:styleId="ListNumber">
    <w:name w:val="List Number"/>
    <w:basedOn w:val="Normal"/>
    <w:pPr>
      <w:numPr>
        <w:numId w:val="11"/>
      </w:numPr>
      <w:tabs>
        <w:tab w:val="clear" w:pos="1080"/>
        <w:tab w:val="num" w:pos="360"/>
      </w:tabs>
      <w:spacing w:after="120"/>
      <w:ind w:left="360"/>
    </w:pPr>
    <w:rPr>
      <w:rFonts w:ascii="Arial" w:hAnsi="Arial"/>
      <w:sz w:val="22"/>
    </w:rPr>
  </w:style>
  <w:style w:type="paragraph" w:customStyle="1" w:styleId="StyleBylineLeft0Firstline0">
    <w:name w:val="Style Byline + Left:  0&quot; First line:  0&quot;"/>
    <w:basedOn w:val="Byline"/>
    <w:autoRedefine/>
    <w:rPr>
      <w:bCs/>
      <w:iCs/>
    </w:rPr>
  </w:style>
  <w:style w:type="paragraph" w:customStyle="1" w:styleId="TableText">
    <w:name w:val="Table Text"/>
    <w:basedOn w:val="BodyText"/>
    <w:pPr>
      <w:spacing w:after="0"/>
      <w:ind w:left="0"/>
    </w:pPr>
    <w:rPr>
      <w:sz w:val="20"/>
    </w:rPr>
  </w:style>
  <w:style w:type="paragraph" w:customStyle="1" w:styleId="TableBullet">
    <w:name w:val="Table Bullet"/>
    <w:basedOn w:val="TableText"/>
    <w:autoRedefine/>
    <w:pPr>
      <w:numPr>
        <w:numId w:val="12"/>
      </w:numPr>
      <w:ind w:left="0" w:firstLine="0"/>
    </w:pPr>
  </w:style>
  <w:style w:type="paragraph" w:customStyle="1" w:styleId="TableTitle">
    <w:name w:val="TableTitle"/>
    <w:rPr>
      <w:rFonts w:ascii="Arial Black" w:hAnsi="Arial Black"/>
      <w:caps/>
      <w:noProof/>
      <w:color w:val="000080"/>
      <w:sz w:val="18"/>
    </w:rPr>
  </w:style>
  <w:style w:type="character" w:styleId="Hyperlink">
    <w:name w:val="Hyperlink"/>
    <w:basedOn w:val="DefaultParagraphFont"/>
    <w:rPr>
      <w:color w:val="0000FF"/>
      <w:u w:val="single"/>
    </w:rPr>
  </w:style>
  <w:style w:type="paragraph" w:styleId="BodyTextIndent2">
    <w:name w:val="Body Text Indent 2"/>
    <w:basedOn w:val="Normal"/>
    <w:pPr>
      <w:ind w:left="810"/>
    </w:pPr>
  </w:style>
  <w:style w:type="paragraph" w:customStyle="1" w:styleId="FalseHeading1">
    <w:name w:val="False Heading 1"/>
    <w:pPr>
      <w:tabs>
        <w:tab w:val="left" w:pos="360"/>
        <w:tab w:val="right" w:pos="9000"/>
      </w:tabs>
    </w:pPr>
  </w:style>
  <w:style w:type="paragraph" w:customStyle="1" w:styleId="MarkName">
    <w:name w:val="Mark Name"/>
  </w:style>
  <w:style w:type="paragraph" w:customStyle="1" w:styleId="n">
    <w:name w:val="n"/>
    <w:basedOn w:val="ContentsHeading"/>
  </w:style>
  <w:style w:type="character" w:styleId="Strong">
    <w:name w:val="Strong"/>
    <w:basedOn w:val="DefaultParagraphFont"/>
    <w:qFormat/>
    <w:rPr>
      <w:b/>
      <w:bCs/>
    </w:rPr>
  </w:style>
  <w:style w:type="character" w:styleId="FollowedHyperlink">
    <w:name w:val="FollowedHyperlink"/>
    <w:basedOn w:val="DefaultParagraphFont"/>
    <w:rPr>
      <w:color w:val="800080"/>
      <w:u w:val="single"/>
    </w:rPr>
  </w:style>
  <w:style w:type="paragraph" w:styleId="NormalWeb">
    <w:name w:val="Normal (Web)"/>
    <w:basedOn w:val="Normal"/>
    <w:uiPriority w:val="99"/>
    <w:pPr>
      <w:spacing w:before="100" w:beforeAutospacing="1" w:after="100" w:afterAutospacing="1"/>
    </w:pPr>
    <w:rPr>
      <w:rFonts w:ascii="Arial Unicode MS" w:eastAsia="Arial Unicode MS" w:hAnsi="Arial Unicode MS" w:cs="Arial Unicode MS"/>
    </w:rPr>
  </w:style>
  <w:style w:type="paragraph" w:styleId="BalloonText">
    <w:name w:val="Balloon Text"/>
    <w:basedOn w:val="Normal"/>
    <w:semiHidden/>
    <w:rsid w:val="00B60C8C"/>
    <w:rPr>
      <w:rFonts w:ascii="Tahoma" w:hAnsi="Tahoma" w:cs="Tahoma"/>
      <w:sz w:val="16"/>
      <w:szCs w:val="16"/>
    </w:rPr>
  </w:style>
  <w:style w:type="table" w:styleId="TableGrid">
    <w:name w:val="Table Grid"/>
    <w:basedOn w:val="TableNormal"/>
    <w:rsid w:val="00F0172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rsid w:val="006B6204"/>
    <w:rPr>
      <w:sz w:val="16"/>
      <w:szCs w:val="16"/>
    </w:rPr>
  </w:style>
  <w:style w:type="paragraph" w:styleId="CommentText">
    <w:name w:val="annotation text"/>
    <w:basedOn w:val="Normal"/>
    <w:link w:val="CommentTextChar"/>
    <w:rsid w:val="006B6204"/>
    <w:rPr>
      <w:sz w:val="20"/>
      <w:szCs w:val="20"/>
    </w:rPr>
  </w:style>
  <w:style w:type="character" w:customStyle="1" w:styleId="CommentTextChar">
    <w:name w:val="Comment Text Char"/>
    <w:basedOn w:val="DefaultParagraphFont"/>
    <w:link w:val="CommentText"/>
    <w:rsid w:val="006B6204"/>
    <w:rPr>
      <w:sz w:val="20"/>
      <w:szCs w:val="20"/>
    </w:rPr>
  </w:style>
  <w:style w:type="paragraph" w:styleId="CommentSubject">
    <w:name w:val="annotation subject"/>
    <w:basedOn w:val="CommentText"/>
    <w:next w:val="CommentText"/>
    <w:link w:val="CommentSubjectChar"/>
    <w:rsid w:val="006B6204"/>
    <w:rPr>
      <w:b/>
      <w:bCs/>
    </w:rPr>
  </w:style>
  <w:style w:type="character" w:customStyle="1" w:styleId="CommentSubjectChar">
    <w:name w:val="Comment Subject Char"/>
    <w:basedOn w:val="CommentTextChar"/>
    <w:link w:val="CommentSubject"/>
    <w:rsid w:val="006B6204"/>
    <w:rPr>
      <w:b/>
      <w:bCs/>
      <w:sz w:val="20"/>
      <w:szCs w:val="20"/>
    </w:rPr>
  </w:style>
  <w:style w:type="paragraph" w:styleId="ListParagraph">
    <w:name w:val="List Paragraph"/>
    <w:basedOn w:val="Normal"/>
    <w:uiPriority w:val="34"/>
    <w:qFormat/>
    <w:rsid w:val="00B85609"/>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0015E"/>
  </w:style>
  <w:style w:type="paragraph" w:styleId="Heading1">
    <w:name w:val="heading 1"/>
    <w:basedOn w:val="Normal"/>
    <w:next w:val="BodyText"/>
    <w:autoRedefine/>
    <w:qFormat/>
    <w:pPr>
      <w:keepNext/>
      <w:pageBreakBefore/>
      <w:numPr>
        <w:numId w:val="3"/>
      </w:numPr>
      <w:shd w:val="clear" w:color="auto" w:fill="F3F3F3"/>
      <w:tabs>
        <w:tab w:val="left" w:pos="720"/>
      </w:tabs>
      <w:spacing w:before="120" w:after="60"/>
      <w:outlineLvl w:val="0"/>
    </w:pPr>
    <w:rPr>
      <w:rFonts w:ascii="Arial" w:hAnsi="Arial" w:cs="Arial"/>
      <w:b/>
      <w:bCs/>
      <w:smallCaps/>
      <w:color w:val="800080"/>
      <w:sz w:val="28"/>
      <w:szCs w:val="28"/>
      <w14:shadow w14:blurRad="50800" w14:dist="38100" w14:dir="2700000" w14:sx="100000" w14:sy="100000" w14:kx="0" w14:ky="0" w14:algn="tl">
        <w14:srgbClr w14:val="000000">
          <w14:alpha w14:val="60000"/>
        </w14:srgbClr>
      </w14:shadow>
    </w:rPr>
  </w:style>
  <w:style w:type="paragraph" w:styleId="Heading2">
    <w:name w:val="heading 2"/>
    <w:basedOn w:val="Normal"/>
    <w:next w:val="BodyText"/>
    <w:autoRedefine/>
    <w:qFormat/>
    <w:rsid w:val="00E00D4C"/>
    <w:pPr>
      <w:keepNext/>
      <w:numPr>
        <w:ilvl w:val="1"/>
        <w:numId w:val="3"/>
      </w:numPr>
      <w:tabs>
        <w:tab w:val="clear" w:pos="576"/>
        <w:tab w:val="num" w:pos="720"/>
      </w:tabs>
      <w:spacing w:before="240" w:after="60"/>
      <w:outlineLvl w:val="1"/>
    </w:pPr>
    <w:rPr>
      <w:rFonts w:ascii="Arial" w:hAnsi="Arial" w:cs="Arial"/>
      <w:b/>
      <w:bCs/>
      <w:iCs/>
      <w:smallCaps/>
      <w:color w:val="000080"/>
      <w:sz w:val="28"/>
      <w:szCs w:val="28"/>
    </w:rPr>
  </w:style>
  <w:style w:type="paragraph" w:styleId="Heading3">
    <w:name w:val="heading 3"/>
    <w:basedOn w:val="Normal"/>
    <w:next w:val="BodyText"/>
    <w:qFormat/>
    <w:pPr>
      <w:keepNext/>
      <w:numPr>
        <w:ilvl w:val="2"/>
        <w:numId w:val="3"/>
      </w:numPr>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3"/>
      </w:numPr>
      <w:spacing w:before="240" w:after="60"/>
      <w:outlineLvl w:val="3"/>
    </w:pPr>
    <w:rPr>
      <w:b/>
      <w:bCs/>
      <w:sz w:val="28"/>
      <w:szCs w:val="28"/>
    </w:rPr>
  </w:style>
  <w:style w:type="paragraph" w:styleId="Heading5">
    <w:name w:val="heading 5"/>
    <w:basedOn w:val="Normal"/>
    <w:next w:val="Normal"/>
    <w:qFormat/>
    <w:pPr>
      <w:numPr>
        <w:ilvl w:val="4"/>
        <w:numId w:val="3"/>
      </w:numPr>
      <w:spacing w:before="240" w:after="60"/>
      <w:outlineLvl w:val="4"/>
    </w:pPr>
    <w:rPr>
      <w:b/>
      <w:bCs/>
      <w:i/>
      <w:iCs/>
      <w:sz w:val="26"/>
      <w:szCs w:val="26"/>
    </w:rPr>
  </w:style>
  <w:style w:type="paragraph" w:styleId="Heading6">
    <w:name w:val="heading 6"/>
    <w:basedOn w:val="Normal"/>
    <w:next w:val="Normal"/>
    <w:qFormat/>
    <w:pPr>
      <w:numPr>
        <w:ilvl w:val="5"/>
        <w:numId w:val="3"/>
      </w:numPr>
      <w:spacing w:before="240" w:after="60"/>
      <w:outlineLvl w:val="5"/>
    </w:pPr>
    <w:rPr>
      <w:b/>
      <w:bCs/>
      <w:sz w:val="22"/>
      <w:szCs w:val="22"/>
    </w:rPr>
  </w:style>
  <w:style w:type="paragraph" w:styleId="Heading7">
    <w:name w:val="heading 7"/>
    <w:basedOn w:val="Normal"/>
    <w:next w:val="Normal"/>
    <w:qFormat/>
    <w:pPr>
      <w:numPr>
        <w:ilvl w:val="6"/>
        <w:numId w:val="3"/>
      </w:numPr>
      <w:spacing w:before="240" w:after="60"/>
      <w:outlineLvl w:val="6"/>
    </w:pPr>
  </w:style>
  <w:style w:type="paragraph" w:styleId="Heading8">
    <w:name w:val="heading 8"/>
    <w:basedOn w:val="Normal"/>
    <w:next w:val="Normal"/>
    <w:qFormat/>
    <w:pPr>
      <w:numPr>
        <w:ilvl w:val="7"/>
        <w:numId w:val="3"/>
      </w:numPr>
      <w:spacing w:before="240" w:after="60"/>
      <w:outlineLvl w:val="7"/>
    </w:pPr>
    <w:rPr>
      <w:i/>
      <w:iCs/>
    </w:rPr>
  </w:style>
  <w:style w:type="paragraph" w:styleId="Heading9">
    <w:name w:val="heading 9"/>
    <w:basedOn w:val="Normal"/>
    <w:next w:val="Normal"/>
    <w:qFormat/>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rPr>
      <w:rFonts w:ascii="Arial" w:hAnsi="Arial"/>
      <w:sz w:val="16"/>
    </w:rPr>
  </w:style>
  <w:style w:type="paragraph" w:styleId="Subtitle">
    <w:name w:val="Subtitle"/>
    <w:basedOn w:val="Normal"/>
    <w:qFormat/>
    <w:pPr>
      <w:jc w:val="center"/>
    </w:pPr>
    <w:rPr>
      <w:sz w:val="32"/>
    </w:rPr>
  </w:style>
  <w:style w:type="paragraph" w:customStyle="1" w:styleId="AlternateTitle">
    <w:name w:val="Alternate Title"/>
    <w:basedOn w:val="Title"/>
    <w:pPr>
      <w:ind w:left="0"/>
    </w:pPr>
    <w:rPr>
      <w:rFonts w:ascii="Arial" w:hAnsi="Arial"/>
      <w:spacing w:val="0"/>
      <w:sz w:val="36"/>
    </w:rPr>
  </w:style>
  <w:style w:type="paragraph" w:styleId="Title">
    <w:name w:val="Title"/>
    <w:basedOn w:val="Normal"/>
    <w:qFormat/>
    <w:pPr>
      <w:ind w:left="1440"/>
      <w:outlineLvl w:val="0"/>
    </w:pPr>
    <w:rPr>
      <w:rFonts w:ascii="Arial Black" w:hAnsi="Arial Black"/>
      <w:spacing w:val="-48"/>
      <w:kern w:val="28"/>
      <w:sz w:val="64"/>
    </w:rPr>
  </w:style>
  <w:style w:type="paragraph" w:styleId="TOC1">
    <w:name w:val="toc 1"/>
    <w:basedOn w:val="Normal"/>
    <w:next w:val="Normal"/>
    <w:autoRedefine/>
    <w:uiPriority w:val="39"/>
    <w:pPr>
      <w:tabs>
        <w:tab w:val="left" w:pos="547"/>
        <w:tab w:val="right" w:leader="dot" w:pos="9360"/>
      </w:tabs>
      <w:spacing w:before="240"/>
      <w:ind w:left="547" w:hanging="547"/>
    </w:pPr>
    <w:rPr>
      <w:rFonts w:ascii="Arial Black" w:hAnsi="Arial Black"/>
      <w:caps/>
      <w:color w:val="800080"/>
    </w:rPr>
  </w:style>
  <w:style w:type="paragraph" w:customStyle="1" w:styleId="Title2">
    <w:name w:val="Title2"/>
    <w:basedOn w:val="Normal"/>
    <w:pPr>
      <w:outlineLvl w:val="0"/>
    </w:pPr>
    <w:rPr>
      <w:rFonts w:ascii="Arial" w:hAnsi="Arial"/>
      <w:b/>
      <w:kern w:val="28"/>
      <w:sz w:val="28"/>
    </w:rPr>
  </w:style>
  <w:style w:type="paragraph" w:styleId="TOC2">
    <w:name w:val="toc 2"/>
    <w:basedOn w:val="Normal"/>
    <w:next w:val="Normal"/>
    <w:autoRedefine/>
    <w:uiPriority w:val="39"/>
    <w:rsid w:val="0056181F"/>
    <w:pPr>
      <w:tabs>
        <w:tab w:val="left" w:pos="1080"/>
        <w:tab w:val="left" w:pos="1121"/>
        <w:tab w:val="right" w:leader="dot" w:pos="9360"/>
      </w:tabs>
      <w:spacing w:before="180"/>
      <w:ind w:left="1094" w:hanging="547"/>
    </w:pPr>
    <w:rPr>
      <w:rFonts w:ascii="Arial" w:hAnsi="Arial"/>
      <w:b/>
      <w:smallCaps/>
    </w:rPr>
  </w:style>
  <w:style w:type="paragraph" w:styleId="TOC3">
    <w:name w:val="toc 3"/>
    <w:basedOn w:val="Normal"/>
    <w:next w:val="Normal"/>
    <w:autoRedefine/>
    <w:uiPriority w:val="39"/>
    <w:pPr>
      <w:tabs>
        <w:tab w:val="left" w:pos="1627"/>
        <w:tab w:val="right" w:leader="dot" w:pos="9350"/>
      </w:tabs>
      <w:spacing w:before="60"/>
      <w:ind w:left="1627" w:hanging="547"/>
    </w:pPr>
    <w:rPr>
      <w:rFonts w:ascii="Arial" w:hAnsi="Arial"/>
      <w:i/>
    </w:rPr>
  </w:style>
  <w:style w:type="paragraph" w:styleId="TOC4">
    <w:name w:val="toc 4"/>
    <w:basedOn w:val="Normal"/>
    <w:next w:val="Normal"/>
    <w:autoRedefine/>
    <w:semiHidden/>
    <w:pPr>
      <w:ind w:left="600"/>
    </w:pPr>
    <w:rPr>
      <w:sz w:val="18"/>
    </w:rPr>
  </w:style>
  <w:style w:type="paragraph" w:styleId="TOC5">
    <w:name w:val="toc 5"/>
    <w:basedOn w:val="Normal"/>
    <w:next w:val="Normal"/>
    <w:autoRedefine/>
    <w:semiHidden/>
    <w:pPr>
      <w:ind w:left="800"/>
    </w:pPr>
    <w:rPr>
      <w:sz w:val="18"/>
    </w:rPr>
  </w:style>
  <w:style w:type="paragraph" w:styleId="TOC6">
    <w:name w:val="toc 6"/>
    <w:basedOn w:val="Normal"/>
    <w:next w:val="Normal"/>
    <w:semiHidden/>
    <w:pPr>
      <w:tabs>
        <w:tab w:val="right" w:leader="dot" w:pos="9360"/>
      </w:tabs>
      <w:ind w:left="1200"/>
    </w:pPr>
  </w:style>
  <w:style w:type="paragraph" w:styleId="TOC7">
    <w:name w:val="toc 7"/>
    <w:basedOn w:val="Normal"/>
    <w:next w:val="Normal"/>
    <w:autoRedefine/>
    <w:semiHidden/>
    <w:pPr>
      <w:ind w:left="1200"/>
    </w:pPr>
    <w:rPr>
      <w:sz w:val="18"/>
    </w:rPr>
  </w:style>
  <w:style w:type="paragraph" w:styleId="TOC8">
    <w:name w:val="toc 8"/>
    <w:basedOn w:val="Normal"/>
    <w:next w:val="Normal"/>
    <w:autoRedefine/>
    <w:semiHidden/>
    <w:pPr>
      <w:ind w:left="1400"/>
    </w:pPr>
    <w:rPr>
      <w:sz w:val="18"/>
    </w:rPr>
  </w:style>
  <w:style w:type="paragraph" w:styleId="TOC9">
    <w:name w:val="toc 9"/>
    <w:basedOn w:val="Normal"/>
    <w:next w:val="Normal"/>
    <w:autoRedefine/>
    <w:semiHidden/>
    <w:pPr>
      <w:ind w:left="1600"/>
    </w:pPr>
    <w:rPr>
      <w:sz w:val="18"/>
    </w:rPr>
  </w:style>
  <w:style w:type="paragraph" w:styleId="BodyText">
    <w:name w:val="Body Text"/>
    <w:basedOn w:val="Normal"/>
    <w:pPr>
      <w:spacing w:after="180"/>
      <w:ind w:left="720"/>
    </w:pPr>
    <w:rPr>
      <w:rFonts w:ascii="Arial" w:hAnsi="Arial"/>
      <w:sz w:val="22"/>
    </w:rPr>
  </w:style>
  <w:style w:type="character" w:styleId="PageNumber">
    <w:name w:val="page number"/>
    <w:basedOn w:val="DefaultParagraphFont"/>
  </w:style>
  <w:style w:type="paragraph" w:styleId="FootnoteText">
    <w:name w:val="footnote text"/>
    <w:basedOn w:val="Normal"/>
    <w:semiHidden/>
  </w:style>
  <w:style w:type="character" w:styleId="FootnoteReference">
    <w:name w:val="footnote reference"/>
    <w:basedOn w:val="DefaultParagraphFont"/>
    <w:semiHidden/>
    <w:rPr>
      <w:vertAlign w:val="superscript"/>
    </w:rPr>
  </w:style>
  <w:style w:type="paragraph" w:styleId="BodyTextIndent">
    <w:name w:val="Body Text Indent"/>
    <w:basedOn w:val="Normal"/>
    <w:pPr>
      <w:ind w:left="450"/>
    </w:pPr>
  </w:style>
  <w:style w:type="paragraph" w:customStyle="1" w:styleId="CompanyName">
    <w:name w:val="CompanyName"/>
    <w:basedOn w:val="Heading1"/>
    <w:pPr>
      <w:keepNext w:val="0"/>
      <w:outlineLvl w:val="9"/>
    </w:pPr>
    <w:rPr>
      <w:rFonts w:ascii="Helv" w:hAnsi="Helv"/>
      <w:b w:val="0"/>
      <w:i/>
    </w:rPr>
  </w:style>
  <w:style w:type="paragraph" w:customStyle="1" w:styleId="DocumentName">
    <w:name w:val="*Document Name"/>
    <w:basedOn w:val="Normal"/>
    <w:rPr>
      <w:rFonts w:ascii="Arial" w:hAnsi="Arial"/>
      <w:b/>
      <w:i/>
      <w:noProof/>
      <w:color w:val="000080"/>
      <w:sz w:val="60"/>
    </w:rPr>
  </w:style>
  <w:style w:type="paragraph" w:customStyle="1" w:styleId="ProjectName">
    <w:name w:val="*Project Name"/>
    <w:basedOn w:val="Normal"/>
    <w:pPr>
      <w:outlineLvl w:val="0"/>
    </w:pPr>
    <w:rPr>
      <w:rFonts w:ascii="Arial" w:hAnsi="Arial"/>
      <w:b/>
      <w:i/>
      <w:color w:val="800080"/>
      <w:kern w:val="28"/>
      <w:sz w:val="32"/>
    </w:rPr>
  </w:style>
  <w:style w:type="paragraph" w:customStyle="1" w:styleId="BulletNormal">
    <w:name w:val="BulletNormal"/>
    <w:basedOn w:val="Normal"/>
    <w:pPr>
      <w:numPr>
        <w:numId w:val="1"/>
      </w:numPr>
      <w:tabs>
        <w:tab w:val="clear" w:pos="1080"/>
        <w:tab w:val="num" w:pos="360"/>
      </w:tabs>
      <w:spacing w:after="120"/>
      <w:ind w:left="0" w:firstLine="0"/>
    </w:pPr>
    <w:rPr>
      <w:rFonts w:ascii="Arial" w:hAnsi="Arial"/>
      <w:sz w:val="22"/>
    </w:rPr>
  </w:style>
  <w:style w:type="paragraph" w:customStyle="1" w:styleId="Byline">
    <w:name w:val="Byline"/>
    <w:basedOn w:val="Heading1"/>
    <w:next w:val="Normal"/>
    <w:autoRedefine/>
    <w:rsid w:val="006D1DF3"/>
    <w:pPr>
      <w:keepNext w:val="0"/>
      <w:numPr>
        <w:numId w:val="0"/>
      </w:numPr>
      <w:shd w:val="clear" w:color="auto" w:fill="FFFFFF"/>
      <w:tabs>
        <w:tab w:val="clear" w:pos="720"/>
        <w:tab w:val="left" w:pos="0"/>
        <w:tab w:val="right" w:pos="6480"/>
        <w:tab w:val="left" w:pos="6840"/>
      </w:tabs>
      <w:spacing w:before="0" w:after="0"/>
      <w:ind w:left="22" w:hanging="22"/>
      <w:outlineLvl w:val="9"/>
    </w:pPr>
    <w:rPr>
      <w:rFonts w:cs="Times New Roman"/>
      <w:bCs w:val="0"/>
      <w:i/>
      <w:smallCaps w:val="0"/>
      <w:sz w:val="32"/>
      <w:szCs w:val="32"/>
      <w14:shadow w14:blurRad="0" w14:dist="0" w14:dir="0" w14:sx="0" w14:sy="0" w14:kx="0" w14:ky="0" w14:algn="none">
        <w14:srgbClr w14:val="000000"/>
      </w14:shadow>
    </w:rPr>
  </w:style>
  <w:style w:type="paragraph" w:customStyle="1" w:styleId="ContentsHeading">
    <w:name w:val="ContentsHeading"/>
    <w:basedOn w:val="Normal"/>
    <w:pPr>
      <w:jc w:val="center"/>
      <w:outlineLvl w:val="0"/>
    </w:pPr>
    <w:rPr>
      <w:rFonts w:ascii="Arial" w:hAnsi="Arial"/>
      <w:b/>
      <w:i/>
      <w:sz w:val="48"/>
    </w:rPr>
  </w:style>
  <w:style w:type="paragraph" w:customStyle="1" w:styleId="Covinfo">
    <w:name w:val="Covinfo"/>
    <w:basedOn w:val="Normal"/>
    <w:pPr>
      <w:jc w:val="right"/>
    </w:pPr>
    <w:rPr>
      <w:rFonts w:ascii="Arial" w:hAnsi="Arial"/>
      <w:b/>
      <w:sz w:val="32"/>
    </w:rPr>
  </w:style>
  <w:style w:type="paragraph" w:customStyle="1" w:styleId="Covinfomethodologynote">
    <w:name w:val="Covinfo methodology note"/>
    <w:pPr>
      <w:widowControl w:val="0"/>
      <w:jc w:val="center"/>
    </w:pPr>
    <w:rPr>
      <w:rFonts w:ascii="Arial Black" w:hAnsi="Arial Black" w:cs="Arial"/>
      <w:bCs/>
      <w:i/>
      <w:iCs/>
      <w:color w:val="000080"/>
      <w:sz w:val="18"/>
    </w:rPr>
  </w:style>
  <w:style w:type="paragraph" w:customStyle="1" w:styleId="Covinfosecuritynote">
    <w:name w:val="Covinfo security note"/>
    <w:basedOn w:val="Normal"/>
    <w:pPr>
      <w:spacing w:after="120"/>
      <w:jc w:val="center"/>
    </w:pPr>
    <w:rPr>
      <w:rFonts w:ascii="Perpetua" w:hAnsi="Perpetua"/>
      <w:b/>
      <w:color w:val="808080"/>
    </w:rPr>
  </w:style>
  <w:style w:type="paragraph" w:customStyle="1" w:styleId="Footersecurity">
    <w:name w:val="Footer security"/>
    <w:basedOn w:val="Footer"/>
    <w:pPr>
      <w:tabs>
        <w:tab w:val="center" w:pos="522"/>
      </w:tabs>
      <w:jc w:val="center"/>
    </w:pPr>
    <w:rPr>
      <w:rFonts w:ascii="Perpetua" w:hAnsi="Perpetua"/>
      <w:b/>
      <w:bCs/>
      <w:color w:val="808080"/>
    </w:rPr>
  </w:style>
  <w:style w:type="paragraph" w:customStyle="1" w:styleId="HeaderTitle">
    <w:name w:val="HeaderTitle"/>
    <w:basedOn w:val="Normal"/>
    <w:pPr>
      <w:spacing w:before="60"/>
    </w:pPr>
    <w:rPr>
      <w:rFonts w:ascii="Arial" w:hAnsi="Arial"/>
    </w:rPr>
  </w:style>
  <w:style w:type="paragraph" w:customStyle="1" w:styleId="InstructionHeaderText">
    <w:name w:val="Instruction Header Text"/>
    <w:basedOn w:val="Normal"/>
    <w:pPr>
      <w:shd w:val="clear" w:color="auto" w:fill="F3F3F3"/>
      <w:jc w:val="center"/>
    </w:pPr>
    <w:rPr>
      <w:rFonts w:ascii="Arial Black" w:hAnsi="Arial Black"/>
      <w:bCs/>
      <w:caps/>
      <w:color w:val="800080"/>
      <w:sz w:val="18"/>
    </w:rPr>
  </w:style>
  <w:style w:type="paragraph" w:customStyle="1" w:styleId="InstructionText">
    <w:name w:val="Instruction Text"/>
    <w:basedOn w:val="BodyText"/>
    <w:pPr>
      <w:shd w:val="clear" w:color="auto" w:fill="F3F3F3"/>
      <w:spacing w:after="60"/>
      <w:ind w:left="0"/>
      <w:jc w:val="both"/>
    </w:pPr>
    <w:rPr>
      <w:i/>
      <w:color w:val="800080"/>
    </w:rPr>
  </w:style>
  <w:style w:type="paragraph" w:customStyle="1" w:styleId="ITPLCLogo">
    <w:name w:val="IT PLC Logo"/>
    <w:basedOn w:val="Normal"/>
    <w:pPr>
      <w:jc w:val="center"/>
    </w:pPr>
    <w:rPr>
      <w:rFonts w:ascii="Arial" w:hAnsi="Arial" w:cs="Arial"/>
      <w:smallCaps/>
      <w:color w:val="000099"/>
      <w:spacing w:val="40"/>
      <w:sz w:val="32"/>
      <w14:shadow w14:blurRad="50800" w14:dist="38100" w14:dir="2700000" w14:sx="100000" w14:sy="100000" w14:kx="0" w14:ky="0" w14:algn="tl">
        <w14:srgbClr w14:val="000000">
          <w14:alpha w14:val="60000"/>
        </w14:srgbClr>
      </w14:shadow>
    </w:rPr>
  </w:style>
  <w:style w:type="paragraph" w:styleId="ListNumber">
    <w:name w:val="List Number"/>
    <w:basedOn w:val="Normal"/>
    <w:pPr>
      <w:numPr>
        <w:numId w:val="11"/>
      </w:numPr>
      <w:tabs>
        <w:tab w:val="clear" w:pos="1080"/>
        <w:tab w:val="num" w:pos="360"/>
      </w:tabs>
      <w:spacing w:after="120"/>
      <w:ind w:left="360"/>
    </w:pPr>
    <w:rPr>
      <w:rFonts w:ascii="Arial" w:hAnsi="Arial"/>
      <w:sz w:val="22"/>
    </w:rPr>
  </w:style>
  <w:style w:type="paragraph" w:customStyle="1" w:styleId="StyleBylineLeft0Firstline0">
    <w:name w:val="Style Byline + Left:  0&quot; First line:  0&quot;"/>
    <w:basedOn w:val="Byline"/>
    <w:autoRedefine/>
    <w:rPr>
      <w:bCs/>
      <w:iCs/>
    </w:rPr>
  </w:style>
  <w:style w:type="paragraph" w:customStyle="1" w:styleId="TableText">
    <w:name w:val="Table Text"/>
    <w:basedOn w:val="BodyText"/>
    <w:pPr>
      <w:spacing w:after="0"/>
      <w:ind w:left="0"/>
    </w:pPr>
    <w:rPr>
      <w:sz w:val="20"/>
    </w:rPr>
  </w:style>
  <w:style w:type="paragraph" w:customStyle="1" w:styleId="TableBullet">
    <w:name w:val="Table Bullet"/>
    <w:basedOn w:val="TableText"/>
    <w:autoRedefine/>
    <w:pPr>
      <w:numPr>
        <w:numId w:val="12"/>
      </w:numPr>
      <w:ind w:left="0" w:firstLine="0"/>
    </w:pPr>
  </w:style>
  <w:style w:type="paragraph" w:customStyle="1" w:styleId="TableTitle">
    <w:name w:val="TableTitle"/>
    <w:rPr>
      <w:rFonts w:ascii="Arial Black" w:hAnsi="Arial Black"/>
      <w:caps/>
      <w:noProof/>
      <w:color w:val="000080"/>
      <w:sz w:val="18"/>
    </w:rPr>
  </w:style>
  <w:style w:type="character" w:styleId="Hyperlink">
    <w:name w:val="Hyperlink"/>
    <w:basedOn w:val="DefaultParagraphFont"/>
    <w:rPr>
      <w:color w:val="0000FF"/>
      <w:u w:val="single"/>
    </w:rPr>
  </w:style>
  <w:style w:type="paragraph" w:styleId="BodyTextIndent2">
    <w:name w:val="Body Text Indent 2"/>
    <w:basedOn w:val="Normal"/>
    <w:pPr>
      <w:ind w:left="810"/>
    </w:pPr>
  </w:style>
  <w:style w:type="paragraph" w:customStyle="1" w:styleId="FalseHeading1">
    <w:name w:val="False Heading 1"/>
    <w:pPr>
      <w:tabs>
        <w:tab w:val="left" w:pos="360"/>
        <w:tab w:val="right" w:pos="9000"/>
      </w:tabs>
    </w:pPr>
  </w:style>
  <w:style w:type="paragraph" w:customStyle="1" w:styleId="MarkName">
    <w:name w:val="Mark Name"/>
  </w:style>
  <w:style w:type="paragraph" w:customStyle="1" w:styleId="n">
    <w:name w:val="n"/>
    <w:basedOn w:val="ContentsHeading"/>
  </w:style>
  <w:style w:type="character" w:styleId="Strong">
    <w:name w:val="Strong"/>
    <w:basedOn w:val="DefaultParagraphFont"/>
    <w:qFormat/>
    <w:rPr>
      <w:b/>
      <w:bCs/>
    </w:rPr>
  </w:style>
  <w:style w:type="character" w:styleId="FollowedHyperlink">
    <w:name w:val="FollowedHyperlink"/>
    <w:basedOn w:val="DefaultParagraphFont"/>
    <w:rPr>
      <w:color w:val="800080"/>
      <w:u w:val="single"/>
    </w:rPr>
  </w:style>
  <w:style w:type="paragraph" w:styleId="NormalWeb">
    <w:name w:val="Normal (Web)"/>
    <w:basedOn w:val="Normal"/>
    <w:uiPriority w:val="99"/>
    <w:pPr>
      <w:spacing w:before="100" w:beforeAutospacing="1" w:after="100" w:afterAutospacing="1"/>
    </w:pPr>
    <w:rPr>
      <w:rFonts w:ascii="Arial Unicode MS" w:eastAsia="Arial Unicode MS" w:hAnsi="Arial Unicode MS" w:cs="Arial Unicode MS"/>
    </w:rPr>
  </w:style>
  <w:style w:type="paragraph" w:styleId="BalloonText">
    <w:name w:val="Balloon Text"/>
    <w:basedOn w:val="Normal"/>
    <w:semiHidden/>
    <w:rsid w:val="00B60C8C"/>
    <w:rPr>
      <w:rFonts w:ascii="Tahoma" w:hAnsi="Tahoma" w:cs="Tahoma"/>
      <w:sz w:val="16"/>
      <w:szCs w:val="16"/>
    </w:rPr>
  </w:style>
  <w:style w:type="table" w:styleId="TableGrid">
    <w:name w:val="Table Grid"/>
    <w:basedOn w:val="TableNormal"/>
    <w:rsid w:val="00F0172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rsid w:val="006B6204"/>
    <w:rPr>
      <w:sz w:val="16"/>
      <w:szCs w:val="16"/>
    </w:rPr>
  </w:style>
  <w:style w:type="paragraph" w:styleId="CommentText">
    <w:name w:val="annotation text"/>
    <w:basedOn w:val="Normal"/>
    <w:link w:val="CommentTextChar"/>
    <w:rsid w:val="006B6204"/>
    <w:rPr>
      <w:sz w:val="20"/>
      <w:szCs w:val="20"/>
    </w:rPr>
  </w:style>
  <w:style w:type="character" w:customStyle="1" w:styleId="CommentTextChar">
    <w:name w:val="Comment Text Char"/>
    <w:basedOn w:val="DefaultParagraphFont"/>
    <w:link w:val="CommentText"/>
    <w:rsid w:val="006B6204"/>
    <w:rPr>
      <w:sz w:val="20"/>
      <w:szCs w:val="20"/>
    </w:rPr>
  </w:style>
  <w:style w:type="paragraph" w:styleId="CommentSubject">
    <w:name w:val="annotation subject"/>
    <w:basedOn w:val="CommentText"/>
    <w:next w:val="CommentText"/>
    <w:link w:val="CommentSubjectChar"/>
    <w:rsid w:val="006B6204"/>
    <w:rPr>
      <w:b/>
      <w:bCs/>
    </w:rPr>
  </w:style>
  <w:style w:type="character" w:customStyle="1" w:styleId="CommentSubjectChar">
    <w:name w:val="Comment Subject Char"/>
    <w:basedOn w:val="CommentTextChar"/>
    <w:link w:val="CommentSubject"/>
    <w:rsid w:val="006B6204"/>
    <w:rPr>
      <w:b/>
      <w:bCs/>
      <w:sz w:val="20"/>
      <w:szCs w:val="20"/>
    </w:rPr>
  </w:style>
  <w:style w:type="paragraph" w:styleId="ListParagraph">
    <w:name w:val="List Paragraph"/>
    <w:basedOn w:val="Normal"/>
    <w:uiPriority w:val="34"/>
    <w:qFormat/>
    <w:rsid w:val="00B856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203838">
      <w:bodyDiv w:val="1"/>
      <w:marLeft w:val="0"/>
      <w:marRight w:val="0"/>
      <w:marTop w:val="0"/>
      <w:marBottom w:val="0"/>
      <w:divBdr>
        <w:top w:val="none" w:sz="0" w:space="0" w:color="auto"/>
        <w:left w:val="none" w:sz="0" w:space="0" w:color="auto"/>
        <w:bottom w:val="none" w:sz="0" w:space="0" w:color="auto"/>
        <w:right w:val="none" w:sz="0" w:space="0" w:color="auto"/>
      </w:divBdr>
    </w:div>
    <w:div w:id="307243728">
      <w:bodyDiv w:val="1"/>
      <w:marLeft w:val="0"/>
      <w:marRight w:val="0"/>
      <w:marTop w:val="0"/>
      <w:marBottom w:val="0"/>
      <w:divBdr>
        <w:top w:val="none" w:sz="0" w:space="0" w:color="auto"/>
        <w:left w:val="none" w:sz="0" w:space="0" w:color="auto"/>
        <w:bottom w:val="none" w:sz="0" w:space="0" w:color="auto"/>
        <w:right w:val="none" w:sz="0" w:space="0" w:color="auto"/>
      </w:divBdr>
    </w:div>
    <w:div w:id="423652263">
      <w:bodyDiv w:val="1"/>
      <w:marLeft w:val="0"/>
      <w:marRight w:val="0"/>
      <w:marTop w:val="0"/>
      <w:marBottom w:val="0"/>
      <w:divBdr>
        <w:top w:val="none" w:sz="0" w:space="0" w:color="auto"/>
        <w:left w:val="none" w:sz="0" w:space="0" w:color="auto"/>
        <w:bottom w:val="none" w:sz="0" w:space="0" w:color="auto"/>
        <w:right w:val="none" w:sz="0" w:space="0" w:color="auto"/>
      </w:divBdr>
    </w:div>
    <w:div w:id="579290492">
      <w:bodyDiv w:val="1"/>
      <w:marLeft w:val="0"/>
      <w:marRight w:val="0"/>
      <w:marTop w:val="0"/>
      <w:marBottom w:val="0"/>
      <w:divBdr>
        <w:top w:val="none" w:sz="0" w:space="0" w:color="auto"/>
        <w:left w:val="none" w:sz="0" w:space="0" w:color="auto"/>
        <w:bottom w:val="none" w:sz="0" w:space="0" w:color="auto"/>
        <w:right w:val="none" w:sz="0" w:space="0" w:color="auto"/>
      </w:divBdr>
    </w:div>
    <w:div w:id="620303161">
      <w:bodyDiv w:val="1"/>
      <w:marLeft w:val="0"/>
      <w:marRight w:val="0"/>
      <w:marTop w:val="0"/>
      <w:marBottom w:val="0"/>
      <w:divBdr>
        <w:top w:val="none" w:sz="0" w:space="0" w:color="auto"/>
        <w:left w:val="none" w:sz="0" w:space="0" w:color="auto"/>
        <w:bottom w:val="none" w:sz="0" w:space="0" w:color="auto"/>
        <w:right w:val="none" w:sz="0" w:space="0" w:color="auto"/>
      </w:divBdr>
    </w:div>
    <w:div w:id="955214856">
      <w:bodyDiv w:val="1"/>
      <w:marLeft w:val="0"/>
      <w:marRight w:val="0"/>
      <w:marTop w:val="0"/>
      <w:marBottom w:val="0"/>
      <w:divBdr>
        <w:top w:val="none" w:sz="0" w:space="0" w:color="auto"/>
        <w:left w:val="none" w:sz="0" w:space="0" w:color="auto"/>
        <w:bottom w:val="none" w:sz="0" w:space="0" w:color="auto"/>
        <w:right w:val="none" w:sz="0" w:space="0" w:color="auto"/>
      </w:divBdr>
    </w:div>
    <w:div w:id="998079862">
      <w:bodyDiv w:val="1"/>
      <w:marLeft w:val="0"/>
      <w:marRight w:val="0"/>
      <w:marTop w:val="0"/>
      <w:marBottom w:val="0"/>
      <w:divBdr>
        <w:top w:val="none" w:sz="0" w:space="0" w:color="auto"/>
        <w:left w:val="none" w:sz="0" w:space="0" w:color="auto"/>
        <w:bottom w:val="none" w:sz="0" w:space="0" w:color="auto"/>
        <w:right w:val="none" w:sz="0" w:space="0" w:color="auto"/>
      </w:divBdr>
    </w:div>
    <w:div w:id="999965502">
      <w:bodyDiv w:val="1"/>
      <w:marLeft w:val="0"/>
      <w:marRight w:val="0"/>
      <w:marTop w:val="0"/>
      <w:marBottom w:val="0"/>
      <w:divBdr>
        <w:top w:val="none" w:sz="0" w:space="0" w:color="auto"/>
        <w:left w:val="none" w:sz="0" w:space="0" w:color="auto"/>
        <w:bottom w:val="none" w:sz="0" w:space="0" w:color="auto"/>
        <w:right w:val="none" w:sz="0" w:space="0" w:color="auto"/>
      </w:divBdr>
    </w:div>
    <w:div w:id="1065103085">
      <w:bodyDiv w:val="1"/>
      <w:marLeft w:val="0"/>
      <w:marRight w:val="0"/>
      <w:marTop w:val="0"/>
      <w:marBottom w:val="0"/>
      <w:divBdr>
        <w:top w:val="none" w:sz="0" w:space="0" w:color="auto"/>
        <w:left w:val="none" w:sz="0" w:space="0" w:color="auto"/>
        <w:bottom w:val="none" w:sz="0" w:space="0" w:color="auto"/>
        <w:right w:val="none" w:sz="0" w:space="0" w:color="auto"/>
      </w:divBdr>
    </w:div>
    <w:div w:id="1069772529">
      <w:bodyDiv w:val="1"/>
      <w:marLeft w:val="0"/>
      <w:marRight w:val="0"/>
      <w:marTop w:val="0"/>
      <w:marBottom w:val="0"/>
      <w:divBdr>
        <w:top w:val="none" w:sz="0" w:space="0" w:color="auto"/>
        <w:left w:val="none" w:sz="0" w:space="0" w:color="auto"/>
        <w:bottom w:val="none" w:sz="0" w:space="0" w:color="auto"/>
        <w:right w:val="none" w:sz="0" w:space="0" w:color="auto"/>
      </w:divBdr>
    </w:div>
    <w:div w:id="1120607581">
      <w:bodyDiv w:val="1"/>
      <w:marLeft w:val="0"/>
      <w:marRight w:val="0"/>
      <w:marTop w:val="0"/>
      <w:marBottom w:val="0"/>
      <w:divBdr>
        <w:top w:val="none" w:sz="0" w:space="0" w:color="auto"/>
        <w:left w:val="none" w:sz="0" w:space="0" w:color="auto"/>
        <w:bottom w:val="none" w:sz="0" w:space="0" w:color="auto"/>
        <w:right w:val="none" w:sz="0" w:space="0" w:color="auto"/>
      </w:divBdr>
    </w:div>
    <w:div w:id="1383140357">
      <w:bodyDiv w:val="1"/>
      <w:marLeft w:val="0"/>
      <w:marRight w:val="0"/>
      <w:marTop w:val="0"/>
      <w:marBottom w:val="0"/>
      <w:divBdr>
        <w:top w:val="none" w:sz="0" w:space="0" w:color="auto"/>
        <w:left w:val="none" w:sz="0" w:space="0" w:color="auto"/>
        <w:bottom w:val="none" w:sz="0" w:space="0" w:color="auto"/>
        <w:right w:val="none" w:sz="0" w:space="0" w:color="auto"/>
      </w:divBdr>
    </w:div>
    <w:div w:id="1444349823">
      <w:bodyDiv w:val="1"/>
      <w:marLeft w:val="0"/>
      <w:marRight w:val="0"/>
      <w:marTop w:val="0"/>
      <w:marBottom w:val="0"/>
      <w:divBdr>
        <w:top w:val="none" w:sz="0" w:space="0" w:color="auto"/>
        <w:left w:val="none" w:sz="0" w:space="0" w:color="auto"/>
        <w:bottom w:val="none" w:sz="0" w:space="0" w:color="auto"/>
        <w:right w:val="none" w:sz="0" w:space="0" w:color="auto"/>
      </w:divBdr>
    </w:div>
    <w:div w:id="1467090932">
      <w:bodyDiv w:val="1"/>
      <w:marLeft w:val="0"/>
      <w:marRight w:val="0"/>
      <w:marTop w:val="0"/>
      <w:marBottom w:val="0"/>
      <w:divBdr>
        <w:top w:val="none" w:sz="0" w:space="0" w:color="auto"/>
        <w:left w:val="none" w:sz="0" w:space="0" w:color="auto"/>
        <w:bottom w:val="none" w:sz="0" w:space="0" w:color="auto"/>
        <w:right w:val="none" w:sz="0" w:space="0" w:color="auto"/>
      </w:divBdr>
    </w:div>
    <w:div w:id="1478647869">
      <w:bodyDiv w:val="1"/>
      <w:marLeft w:val="0"/>
      <w:marRight w:val="0"/>
      <w:marTop w:val="0"/>
      <w:marBottom w:val="0"/>
      <w:divBdr>
        <w:top w:val="none" w:sz="0" w:space="0" w:color="auto"/>
        <w:left w:val="none" w:sz="0" w:space="0" w:color="auto"/>
        <w:bottom w:val="none" w:sz="0" w:space="0" w:color="auto"/>
        <w:right w:val="none" w:sz="0" w:space="0" w:color="auto"/>
      </w:divBdr>
    </w:div>
    <w:div w:id="1587610605">
      <w:bodyDiv w:val="1"/>
      <w:marLeft w:val="0"/>
      <w:marRight w:val="0"/>
      <w:marTop w:val="0"/>
      <w:marBottom w:val="0"/>
      <w:divBdr>
        <w:top w:val="none" w:sz="0" w:space="0" w:color="auto"/>
        <w:left w:val="none" w:sz="0" w:space="0" w:color="auto"/>
        <w:bottom w:val="none" w:sz="0" w:space="0" w:color="auto"/>
        <w:right w:val="none" w:sz="0" w:space="0" w:color="auto"/>
      </w:divBdr>
    </w:div>
    <w:div w:id="1645309954">
      <w:bodyDiv w:val="1"/>
      <w:marLeft w:val="0"/>
      <w:marRight w:val="0"/>
      <w:marTop w:val="0"/>
      <w:marBottom w:val="0"/>
      <w:divBdr>
        <w:top w:val="none" w:sz="0" w:space="0" w:color="auto"/>
        <w:left w:val="none" w:sz="0" w:space="0" w:color="auto"/>
        <w:bottom w:val="none" w:sz="0" w:space="0" w:color="auto"/>
        <w:right w:val="none" w:sz="0" w:space="0" w:color="auto"/>
      </w:divBdr>
    </w:div>
    <w:div w:id="1772553305">
      <w:bodyDiv w:val="1"/>
      <w:marLeft w:val="0"/>
      <w:marRight w:val="0"/>
      <w:marTop w:val="0"/>
      <w:marBottom w:val="0"/>
      <w:divBdr>
        <w:top w:val="none" w:sz="0" w:space="0" w:color="auto"/>
        <w:left w:val="none" w:sz="0" w:space="0" w:color="auto"/>
        <w:bottom w:val="none" w:sz="0" w:space="0" w:color="auto"/>
        <w:right w:val="none" w:sz="0" w:space="0" w:color="auto"/>
      </w:divBdr>
    </w:div>
    <w:div w:id="1960184155">
      <w:bodyDiv w:val="1"/>
      <w:marLeft w:val="0"/>
      <w:marRight w:val="0"/>
      <w:marTop w:val="0"/>
      <w:marBottom w:val="0"/>
      <w:divBdr>
        <w:top w:val="none" w:sz="0" w:space="0" w:color="auto"/>
        <w:left w:val="none" w:sz="0" w:space="0" w:color="auto"/>
        <w:bottom w:val="none" w:sz="0" w:space="0" w:color="auto"/>
        <w:right w:val="none" w:sz="0" w:space="0" w:color="auto"/>
      </w:divBdr>
    </w:div>
    <w:div w:id="198469500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4" Type="http://schemas.openxmlformats.org/officeDocument/2006/relationships/image" Target="media/image3.jpeg"/><Relationship Id="rId15" Type="http://schemas.openxmlformats.org/officeDocument/2006/relationships/image" Target="media/image4.jpg"/><Relationship Id="rId16" Type="http://schemas.openxmlformats.org/officeDocument/2006/relationships/image" Target="media/image5.jp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63" Type="http://schemas.openxmlformats.org/officeDocument/2006/relationships/hyperlink" Target="https://westeast99.atlassian.net/browse/WE-35" TargetMode="External"/><Relationship Id="rId64" Type="http://schemas.openxmlformats.org/officeDocument/2006/relationships/hyperlink" Target="https://westeast99.atlassian.net/browse/WE-36" TargetMode="External"/><Relationship Id="rId65" Type="http://schemas.openxmlformats.org/officeDocument/2006/relationships/hyperlink" Target="https://westeast99.atlassian.net/browse/WE-37" TargetMode="External"/><Relationship Id="rId66" Type="http://schemas.openxmlformats.org/officeDocument/2006/relationships/hyperlink" Target="https://westeast99.atlassian.net/browse/WE-38" TargetMode="External"/><Relationship Id="rId67" Type="http://schemas.openxmlformats.org/officeDocument/2006/relationships/hyperlink" Target="https://westeast99.atlassian.net/browse/WE-39" TargetMode="External"/><Relationship Id="rId68" Type="http://schemas.openxmlformats.org/officeDocument/2006/relationships/header" Target="header3.xml"/><Relationship Id="rId69" Type="http://schemas.openxmlformats.org/officeDocument/2006/relationships/fontTable" Target="fontTable.xml"/><Relationship Id="rId50" Type="http://schemas.openxmlformats.org/officeDocument/2006/relationships/hyperlink" Target="https://westeast99.atlassian.net/browse/WE-14" TargetMode="External"/><Relationship Id="rId51" Type="http://schemas.openxmlformats.org/officeDocument/2006/relationships/hyperlink" Target="https://westeast99.atlassian.net/browse/WE-15" TargetMode="External"/><Relationship Id="rId52" Type="http://schemas.openxmlformats.org/officeDocument/2006/relationships/hyperlink" Target="https://westeast99.atlassian.net/browse/WE-24" TargetMode="External"/><Relationship Id="rId53" Type="http://schemas.openxmlformats.org/officeDocument/2006/relationships/hyperlink" Target="https://westeast99.atlassian.net/browse/WE-25" TargetMode="External"/><Relationship Id="rId54" Type="http://schemas.openxmlformats.org/officeDocument/2006/relationships/hyperlink" Target="https://westeast99.atlassian.net/browse/WE-26" TargetMode="External"/><Relationship Id="rId55" Type="http://schemas.openxmlformats.org/officeDocument/2006/relationships/hyperlink" Target="https://westeast99.atlassian.net/browse/WE-27" TargetMode="External"/><Relationship Id="rId56" Type="http://schemas.openxmlformats.org/officeDocument/2006/relationships/hyperlink" Target="https://westeast99.atlassian.net/browse/WE-28" TargetMode="External"/><Relationship Id="rId57" Type="http://schemas.openxmlformats.org/officeDocument/2006/relationships/hyperlink" Target="https://westeast99.atlassian.net/browse/WE-29" TargetMode="External"/><Relationship Id="rId58" Type="http://schemas.openxmlformats.org/officeDocument/2006/relationships/hyperlink" Target="https://westeast99.atlassian.net/browse/WE-30" TargetMode="External"/><Relationship Id="rId59" Type="http://schemas.openxmlformats.org/officeDocument/2006/relationships/hyperlink" Target="https://westeast99.atlassian.net/browse/WE-31" TargetMode="External"/><Relationship Id="rId40" Type="http://schemas.openxmlformats.org/officeDocument/2006/relationships/hyperlink" Target="https://westeast99.atlassian.net/browse/WE-19" TargetMode="External"/><Relationship Id="rId41" Type="http://schemas.openxmlformats.org/officeDocument/2006/relationships/hyperlink" Target="https://westeast99.atlassian.net/browse/WE-18" TargetMode="External"/><Relationship Id="rId42" Type="http://schemas.openxmlformats.org/officeDocument/2006/relationships/hyperlink" Target="https://westeast99.atlassian.net/browse/WE-20" TargetMode="External"/><Relationship Id="rId43" Type="http://schemas.openxmlformats.org/officeDocument/2006/relationships/hyperlink" Target="https://westeast99.atlassian.net/browse/WE-3" TargetMode="External"/><Relationship Id="rId44" Type="http://schemas.openxmlformats.org/officeDocument/2006/relationships/hyperlink" Target="https://westeast99.atlassian.net/browse/WE-6" TargetMode="External"/><Relationship Id="rId45" Type="http://schemas.openxmlformats.org/officeDocument/2006/relationships/hyperlink" Target="https://westeast99.atlassian.net/browse/WE-7" TargetMode="External"/><Relationship Id="rId46" Type="http://schemas.openxmlformats.org/officeDocument/2006/relationships/hyperlink" Target="https://westeast99.atlassian.net/browse/WE-8" TargetMode="External"/><Relationship Id="rId47" Type="http://schemas.openxmlformats.org/officeDocument/2006/relationships/hyperlink" Target="https://westeast99.atlassian.net/browse/WE-11" TargetMode="External"/><Relationship Id="rId48" Type="http://schemas.openxmlformats.org/officeDocument/2006/relationships/hyperlink" Target="https://westeast99.atlassian.net/browse/WE-12" TargetMode="External"/><Relationship Id="rId49" Type="http://schemas.openxmlformats.org/officeDocument/2006/relationships/hyperlink" Target="https://westeast99.atlassian.net/browse/WE-13"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jpg"/><Relationship Id="rId33" Type="http://schemas.openxmlformats.org/officeDocument/2006/relationships/image" Target="media/image22.jp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hyperlink" Target="https://westeast99.atlassian.net/secure/Dashboard.jspa" TargetMode="External"/><Relationship Id="rId38" Type="http://schemas.openxmlformats.org/officeDocument/2006/relationships/hyperlink" Target="https://westeast99.atlassian.net/browse/WE-17" TargetMode="External"/><Relationship Id="rId39" Type="http://schemas.openxmlformats.org/officeDocument/2006/relationships/hyperlink" Target="https://westeast99.atlassian.net/browse/WE-4" TargetMode="External"/><Relationship Id="rId70" Type="http://schemas.openxmlformats.org/officeDocument/2006/relationships/theme" Target="theme/theme1.xm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60" Type="http://schemas.openxmlformats.org/officeDocument/2006/relationships/hyperlink" Target="https://westeast99.atlassian.net/browse/WE-32" TargetMode="External"/><Relationship Id="rId61" Type="http://schemas.openxmlformats.org/officeDocument/2006/relationships/hyperlink" Target="https://westeast99.atlassian.net/browse/WE-33" TargetMode="External"/><Relationship Id="rId62" Type="http://schemas.openxmlformats.org/officeDocument/2006/relationships/hyperlink" Target="https://westeast99.atlassian.net/browse/WE-34" TargetMode="Externa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FE86BD-3C9E-5543-8225-D20397FEC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41</Pages>
  <Words>5386</Words>
  <Characters>30702</Characters>
  <Application>Microsoft Macintosh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Avalanche Requirements</vt:lpstr>
    </vt:vector>
  </TitlesOfParts>
  <Company>Gap, Inc.</Company>
  <LinksUpToDate>false</LinksUpToDate>
  <CharactersWithSpaces>36016</CharactersWithSpaces>
  <SharedDoc>false</SharedDoc>
  <HLinks>
    <vt:vector size="180" baseType="variant">
      <vt:variant>
        <vt:i4>3538994</vt:i4>
      </vt:variant>
      <vt:variant>
        <vt:i4>174</vt:i4>
      </vt:variant>
      <vt:variant>
        <vt:i4>0</vt:i4>
      </vt:variant>
      <vt:variant>
        <vt:i4>5</vt:i4>
      </vt:variant>
      <vt:variant>
        <vt:lpwstr>http://sharepoint.gap.com/sites/sse/Avalanche/Deliverables/Forms/AllItems.aspx?RootFolder=%2fsites%2fsse%2fAvalanche%2fDeliverables%2fScope%5fRequirements&amp;View=%7b789D2BD2%2d018E%2d4973%2dACCF%2d68EB6848E5A9%7d</vt:lpwstr>
      </vt:variant>
      <vt:variant>
        <vt:lpwstr/>
      </vt:variant>
      <vt:variant>
        <vt:i4>1638448</vt:i4>
      </vt:variant>
      <vt:variant>
        <vt:i4>167</vt:i4>
      </vt:variant>
      <vt:variant>
        <vt:i4>0</vt:i4>
      </vt:variant>
      <vt:variant>
        <vt:i4>5</vt:i4>
      </vt:variant>
      <vt:variant>
        <vt:lpwstr/>
      </vt:variant>
      <vt:variant>
        <vt:lpwstr>_Toc215906703</vt:lpwstr>
      </vt:variant>
      <vt:variant>
        <vt:i4>1638448</vt:i4>
      </vt:variant>
      <vt:variant>
        <vt:i4>161</vt:i4>
      </vt:variant>
      <vt:variant>
        <vt:i4>0</vt:i4>
      </vt:variant>
      <vt:variant>
        <vt:i4>5</vt:i4>
      </vt:variant>
      <vt:variant>
        <vt:lpwstr/>
      </vt:variant>
      <vt:variant>
        <vt:lpwstr>_Toc215906702</vt:lpwstr>
      </vt:variant>
      <vt:variant>
        <vt:i4>1638448</vt:i4>
      </vt:variant>
      <vt:variant>
        <vt:i4>155</vt:i4>
      </vt:variant>
      <vt:variant>
        <vt:i4>0</vt:i4>
      </vt:variant>
      <vt:variant>
        <vt:i4>5</vt:i4>
      </vt:variant>
      <vt:variant>
        <vt:lpwstr/>
      </vt:variant>
      <vt:variant>
        <vt:lpwstr>_Toc215906701</vt:lpwstr>
      </vt:variant>
      <vt:variant>
        <vt:i4>1638448</vt:i4>
      </vt:variant>
      <vt:variant>
        <vt:i4>149</vt:i4>
      </vt:variant>
      <vt:variant>
        <vt:i4>0</vt:i4>
      </vt:variant>
      <vt:variant>
        <vt:i4>5</vt:i4>
      </vt:variant>
      <vt:variant>
        <vt:lpwstr/>
      </vt:variant>
      <vt:variant>
        <vt:lpwstr>_Toc215906700</vt:lpwstr>
      </vt:variant>
      <vt:variant>
        <vt:i4>1048625</vt:i4>
      </vt:variant>
      <vt:variant>
        <vt:i4>143</vt:i4>
      </vt:variant>
      <vt:variant>
        <vt:i4>0</vt:i4>
      </vt:variant>
      <vt:variant>
        <vt:i4>5</vt:i4>
      </vt:variant>
      <vt:variant>
        <vt:lpwstr/>
      </vt:variant>
      <vt:variant>
        <vt:lpwstr>_Toc215906699</vt:lpwstr>
      </vt:variant>
      <vt:variant>
        <vt:i4>1048625</vt:i4>
      </vt:variant>
      <vt:variant>
        <vt:i4>137</vt:i4>
      </vt:variant>
      <vt:variant>
        <vt:i4>0</vt:i4>
      </vt:variant>
      <vt:variant>
        <vt:i4>5</vt:i4>
      </vt:variant>
      <vt:variant>
        <vt:lpwstr/>
      </vt:variant>
      <vt:variant>
        <vt:lpwstr>_Toc215906698</vt:lpwstr>
      </vt:variant>
      <vt:variant>
        <vt:i4>1048625</vt:i4>
      </vt:variant>
      <vt:variant>
        <vt:i4>131</vt:i4>
      </vt:variant>
      <vt:variant>
        <vt:i4>0</vt:i4>
      </vt:variant>
      <vt:variant>
        <vt:i4>5</vt:i4>
      </vt:variant>
      <vt:variant>
        <vt:lpwstr/>
      </vt:variant>
      <vt:variant>
        <vt:lpwstr>_Toc215906697</vt:lpwstr>
      </vt:variant>
      <vt:variant>
        <vt:i4>1048625</vt:i4>
      </vt:variant>
      <vt:variant>
        <vt:i4>125</vt:i4>
      </vt:variant>
      <vt:variant>
        <vt:i4>0</vt:i4>
      </vt:variant>
      <vt:variant>
        <vt:i4>5</vt:i4>
      </vt:variant>
      <vt:variant>
        <vt:lpwstr/>
      </vt:variant>
      <vt:variant>
        <vt:lpwstr>_Toc215906696</vt:lpwstr>
      </vt:variant>
      <vt:variant>
        <vt:i4>1048625</vt:i4>
      </vt:variant>
      <vt:variant>
        <vt:i4>119</vt:i4>
      </vt:variant>
      <vt:variant>
        <vt:i4>0</vt:i4>
      </vt:variant>
      <vt:variant>
        <vt:i4>5</vt:i4>
      </vt:variant>
      <vt:variant>
        <vt:lpwstr/>
      </vt:variant>
      <vt:variant>
        <vt:lpwstr>_Toc215906695</vt:lpwstr>
      </vt:variant>
      <vt:variant>
        <vt:i4>1048625</vt:i4>
      </vt:variant>
      <vt:variant>
        <vt:i4>113</vt:i4>
      </vt:variant>
      <vt:variant>
        <vt:i4>0</vt:i4>
      </vt:variant>
      <vt:variant>
        <vt:i4>5</vt:i4>
      </vt:variant>
      <vt:variant>
        <vt:lpwstr/>
      </vt:variant>
      <vt:variant>
        <vt:lpwstr>_Toc215906694</vt:lpwstr>
      </vt:variant>
      <vt:variant>
        <vt:i4>1048625</vt:i4>
      </vt:variant>
      <vt:variant>
        <vt:i4>107</vt:i4>
      </vt:variant>
      <vt:variant>
        <vt:i4>0</vt:i4>
      </vt:variant>
      <vt:variant>
        <vt:i4>5</vt:i4>
      </vt:variant>
      <vt:variant>
        <vt:lpwstr/>
      </vt:variant>
      <vt:variant>
        <vt:lpwstr>_Toc215906693</vt:lpwstr>
      </vt:variant>
      <vt:variant>
        <vt:i4>1048625</vt:i4>
      </vt:variant>
      <vt:variant>
        <vt:i4>101</vt:i4>
      </vt:variant>
      <vt:variant>
        <vt:i4>0</vt:i4>
      </vt:variant>
      <vt:variant>
        <vt:i4>5</vt:i4>
      </vt:variant>
      <vt:variant>
        <vt:lpwstr/>
      </vt:variant>
      <vt:variant>
        <vt:lpwstr>_Toc215906692</vt:lpwstr>
      </vt:variant>
      <vt:variant>
        <vt:i4>1048625</vt:i4>
      </vt:variant>
      <vt:variant>
        <vt:i4>95</vt:i4>
      </vt:variant>
      <vt:variant>
        <vt:i4>0</vt:i4>
      </vt:variant>
      <vt:variant>
        <vt:i4>5</vt:i4>
      </vt:variant>
      <vt:variant>
        <vt:lpwstr/>
      </vt:variant>
      <vt:variant>
        <vt:lpwstr>_Toc215906691</vt:lpwstr>
      </vt:variant>
      <vt:variant>
        <vt:i4>1048625</vt:i4>
      </vt:variant>
      <vt:variant>
        <vt:i4>89</vt:i4>
      </vt:variant>
      <vt:variant>
        <vt:i4>0</vt:i4>
      </vt:variant>
      <vt:variant>
        <vt:i4>5</vt:i4>
      </vt:variant>
      <vt:variant>
        <vt:lpwstr/>
      </vt:variant>
      <vt:variant>
        <vt:lpwstr>_Toc215906690</vt:lpwstr>
      </vt:variant>
      <vt:variant>
        <vt:i4>1114161</vt:i4>
      </vt:variant>
      <vt:variant>
        <vt:i4>83</vt:i4>
      </vt:variant>
      <vt:variant>
        <vt:i4>0</vt:i4>
      </vt:variant>
      <vt:variant>
        <vt:i4>5</vt:i4>
      </vt:variant>
      <vt:variant>
        <vt:lpwstr/>
      </vt:variant>
      <vt:variant>
        <vt:lpwstr>_Toc215906689</vt:lpwstr>
      </vt:variant>
      <vt:variant>
        <vt:i4>1114161</vt:i4>
      </vt:variant>
      <vt:variant>
        <vt:i4>77</vt:i4>
      </vt:variant>
      <vt:variant>
        <vt:i4>0</vt:i4>
      </vt:variant>
      <vt:variant>
        <vt:i4>5</vt:i4>
      </vt:variant>
      <vt:variant>
        <vt:lpwstr/>
      </vt:variant>
      <vt:variant>
        <vt:lpwstr>_Toc215906688</vt:lpwstr>
      </vt:variant>
      <vt:variant>
        <vt:i4>1114161</vt:i4>
      </vt:variant>
      <vt:variant>
        <vt:i4>71</vt:i4>
      </vt:variant>
      <vt:variant>
        <vt:i4>0</vt:i4>
      </vt:variant>
      <vt:variant>
        <vt:i4>5</vt:i4>
      </vt:variant>
      <vt:variant>
        <vt:lpwstr/>
      </vt:variant>
      <vt:variant>
        <vt:lpwstr>_Toc215906687</vt:lpwstr>
      </vt:variant>
      <vt:variant>
        <vt:i4>1114161</vt:i4>
      </vt:variant>
      <vt:variant>
        <vt:i4>65</vt:i4>
      </vt:variant>
      <vt:variant>
        <vt:i4>0</vt:i4>
      </vt:variant>
      <vt:variant>
        <vt:i4>5</vt:i4>
      </vt:variant>
      <vt:variant>
        <vt:lpwstr/>
      </vt:variant>
      <vt:variant>
        <vt:lpwstr>_Toc215906686</vt:lpwstr>
      </vt:variant>
      <vt:variant>
        <vt:i4>1114161</vt:i4>
      </vt:variant>
      <vt:variant>
        <vt:i4>59</vt:i4>
      </vt:variant>
      <vt:variant>
        <vt:i4>0</vt:i4>
      </vt:variant>
      <vt:variant>
        <vt:i4>5</vt:i4>
      </vt:variant>
      <vt:variant>
        <vt:lpwstr/>
      </vt:variant>
      <vt:variant>
        <vt:lpwstr>_Toc215906685</vt:lpwstr>
      </vt:variant>
      <vt:variant>
        <vt:i4>1114161</vt:i4>
      </vt:variant>
      <vt:variant>
        <vt:i4>53</vt:i4>
      </vt:variant>
      <vt:variant>
        <vt:i4>0</vt:i4>
      </vt:variant>
      <vt:variant>
        <vt:i4>5</vt:i4>
      </vt:variant>
      <vt:variant>
        <vt:lpwstr/>
      </vt:variant>
      <vt:variant>
        <vt:lpwstr>_Toc215906684</vt:lpwstr>
      </vt:variant>
      <vt:variant>
        <vt:i4>1114161</vt:i4>
      </vt:variant>
      <vt:variant>
        <vt:i4>47</vt:i4>
      </vt:variant>
      <vt:variant>
        <vt:i4>0</vt:i4>
      </vt:variant>
      <vt:variant>
        <vt:i4>5</vt:i4>
      </vt:variant>
      <vt:variant>
        <vt:lpwstr/>
      </vt:variant>
      <vt:variant>
        <vt:lpwstr>_Toc215906683</vt:lpwstr>
      </vt:variant>
      <vt:variant>
        <vt:i4>1114161</vt:i4>
      </vt:variant>
      <vt:variant>
        <vt:i4>41</vt:i4>
      </vt:variant>
      <vt:variant>
        <vt:i4>0</vt:i4>
      </vt:variant>
      <vt:variant>
        <vt:i4>5</vt:i4>
      </vt:variant>
      <vt:variant>
        <vt:lpwstr/>
      </vt:variant>
      <vt:variant>
        <vt:lpwstr>_Toc215906682</vt:lpwstr>
      </vt:variant>
      <vt:variant>
        <vt:i4>1114161</vt:i4>
      </vt:variant>
      <vt:variant>
        <vt:i4>35</vt:i4>
      </vt:variant>
      <vt:variant>
        <vt:i4>0</vt:i4>
      </vt:variant>
      <vt:variant>
        <vt:i4>5</vt:i4>
      </vt:variant>
      <vt:variant>
        <vt:lpwstr/>
      </vt:variant>
      <vt:variant>
        <vt:lpwstr>_Toc215906681</vt:lpwstr>
      </vt:variant>
      <vt:variant>
        <vt:i4>1114161</vt:i4>
      </vt:variant>
      <vt:variant>
        <vt:i4>29</vt:i4>
      </vt:variant>
      <vt:variant>
        <vt:i4>0</vt:i4>
      </vt:variant>
      <vt:variant>
        <vt:i4>5</vt:i4>
      </vt:variant>
      <vt:variant>
        <vt:lpwstr/>
      </vt:variant>
      <vt:variant>
        <vt:lpwstr>_Toc215906680</vt:lpwstr>
      </vt:variant>
      <vt:variant>
        <vt:i4>1966129</vt:i4>
      </vt:variant>
      <vt:variant>
        <vt:i4>23</vt:i4>
      </vt:variant>
      <vt:variant>
        <vt:i4>0</vt:i4>
      </vt:variant>
      <vt:variant>
        <vt:i4>5</vt:i4>
      </vt:variant>
      <vt:variant>
        <vt:lpwstr/>
      </vt:variant>
      <vt:variant>
        <vt:lpwstr>_Toc215906679</vt:lpwstr>
      </vt:variant>
      <vt:variant>
        <vt:i4>1966129</vt:i4>
      </vt:variant>
      <vt:variant>
        <vt:i4>17</vt:i4>
      </vt:variant>
      <vt:variant>
        <vt:i4>0</vt:i4>
      </vt:variant>
      <vt:variant>
        <vt:i4>5</vt:i4>
      </vt:variant>
      <vt:variant>
        <vt:lpwstr/>
      </vt:variant>
      <vt:variant>
        <vt:lpwstr>_Toc215906678</vt:lpwstr>
      </vt:variant>
      <vt:variant>
        <vt:i4>1966129</vt:i4>
      </vt:variant>
      <vt:variant>
        <vt:i4>11</vt:i4>
      </vt:variant>
      <vt:variant>
        <vt:i4>0</vt:i4>
      </vt:variant>
      <vt:variant>
        <vt:i4>5</vt:i4>
      </vt:variant>
      <vt:variant>
        <vt:lpwstr/>
      </vt:variant>
      <vt:variant>
        <vt:lpwstr>_Toc215906677</vt:lpwstr>
      </vt:variant>
      <vt:variant>
        <vt:i4>1966129</vt:i4>
      </vt:variant>
      <vt:variant>
        <vt:i4>5</vt:i4>
      </vt:variant>
      <vt:variant>
        <vt:i4>0</vt:i4>
      </vt:variant>
      <vt:variant>
        <vt:i4>5</vt:i4>
      </vt:variant>
      <vt:variant>
        <vt:lpwstr/>
      </vt:variant>
      <vt:variant>
        <vt:lpwstr>_Toc215906676</vt:lpwstr>
      </vt:variant>
      <vt:variant>
        <vt:i4>3932195</vt:i4>
      </vt:variant>
      <vt:variant>
        <vt:i4>0</vt:i4>
      </vt:variant>
      <vt:variant>
        <vt:i4>0</vt:i4>
      </vt:variant>
      <vt:variant>
        <vt:i4>5</vt:i4>
      </vt:variant>
      <vt:variant>
        <vt:lpwstr>http://websb.gap.com/GapWeb/it.nsf/all/036D0B9A544D41A988256EE6006AF27E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Avalanche Requirements</dc:title>
  <dc:subject>Avalanche</dc:subject>
  <dc:creator>Scott Hooper</dc:creator>
  <cp:lastModifiedBy>Alan Orcharton</cp:lastModifiedBy>
  <cp:revision>9</cp:revision>
  <cp:lastPrinted>2005-03-10T22:07:00Z</cp:lastPrinted>
  <dcterms:created xsi:type="dcterms:W3CDTF">2015-03-02T04:53:00Z</dcterms:created>
  <dcterms:modified xsi:type="dcterms:W3CDTF">2015-03-03T19:19:00Z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partment">
    <vt:lpwstr>GST</vt:lpwstr>
  </property>
  <property fmtid="{D5CDD505-2E9C-101B-9397-08002B2CF9AE}" pid="3" name="_AdHocReviewCycleID">
    <vt:i4>-1632609140</vt:i4>
  </property>
  <property fmtid="{D5CDD505-2E9C-101B-9397-08002B2CF9AE}" pid="4" name="_NewReviewCycle">
    <vt:lpwstr/>
  </property>
  <property fmtid="{D5CDD505-2E9C-101B-9397-08002B2CF9AE}" pid="5" name="_EmailSubject">
    <vt:lpwstr>ava requirements</vt:lpwstr>
  </property>
  <property fmtid="{D5CDD505-2E9C-101B-9397-08002B2CF9AE}" pid="6" name="_AuthorEmail">
    <vt:lpwstr>Alan_Orcharton@gap.com</vt:lpwstr>
  </property>
  <property fmtid="{D5CDD505-2E9C-101B-9397-08002B2CF9AE}" pid="7" name="_AuthorEmailDisplayName">
    <vt:lpwstr>Alan Orcharton</vt:lpwstr>
  </property>
  <property fmtid="{D5CDD505-2E9C-101B-9397-08002B2CF9AE}" pid="8" name="_PreviousAdHocReviewCycleID">
    <vt:i4>-668768848</vt:i4>
  </property>
  <property fmtid="{D5CDD505-2E9C-101B-9397-08002B2CF9AE}" pid="9" name="_ReviewingToolsShownOnce">
    <vt:lpwstr/>
  </property>
</Properties>
</file>